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Beep Base - PCB ID190222-02</w:t>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Firmware handleiding</w:t>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rtl w:val="0"/>
        </w:rPr>
      </w:r>
    </w:p>
    <w:p w:rsidR="00000000" w:rsidDel="00000000" w:rsidP="00000000" w:rsidRDefault="00000000" w:rsidRPr="00000000" w14:paraId="0000000A">
      <w:pPr>
        <w:rPr/>
      </w:pPr>
      <w:r w:rsidDel="00000000" w:rsidR="00000000" w:rsidRPr="00000000">
        <w:rPr>
          <w:sz w:val="48"/>
          <w:szCs w:val="48"/>
        </w:rPr>
        <w:drawing>
          <wp:inline distB="114300" distT="114300" distL="114300" distR="114300">
            <wp:extent cx="6124575" cy="4531689"/>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124575" cy="453168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Datum:</w:t>
        <w:tab/>
        <w:tab/>
        <w:t xml:space="preserve">06-01-2020</w:t>
      </w:r>
    </w:p>
    <w:p w:rsidR="00000000" w:rsidDel="00000000" w:rsidP="00000000" w:rsidRDefault="00000000" w:rsidRPr="00000000" w14:paraId="00000011">
      <w:pPr>
        <w:rPr/>
      </w:pPr>
      <w:r w:rsidDel="00000000" w:rsidR="00000000" w:rsidRPr="00000000">
        <w:rPr>
          <w:rtl w:val="0"/>
        </w:rPr>
        <w:t xml:space="preserve">Versie:</w:t>
        <w:tab/>
        <w:tab/>
        <w:t xml:space="preserve">1.3.2</w:t>
      </w:r>
    </w:p>
    <w:p w:rsidR="00000000" w:rsidDel="00000000" w:rsidP="00000000" w:rsidRDefault="00000000" w:rsidRPr="00000000" w14:paraId="00000012">
      <w:pPr>
        <w:rPr/>
      </w:pPr>
      <w:r w:rsidDel="00000000" w:rsidR="00000000" w:rsidRPr="00000000">
        <w:rPr>
          <w:rtl w:val="0"/>
        </w:rPr>
        <w:t xml:space="preserve">Titel:</w:t>
        <w:tab/>
        <w:tab/>
        <w:t xml:space="preserve">Beep Base - ID190222-02 - Firmware - Handleiding</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2"/>
        </w:numPr>
        <w:ind w:left="432" w:hanging="432"/>
        <w:rPr/>
      </w:pPr>
      <w:bookmarkStart w:colFirst="0" w:colLast="0" w:name="_heading=h.gjdgxs" w:id="0"/>
      <w:bookmarkEnd w:id="0"/>
      <w:r w:rsidDel="00000000" w:rsidR="00000000" w:rsidRPr="00000000">
        <w:rPr>
          <w:rtl w:val="0"/>
        </w:rPr>
        <w:t xml:space="preserve">Document revisie en verdeling</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Document revisie:</w:t>
      </w:r>
    </w:p>
    <w:p w:rsidR="00000000" w:rsidDel="00000000" w:rsidP="00000000" w:rsidRDefault="00000000" w:rsidRPr="00000000" w14:paraId="00000016">
      <w:pPr>
        <w:rPr/>
      </w:pPr>
      <w:r w:rsidDel="00000000" w:rsidR="00000000" w:rsidRPr="00000000">
        <w:rPr>
          <w:rtl w:val="0"/>
        </w:rPr>
      </w:r>
    </w:p>
    <w:tbl>
      <w:tblPr>
        <w:tblStyle w:val="Table1"/>
        <w:tblW w:w="9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1320"/>
        <w:gridCol w:w="1080"/>
        <w:gridCol w:w="6525"/>
        <w:tblGridChange w:id="0">
          <w:tblGrid>
            <w:gridCol w:w="1005"/>
            <w:gridCol w:w="1320"/>
            <w:gridCol w:w="1080"/>
            <w:gridCol w:w="6525"/>
          </w:tblGrid>
        </w:tblGridChange>
      </w:tblGrid>
      <w:tr>
        <w:tc>
          <w:tcPr>
            <w:shd w:fill="auto" w:val="clear"/>
          </w:tcPr>
          <w:p w:rsidR="00000000" w:rsidDel="00000000" w:rsidP="00000000" w:rsidRDefault="00000000" w:rsidRPr="00000000" w14:paraId="00000017">
            <w:pPr>
              <w:rPr>
                <w:b w:val="1"/>
              </w:rPr>
            </w:pPr>
            <w:r w:rsidDel="00000000" w:rsidR="00000000" w:rsidRPr="00000000">
              <w:rPr>
                <w:b w:val="1"/>
                <w:rtl w:val="0"/>
              </w:rPr>
              <w:t xml:space="preserve">Versie</w:t>
            </w:r>
          </w:p>
        </w:tc>
        <w:tc>
          <w:tcPr>
            <w:shd w:fill="auto" w:val="clear"/>
          </w:tcPr>
          <w:p w:rsidR="00000000" w:rsidDel="00000000" w:rsidP="00000000" w:rsidRDefault="00000000" w:rsidRPr="00000000" w14:paraId="00000018">
            <w:pPr>
              <w:rPr>
                <w:b w:val="1"/>
              </w:rPr>
            </w:pPr>
            <w:r w:rsidDel="00000000" w:rsidR="00000000" w:rsidRPr="00000000">
              <w:rPr>
                <w:b w:val="1"/>
                <w:rtl w:val="0"/>
              </w:rPr>
              <w:t xml:space="preserve">Datum</w:t>
            </w:r>
          </w:p>
        </w:tc>
        <w:tc>
          <w:tcPr>
            <w:shd w:fill="auto" w:val="clear"/>
          </w:tcPr>
          <w:p w:rsidR="00000000" w:rsidDel="00000000" w:rsidP="00000000" w:rsidRDefault="00000000" w:rsidRPr="00000000" w14:paraId="00000019">
            <w:pPr>
              <w:rPr>
                <w:b w:val="1"/>
              </w:rPr>
            </w:pPr>
            <w:r w:rsidDel="00000000" w:rsidR="00000000" w:rsidRPr="00000000">
              <w:rPr>
                <w:b w:val="1"/>
                <w:rtl w:val="0"/>
              </w:rPr>
              <w:t xml:space="preserve">Door</w:t>
            </w:r>
          </w:p>
        </w:tc>
        <w:tc>
          <w:tcPr>
            <w:shd w:fill="auto" w:val="clear"/>
          </w:tcPr>
          <w:p w:rsidR="00000000" w:rsidDel="00000000" w:rsidP="00000000" w:rsidRDefault="00000000" w:rsidRPr="00000000" w14:paraId="0000001A">
            <w:pPr>
              <w:rPr>
                <w:b w:val="1"/>
              </w:rPr>
            </w:pPr>
            <w:r w:rsidDel="00000000" w:rsidR="00000000" w:rsidRPr="00000000">
              <w:rPr>
                <w:b w:val="1"/>
                <w:rtl w:val="0"/>
              </w:rPr>
              <w:t xml:space="preserve">Wijzigingen</w:t>
            </w:r>
          </w:p>
        </w:tc>
      </w:tr>
      <w:tr>
        <w:tc>
          <w:tcPr>
            <w:shd w:fill="auto" w:val="clear"/>
          </w:tcPr>
          <w:p w:rsidR="00000000" w:rsidDel="00000000" w:rsidP="00000000" w:rsidRDefault="00000000" w:rsidRPr="00000000" w14:paraId="0000001B">
            <w:pPr>
              <w:rPr/>
            </w:pPr>
            <w:r w:rsidDel="00000000" w:rsidR="00000000" w:rsidRPr="00000000">
              <w:rPr>
                <w:rtl w:val="0"/>
              </w:rPr>
              <w:t xml:space="preserve">1.0</w:t>
            </w:r>
          </w:p>
        </w:tc>
        <w:tc>
          <w:tcPr>
            <w:shd w:fill="auto" w:val="clear"/>
          </w:tcPr>
          <w:p w:rsidR="00000000" w:rsidDel="00000000" w:rsidP="00000000" w:rsidRDefault="00000000" w:rsidRPr="00000000" w14:paraId="0000001C">
            <w:pPr>
              <w:rPr/>
            </w:pPr>
            <w:r w:rsidDel="00000000" w:rsidR="00000000" w:rsidRPr="00000000">
              <w:rPr>
                <w:rtl w:val="0"/>
              </w:rPr>
              <w:t xml:space="preserve">31-10-2019</w:t>
            </w:r>
          </w:p>
        </w:tc>
        <w:tc>
          <w:tcPr>
            <w:shd w:fill="auto" w:val="clear"/>
          </w:tcPr>
          <w:p w:rsidR="00000000" w:rsidDel="00000000" w:rsidP="00000000" w:rsidRDefault="00000000" w:rsidRPr="00000000" w14:paraId="0000001D">
            <w:pPr>
              <w:rPr/>
            </w:pPr>
            <w:r w:rsidDel="00000000" w:rsidR="00000000" w:rsidRPr="00000000">
              <w:rPr>
                <w:rtl w:val="0"/>
              </w:rPr>
              <w:t xml:space="preserve">Adri</w:t>
            </w:r>
          </w:p>
        </w:tc>
        <w:tc>
          <w:tcPr>
            <w:shd w:fill="auto" w:val="clear"/>
          </w:tcPr>
          <w:p w:rsidR="00000000" w:rsidDel="00000000" w:rsidP="00000000" w:rsidRDefault="00000000" w:rsidRPr="00000000" w14:paraId="0000001E">
            <w:pPr>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uitgave: Inleiding, Hardware, Software toegevoegd.</w:t>
            </w:r>
          </w:p>
        </w:tc>
      </w:tr>
      <w:tr>
        <w:tc>
          <w:tcPr>
            <w:shd w:fill="auto" w:val="clear"/>
          </w:tcPr>
          <w:p w:rsidR="00000000" w:rsidDel="00000000" w:rsidP="00000000" w:rsidRDefault="00000000" w:rsidRPr="00000000" w14:paraId="0000001F">
            <w:pPr>
              <w:rPr/>
            </w:pPr>
            <w:r w:rsidDel="00000000" w:rsidR="00000000" w:rsidRPr="00000000">
              <w:rPr>
                <w:rtl w:val="0"/>
              </w:rPr>
              <w:t xml:space="preserve">1.1</w:t>
            </w:r>
          </w:p>
        </w:tc>
        <w:tc>
          <w:tcPr>
            <w:shd w:fill="auto" w:val="clear"/>
          </w:tcPr>
          <w:p w:rsidR="00000000" w:rsidDel="00000000" w:rsidP="00000000" w:rsidRDefault="00000000" w:rsidRPr="00000000" w14:paraId="00000020">
            <w:pPr>
              <w:rPr/>
            </w:pPr>
            <w:r w:rsidDel="00000000" w:rsidR="00000000" w:rsidRPr="00000000">
              <w:rPr>
                <w:rtl w:val="0"/>
              </w:rPr>
              <w:t xml:space="preserve">4-11-10</w:t>
            </w:r>
          </w:p>
        </w:tc>
        <w:tc>
          <w:tcPr>
            <w:shd w:fill="auto" w:val="clear"/>
          </w:tcPr>
          <w:p w:rsidR="00000000" w:rsidDel="00000000" w:rsidP="00000000" w:rsidRDefault="00000000" w:rsidRPr="00000000" w14:paraId="00000021">
            <w:pPr>
              <w:rPr/>
            </w:pPr>
            <w:r w:rsidDel="00000000" w:rsidR="00000000" w:rsidRPr="00000000">
              <w:rPr>
                <w:rtl w:val="0"/>
              </w:rPr>
              <w:t xml:space="preserve">Adri</w:t>
            </w:r>
          </w:p>
        </w:tc>
        <w:tc>
          <w:tcPr>
            <w:shd w:fill="auto" w:val="clear"/>
          </w:tcPr>
          <w:p w:rsidR="00000000" w:rsidDel="00000000" w:rsidP="00000000" w:rsidRDefault="00000000" w:rsidRPr="00000000" w14:paraId="00000022">
            <w:pPr>
              <w:rPr/>
            </w:pPr>
            <w:r w:rsidDel="00000000" w:rsidR="00000000" w:rsidRPr="00000000">
              <w:rPr>
                <w:rtl w:val="0"/>
              </w:rPr>
              <w:t xml:space="preserve">HX711 opdracht aangepast, HX711 meet configuratie toegevoegd, buzzer opdrachten toegevoegd, Programmeren hoofdstuk toegevoegd.</w:t>
            </w:r>
          </w:p>
        </w:tc>
      </w:tr>
      <w:tr>
        <w:tc>
          <w:tcPr>
            <w:shd w:fill="auto" w:val="clear"/>
          </w:tcPr>
          <w:p w:rsidR="00000000" w:rsidDel="00000000" w:rsidP="00000000" w:rsidRDefault="00000000" w:rsidRPr="00000000" w14:paraId="00000023">
            <w:pPr>
              <w:rPr/>
            </w:pPr>
            <w:r w:rsidDel="00000000" w:rsidR="00000000" w:rsidRPr="00000000">
              <w:rPr>
                <w:rtl w:val="0"/>
              </w:rPr>
              <w:t xml:space="preserve">1.2</w:t>
            </w:r>
          </w:p>
        </w:tc>
        <w:tc>
          <w:tcPr>
            <w:shd w:fill="auto" w:val="clear"/>
          </w:tcPr>
          <w:p w:rsidR="00000000" w:rsidDel="00000000" w:rsidP="00000000" w:rsidRDefault="00000000" w:rsidRPr="00000000" w14:paraId="00000024">
            <w:pPr>
              <w:rPr/>
            </w:pPr>
            <w:r w:rsidDel="00000000" w:rsidR="00000000" w:rsidRPr="00000000">
              <w:rPr>
                <w:rtl w:val="0"/>
              </w:rPr>
              <w:t xml:space="preserve">29-11-2019</w:t>
            </w:r>
          </w:p>
        </w:tc>
        <w:tc>
          <w:tcPr>
            <w:shd w:fill="auto" w:val="clear"/>
          </w:tcPr>
          <w:p w:rsidR="00000000" w:rsidDel="00000000" w:rsidP="00000000" w:rsidRDefault="00000000" w:rsidRPr="00000000" w14:paraId="00000025">
            <w:pPr>
              <w:rPr/>
            </w:pPr>
            <w:r w:rsidDel="00000000" w:rsidR="00000000" w:rsidRPr="00000000">
              <w:rPr>
                <w:rtl w:val="0"/>
              </w:rPr>
              <w:t xml:space="preserve">Adri</w:t>
            </w:r>
          </w:p>
        </w:tc>
        <w:tc>
          <w:tcPr>
            <w:shd w:fill="auto" w:val="clear"/>
          </w:tcPr>
          <w:p w:rsidR="00000000" w:rsidDel="00000000" w:rsidP="00000000" w:rsidRDefault="00000000" w:rsidRPr="00000000" w14:paraId="00000026">
            <w:pPr>
              <w:rPr/>
            </w:pPr>
            <w:r w:rsidDel="00000000" w:rsidR="00000000" w:rsidRPr="00000000">
              <w:rPr>
                <w:rtl w:val="0"/>
              </w:rPr>
              <w:t xml:space="preserve">Pincode lees/schrijf opdrachten gewijzigd, Flash opdrachten toegevoegd; read, erase, size, TX log karakteristiek toegevoegd, flash log inhoud. Pin code reset toegevoegd.</w:t>
            </w:r>
          </w:p>
        </w:tc>
      </w:tr>
      <w:tr>
        <w:tc>
          <w:tcPr>
            <w:shd w:fill="auto" w:val="clear"/>
          </w:tcPr>
          <w:p w:rsidR="00000000" w:rsidDel="00000000" w:rsidP="00000000" w:rsidRDefault="00000000" w:rsidRPr="00000000" w14:paraId="00000027">
            <w:pPr>
              <w:rPr/>
            </w:pPr>
            <w:r w:rsidDel="00000000" w:rsidR="00000000" w:rsidRPr="00000000">
              <w:rPr>
                <w:rtl w:val="0"/>
              </w:rPr>
              <w:t xml:space="preserve">1.3</w:t>
            </w:r>
          </w:p>
        </w:tc>
        <w:tc>
          <w:tcPr>
            <w:shd w:fill="auto" w:val="clear"/>
          </w:tcPr>
          <w:p w:rsidR="00000000" w:rsidDel="00000000" w:rsidP="00000000" w:rsidRDefault="00000000" w:rsidRPr="00000000" w14:paraId="00000028">
            <w:pPr>
              <w:rPr/>
            </w:pPr>
            <w:r w:rsidDel="00000000" w:rsidR="00000000" w:rsidRPr="00000000">
              <w:rPr>
                <w:rtl w:val="0"/>
              </w:rPr>
              <w:t xml:space="preserve">12-12-2019</w:t>
            </w:r>
          </w:p>
        </w:tc>
        <w:tc>
          <w:tcPr>
            <w:shd w:fill="auto" w:val="clear"/>
          </w:tcPr>
          <w:p w:rsidR="00000000" w:rsidDel="00000000" w:rsidP="00000000" w:rsidRDefault="00000000" w:rsidRPr="00000000" w14:paraId="00000029">
            <w:pPr>
              <w:rPr/>
            </w:pPr>
            <w:r w:rsidDel="00000000" w:rsidR="00000000" w:rsidRPr="00000000">
              <w:rPr>
                <w:rtl w:val="0"/>
              </w:rPr>
              <w:t xml:space="preserve">Pim</w:t>
            </w:r>
          </w:p>
        </w:tc>
        <w:tc>
          <w:tcPr>
            <w:shd w:fill="auto" w:val="clear"/>
          </w:tcPr>
          <w:p w:rsidR="00000000" w:rsidDel="00000000" w:rsidP="00000000" w:rsidRDefault="00000000" w:rsidRPr="00000000" w14:paraId="0000002A">
            <w:pPr>
              <w:rPr/>
            </w:pPr>
            <w:r w:rsidDel="00000000" w:rsidR="00000000" w:rsidRPr="00000000">
              <w:rPr>
                <w:rtl w:val="0"/>
              </w:rPr>
              <w:t xml:space="preserve">Puur cosmetisch en functioneel: Google Drive doc ervan gemaakt om samenwerking te vergemakkelijken. Afbeelding op voorpagina, titel heeft geen versienummer meer.</w:t>
            </w:r>
          </w:p>
        </w:tc>
      </w:tr>
      <w:tr>
        <w:tc>
          <w:tcPr>
            <w:shd w:fill="auto" w:val="clear"/>
          </w:tcPr>
          <w:p w:rsidR="00000000" w:rsidDel="00000000" w:rsidP="00000000" w:rsidRDefault="00000000" w:rsidRPr="00000000" w14:paraId="0000002B">
            <w:pPr>
              <w:rPr/>
            </w:pPr>
            <w:r w:rsidDel="00000000" w:rsidR="00000000" w:rsidRPr="00000000">
              <w:rPr>
                <w:rtl w:val="0"/>
              </w:rPr>
              <w:t xml:space="preserve">1.3</w:t>
            </w:r>
          </w:p>
        </w:tc>
        <w:tc>
          <w:tcPr>
            <w:shd w:fill="auto" w:val="clear"/>
          </w:tcPr>
          <w:p w:rsidR="00000000" w:rsidDel="00000000" w:rsidP="00000000" w:rsidRDefault="00000000" w:rsidRPr="00000000" w14:paraId="0000002C">
            <w:pPr>
              <w:rPr/>
            </w:pPr>
            <w:r w:rsidDel="00000000" w:rsidR="00000000" w:rsidRPr="00000000">
              <w:rPr>
                <w:rtl w:val="0"/>
              </w:rPr>
              <w:t xml:space="preserve">18-12-2019</w:t>
            </w:r>
          </w:p>
        </w:tc>
        <w:tc>
          <w:tcPr>
            <w:shd w:fill="auto" w:val="clear"/>
          </w:tcPr>
          <w:p w:rsidR="00000000" w:rsidDel="00000000" w:rsidP="00000000" w:rsidRDefault="00000000" w:rsidRPr="00000000" w14:paraId="0000002D">
            <w:pPr>
              <w:rPr/>
            </w:pPr>
            <w:r w:rsidDel="00000000" w:rsidR="00000000" w:rsidRPr="00000000">
              <w:rPr>
                <w:rtl w:val="0"/>
              </w:rPr>
              <w:t xml:space="preserve">Adri</w:t>
            </w:r>
          </w:p>
        </w:tc>
        <w:tc>
          <w:tcPr>
            <w:shd w:fill="auto" w:val="clear"/>
          </w:tcPr>
          <w:p w:rsidR="00000000" w:rsidDel="00000000" w:rsidP="00000000" w:rsidRDefault="00000000" w:rsidRPr="00000000" w14:paraId="0000002E">
            <w:pPr>
              <w:rPr/>
            </w:pPr>
            <w:r w:rsidDel="00000000" w:rsidR="00000000" w:rsidRPr="00000000">
              <w:rPr>
                <w:rtl w:val="0"/>
              </w:rPr>
              <w:t xml:space="preserve">Versie nummer niet verhoogd, zodat dit gelijk is aan de firmware versie. Toegevoegd:</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BME280 BEEP protocol berichten</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Alarm instellingen protocol berichten</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FFT beschrijving toegevoegd</w:t>
            </w:r>
          </w:p>
        </w:tc>
      </w:tr>
      <w:tr>
        <w:tc>
          <w:tcPr>
            <w:shd w:fill="auto" w:val="clear"/>
          </w:tcPr>
          <w:p w:rsidR="00000000" w:rsidDel="00000000" w:rsidP="00000000" w:rsidRDefault="00000000" w:rsidRPr="00000000" w14:paraId="00000032">
            <w:pPr>
              <w:rPr/>
            </w:pPr>
            <w:r w:rsidDel="00000000" w:rsidR="00000000" w:rsidRPr="00000000">
              <w:rPr>
                <w:rtl w:val="0"/>
              </w:rPr>
              <w:t xml:space="preserve">1.3</w:t>
            </w:r>
          </w:p>
        </w:tc>
        <w:tc>
          <w:tcPr>
            <w:shd w:fill="auto" w:val="clear"/>
          </w:tcPr>
          <w:p w:rsidR="00000000" w:rsidDel="00000000" w:rsidP="00000000" w:rsidRDefault="00000000" w:rsidRPr="00000000" w14:paraId="00000033">
            <w:pPr>
              <w:rPr/>
            </w:pPr>
            <w:r w:rsidDel="00000000" w:rsidR="00000000" w:rsidRPr="00000000">
              <w:rPr>
                <w:rtl w:val="0"/>
              </w:rPr>
              <w:t xml:space="preserve">20-12-2019</w:t>
            </w:r>
          </w:p>
        </w:tc>
        <w:tc>
          <w:tcPr>
            <w:shd w:fill="auto" w:val="clear"/>
          </w:tcPr>
          <w:p w:rsidR="00000000" w:rsidDel="00000000" w:rsidP="00000000" w:rsidRDefault="00000000" w:rsidRPr="00000000" w14:paraId="00000034">
            <w:pPr>
              <w:rPr/>
            </w:pPr>
            <w:r w:rsidDel="00000000" w:rsidR="00000000" w:rsidRPr="00000000">
              <w:rPr>
                <w:rtl w:val="0"/>
              </w:rPr>
              <w:t xml:space="preserve">Adri</w:t>
            </w:r>
          </w:p>
        </w:tc>
        <w:tc>
          <w:tcPr>
            <w:shd w:fill="auto" w:val="clear"/>
          </w:tcPr>
          <w:p w:rsidR="00000000" w:rsidDel="00000000" w:rsidP="00000000" w:rsidRDefault="00000000" w:rsidRPr="00000000" w14:paraId="00000035">
            <w:pPr>
              <w:rPr/>
            </w:pPr>
            <w:r w:rsidDel="00000000" w:rsidR="00000000" w:rsidRPr="00000000">
              <w:rPr>
                <w:rtl w:val="0"/>
              </w:rPr>
              <w:t xml:space="preserve">Beschrijving flash erase aangepast met extra erase optie</w:t>
            </w:r>
          </w:p>
        </w:tc>
      </w:tr>
      <w:tr>
        <w:tc>
          <w:tcPr>
            <w:shd w:fill="auto" w:val="clear"/>
          </w:tcPr>
          <w:p w:rsidR="00000000" w:rsidDel="00000000" w:rsidP="00000000" w:rsidRDefault="00000000" w:rsidRPr="00000000" w14:paraId="00000036">
            <w:pPr>
              <w:rPr/>
            </w:pPr>
            <w:r w:rsidDel="00000000" w:rsidR="00000000" w:rsidRPr="00000000">
              <w:rPr>
                <w:rtl w:val="0"/>
              </w:rPr>
              <w:t xml:space="preserve">1.3.2</w:t>
            </w:r>
          </w:p>
        </w:tc>
        <w:tc>
          <w:tcPr>
            <w:shd w:fill="auto" w:val="clear"/>
          </w:tcPr>
          <w:p w:rsidR="00000000" w:rsidDel="00000000" w:rsidP="00000000" w:rsidRDefault="00000000" w:rsidRPr="00000000" w14:paraId="00000037">
            <w:pPr>
              <w:rPr/>
            </w:pPr>
            <w:r w:rsidDel="00000000" w:rsidR="00000000" w:rsidRPr="00000000">
              <w:rPr>
                <w:rtl w:val="0"/>
              </w:rPr>
              <w:t xml:space="preserve">06-01-2020</w:t>
            </w:r>
          </w:p>
        </w:tc>
        <w:tc>
          <w:tcPr>
            <w:shd w:fill="auto" w:val="clear"/>
          </w:tcPr>
          <w:p w:rsidR="00000000" w:rsidDel="00000000" w:rsidP="00000000" w:rsidRDefault="00000000" w:rsidRPr="00000000" w14:paraId="00000038">
            <w:pPr>
              <w:rPr/>
            </w:pPr>
            <w:r w:rsidDel="00000000" w:rsidR="00000000" w:rsidRPr="00000000">
              <w:rPr>
                <w:rtl w:val="0"/>
              </w:rPr>
              <w:t xml:space="preserve">Adri</w:t>
            </w:r>
          </w:p>
        </w:tc>
        <w:tc>
          <w:tcPr>
            <w:shd w:fill="auto" w:val="clear"/>
          </w:tcPr>
          <w:p w:rsidR="00000000" w:rsidDel="00000000" w:rsidP="00000000" w:rsidRDefault="00000000" w:rsidRPr="00000000" w14:paraId="00000039">
            <w:pPr>
              <w:rPr/>
            </w:pPr>
            <w:r w:rsidDel="00000000" w:rsidR="00000000" w:rsidRPr="00000000">
              <w:rPr>
                <w:rtl w:val="0"/>
              </w:rPr>
              <w:t xml:space="preserve">Beschrijving BME280 alarm grenzen aangepast: verschil alarm wordt nu ook uitgeschakeld als de grenswaarde op 0 wordt gezet.</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2"/>
        </w:numPr>
        <w:ind w:left="432" w:hanging="432"/>
        <w:rPr/>
      </w:pPr>
      <w:bookmarkStart w:colFirst="0" w:colLast="0" w:name="_heading=h.1fob9te" w:id="2"/>
      <w:bookmarkEnd w:id="2"/>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3D">
          <w:pPr>
            <w:tabs>
              <w:tab w:val="right" w:pos="9642"/>
            </w:tabs>
            <w:spacing w:before="80" w:line="240" w:lineRule="auto"/>
            <w:ind w:left="0" w:firstLine="0"/>
            <w:rPr>
              <w:rFonts w:ascii="Arial" w:cs="Arial" w:eastAsia="Arial" w:hAnsi="Arial"/>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Document revisie en verdeling</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Inhoudsopgave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42"/>
            </w:tabs>
            <w:spacing w:before="200" w:line="240" w:lineRule="auto"/>
            <w:ind w:left="0" w:firstLine="0"/>
            <w:rPr>
              <w:rFonts w:ascii="Century Gothic" w:cs="Century Gothic" w:eastAsia="Century Gothic" w:hAnsi="Century Gothic"/>
              <w:b w:val="1"/>
              <w:i w:val="0"/>
              <w:smallCaps w:val="0"/>
              <w:strike w:val="0"/>
              <w:color w:val="000000"/>
              <w:sz w:val="20"/>
              <w:szCs w:val="20"/>
              <w:u w:val="none"/>
              <w:shd w:fill="auto" w:val="clear"/>
              <w:vertAlign w:val="baseline"/>
            </w:rPr>
          </w:pPr>
          <w:hyperlink w:anchor="_heading=h.1d9fx1m4n95c">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Inleiding</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_heading=h.1d9fx1m4n95c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Hardware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nRF52840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AA batterijen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DS18B20 temperatuur sensor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HX711 rekstrook sensor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Reedswitch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TPS boost converter en supply switch</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Buzzer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Flash storage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RFM95</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ATECC608A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BME280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TLV320ADC3100</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Logging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Software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Beep Protocol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0d/0x00 – RESPONSE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1d/0x01 - READ_FIRMWARE_VERSION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2d/0x02 - READ_HARDWARE_VERSION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3d/0x03 - READ_DS18B20_STATE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131d/0x83 - WRITE_DS18B20_STATE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4d/0x04 - READ_DS18B20_CONVERSION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132d/0x84 - WRITE_DS18B20_CONVERSION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42"/>
            </w:tabs>
            <w:spacing w:before="60" w:line="240" w:lineRule="auto"/>
            <w:ind w:left="720" w:firstLine="0"/>
            <w:rPr/>
          </w:pPr>
          <w:hyperlink w:anchor="_heading=h.ozrgag6jm3qx">
            <w:r w:rsidDel="00000000" w:rsidR="00000000" w:rsidRPr="00000000">
              <w:rPr>
                <w:rtl w:val="0"/>
              </w:rPr>
              <w:t xml:space="preserve">7d/0x07 - BME280_CONVERSION_READ</w:t>
            </w:r>
          </w:hyperlink>
          <w:r w:rsidDel="00000000" w:rsidR="00000000" w:rsidRPr="00000000">
            <w:rPr>
              <w:rtl w:val="0"/>
            </w:rPr>
            <w:tab/>
          </w:r>
          <w:r w:rsidDel="00000000" w:rsidR="00000000" w:rsidRPr="00000000">
            <w:fldChar w:fldCharType="begin"/>
            <w:instrText xml:space="preserve"> PAGEREF _heading=h.ozrgag6jm3qx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42"/>
            </w:tabs>
            <w:spacing w:before="60" w:line="240" w:lineRule="auto"/>
            <w:ind w:left="720" w:firstLine="0"/>
            <w:rPr/>
          </w:pPr>
          <w:hyperlink w:anchor="_heading=h.whp1jy84ue2u">
            <w:r w:rsidDel="00000000" w:rsidR="00000000" w:rsidRPr="00000000">
              <w:rPr>
                <w:rtl w:val="0"/>
              </w:rPr>
              <w:t xml:space="preserve">7d/0x87 - BME280_CONVERSION_START</w:t>
            </w:r>
          </w:hyperlink>
          <w:r w:rsidDel="00000000" w:rsidR="00000000" w:rsidRPr="00000000">
            <w:rPr>
              <w:rtl w:val="0"/>
            </w:rPr>
            <w:tab/>
          </w:r>
          <w:r w:rsidDel="00000000" w:rsidR="00000000" w:rsidRPr="00000000">
            <w:fldChar w:fldCharType="begin"/>
            <w:instrText xml:space="preserve"> PAGEREF _heading=h.whp1jy84ue2u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9d/0x09 - READ_HX711_STATE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137d/0x89 - WRITE_HX711_STATE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10d/0x0A - READ_HX711_CONVERSION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138d/0x8A - WRITE_HX711_CONVERSION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42"/>
            </w:tabs>
            <w:spacing w:before="60" w:line="240" w:lineRule="auto"/>
            <w:ind w:left="720" w:firstLine="0"/>
            <w:rPr/>
          </w:pPr>
          <w:hyperlink w:anchor="_heading=h.pp7gsapqnj3a">
            <w:r w:rsidDel="00000000" w:rsidR="00000000" w:rsidRPr="00000000">
              <w:rPr>
                <w:rtl w:val="0"/>
              </w:rPr>
              <w:t xml:space="preserve">11d/0x0B - READ_AUDIO_ADC_CONFIG</w:t>
            </w:r>
          </w:hyperlink>
          <w:r w:rsidDel="00000000" w:rsidR="00000000" w:rsidRPr="00000000">
            <w:rPr>
              <w:rtl w:val="0"/>
            </w:rPr>
            <w:tab/>
          </w:r>
          <w:r w:rsidDel="00000000" w:rsidR="00000000" w:rsidRPr="00000000">
            <w:fldChar w:fldCharType="begin"/>
            <w:instrText xml:space="preserve"> PAGEREF _heading=h.pp7gsapqnj3a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42"/>
            </w:tabs>
            <w:spacing w:before="60" w:line="240" w:lineRule="auto"/>
            <w:ind w:left="720" w:firstLine="0"/>
            <w:rPr/>
          </w:pPr>
          <w:hyperlink w:anchor="_heading=h.hue7i0jrzydo">
            <w:r w:rsidDel="00000000" w:rsidR="00000000" w:rsidRPr="00000000">
              <w:rPr>
                <w:rtl w:val="0"/>
              </w:rPr>
              <w:t xml:space="preserve">139d/0x8B - WRITE_AUDIO_ADC_CONFIG</w:t>
            </w:r>
          </w:hyperlink>
          <w:r w:rsidDel="00000000" w:rsidR="00000000" w:rsidRPr="00000000">
            <w:rPr>
              <w:rtl w:val="0"/>
            </w:rPr>
            <w:tab/>
          </w:r>
          <w:r w:rsidDel="00000000" w:rsidR="00000000" w:rsidRPr="00000000">
            <w:fldChar w:fldCharType="begin"/>
            <w:instrText xml:space="preserve"> PAGEREF _heading=h.hue7i0jrzydo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42"/>
            </w:tabs>
            <w:spacing w:before="60" w:line="240" w:lineRule="auto"/>
            <w:ind w:left="720" w:firstLine="0"/>
            <w:rPr/>
          </w:pPr>
          <w:hyperlink w:anchor="_heading=h.9tl4lflnrkk6">
            <w:r w:rsidDel="00000000" w:rsidR="00000000" w:rsidRPr="00000000">
              <w:rPr>
                <w:rtl w:val="0"/>
              </w:rPr>
              <w:t xml:space="preserve">12d/0x0C - READ_AUDIO_ADC_CONVERSION</w:t>
            </w:r>
          </w:hyperlink>
          <w:r w:rsidDel="00000000" w:rsidR="00000000" w:rsidRPr="00000000">
            <w:rPr>
              <w:rtl w:val="0"/>
            </w:rPr>
            <w:tab/>
          </w:r>
          <w:r w:rsidDel="00000000" w:rsidR="00000000" w:rsidRPr="00000000">
            <w:fldChar w:fldCharType="begin"/>
            <w:instrText xml:space="preserve"> PAGEREF _heading=h.9tl4lflnrkk6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42"/>
            </w:tabs>
            <w:spacing w:before="60" w:line="240" w:lineRule="auto"/>
            <w:ind w:left="720" w:firstLine="0"/>
            <w:rPr/>
          </w:pPr>
          <w:hyperlink w:anchor="_heading=h.fwdzjzqeaehg">
            <w:r w:rsidDel="00000000" w:rsidR="00000000" w:rsidRPr="00000000">
              <w:rPr>
                <w:rtl w:val="0"/>
              </w:rPr>
              <w:t xml:space="preserve">13d/0x0D - START_AUDIO_ADC_CONVERSION</w:t>
            </w:r>
          </w:hyperlink>
          <w:r w:rsidDel="00000000" w:rsidR="00000000" w:rsidRPr="00000000">
            <w:rPr>
              <w:rtl w:val="0"/>
            </w:rPr>
            <w:tab/>
          </w:r>
          <w:r w:rsidDel="00000000" w:rsidR="00000000" w:rsidRPr="00000000">
            <w:fldChar w:fldCharType="begin"/>
            <w:instrText xml:space="preserve"> PAGEREF _heading=h.fwdzjzqeaehg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20d/0x14 - READ_LORAWAN_STATE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145d/0x91 - WRITE_BUZZER_DEFAULT_TUNE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146d/0x92 - WRITE_BUZZER_CUSTOM_TUNE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148d/0x94 - WRITE_LORAWAN_STATE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21d/0x15 - READ_LORAWAN_DEVEUI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149d/0x95 - WRITE_LORAWAN_DEVEUI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22d/0x16 - READ_LORAWAN_APPEUI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150d/0x96 - WRITE_LORAWAN_APPEUI</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23d/0x17 - READ_LORAWAN_APPKEY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151d/0x97 - WRITE_LORAWAN_APPKEY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136d/0x98 - WRITE_LORAWAN_TRANSMIT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27d/0x1B - READ_nRF_ADC_CONVERSION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155d/0x9B - WRITE_nRF_ADC_CONVERSION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29d/0x1D - READ_APPLICATION_CONFIG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157d/0x9D - WRITE_APPLICATION_CONFIG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30d/0x1E - READ_PINCODE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158d/0x9E - WRITE_PINCODE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31d/0x1F - READ_BOOT_COUNT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32d/0x20 - READ_MX_FLASH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33d/0x21 - ERASE_MX_FLASH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34d/0x22 - SIZE_MX_FLASH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2"/>
            </w:tabs>
            <w:spacing w:before="60" w:line="240" w:lineRule="auto"/>
            <w:ind w:left="720" w:firstLine="0"/>
            <w:rPr/>
          </w:pPr>
          <w:hyperlink w:anchor="_heading=h.tfdw4i1roykj">
            <w:r w:rsidDel="00000000" w:rsidR="00000000" w:rsidRPr="00000000">
              <w:rPr>
                <w:rtl w:val="0"/>
              </w:rPr>
              <w:t xml:space="preserve">35d/0x23 - ALARM_CONFIG_READ</w:t>
            </w:r>
          </w:hyperlink>
          <w:r w:rsidDel="00000000" w:rsidR="00000000" w:rsidRPr="00000000">
            <w:rPr>
              <w:rtl w:val="0"/>
            </w:rPr>
            <w:tab/>
          </w:r>
          <w:r w:rsidDel="00000000" w:rsidR="00000000" w:rsidRPr="00000000">
            <w:fldChar w:fldCharType="begin"/>
            <w:instrText xml:space="preserve"> PAGEREF _heading=h.tfdw4i1roykj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2"/>
            </w:tabs>
            <w:spacing w:before="60" w:line="240" w:lineRule="auto"/>
            <w:ind w:left="720" w:firstLine="0"/>
            <w:rPr/>
          </w:pPr>
          <w:hyperlink w:anchor="_heading=h.httffu3j3w3z">
            <w:r w:rsidDel="00000000" w:rsidR="00000000" w:rsidRPr="00000000">
              <w:rPr>
                <w:rtl w:val="0"/>
              </w:rPr>
              <w:t xml:space="preserve">163d/0xA3 - ALARM_CONFIG_WRITE</w:t>
            </w:r>
          </w:hyperlink>
          <w:r w:rsidDel="00000000" w:rsidR="00000000" w:rsidRPr="00000000">
            <w:rPr>
              <w:rtl w:val="0"/>
            </w:rPr>
            <w:tab/>
          </w:r>
          <w:r w:rsidDel="00000000" w:rsidR="00000000" w:rsidRPr="00000000">
            <w:fldChar w:fldCharType="begin"/>
            <w:instrText xml:space="preserve"> PAGEREF _heading=h.httffu3j3w3z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2"/>
            </w:tabs>
            <w:spacing w:before="60" w:line="240" w:lineRule="auto"/>
            <w:ind w:left="720" w:firstLine="0"/>
            <w:rPr/>
          </w:pPr>
          <w:hyperlink w:anchor="_heading=h.65gkv7koot2y">
            <w:r w:rsidDel="00000000" w:rsidR="00000000" w:rsidRPr="00000000">
              <w:rPr>
                <w:rtl w:val="0"/>
              </w:rPr>
              <w:t xml:space="preserve">36d/0x24 - ALARM_STATUS_READ</w:t>
            </w:r>
          </w:hyperlink>
          <w:r w:rsidDel="00000000" w:rsidR="00000000" w:rsidRPr="00000000">
            <w:rPr>
              <w:rtl w:val="0"/>
            </w:rPr>
            <w:tab/>
          </w:r>
          <w:r w:rsidDel="00000000" w:rsidR="00000000" w:rsidRPr="00000000">
            <w:fldChar w:fldCharType="begin"/>
            <w:instrText xml:space="preserve"> PAGEREF _heading=h.65gkv7koot2y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Bluetooth Low Energy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Pin code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Device information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Battery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DFU</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Beep service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ehs7sqsrezff">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DS18B20 temperatuur resultaat karakteristiek</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_heading=h.ehs7sqsrezff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uk6solfpwlrm">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TX log data</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_heading=h.uk6solfpwlrm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2"/>
            </w:tabs>
            <w:spacing w:before="60" w:line="240" w:lineRule="auto"/>
            <w:ind w:left="108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3ygebqi">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Beep Control point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LoRaWAN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Standaard bericht types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2"/>
            </w:tabs>
            <w:spacing w:before="60" w:line="240" w:lineRule="auto"/>
            <w:ind w:left="720" w:firstLine="0"/>
            <w:rPr/>
          </w:pPr>
          <w:hyperlink w:anchor="_heading=h.84tt5v8iaz3k">
            <w:r w:rsidDel="00000000" w:rsidR="00000000" w:rsidRPr="00000000">
              <w:rPr>
                <w:rtl w:val="0"/>
              </w:rPr>
              <w:t xml:space="preserve">Alarm bericht</w:t>
            </w:r>
          </w:hyperlink>
          <w:r w:rsidDel="00000000" w:rsidR="00000000" w:rsidRPr="00000000">
            <w:rPr>
              <w:rtl w:val="0"/>
            </w:rPr>
            <w:tab/>
          </w:r>
          <w:r w:rsidDel="00000000" w:rsidR="00000000" w:rsidRPr="00000000">
            <w:fldChar w:fldCharType="begin"/>
            <w:instrText xml:space="preserve"> PAGEREF _heading=h.84tt5v8iaz3k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Applicatie</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Buzzer geluiden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Flash log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Bericht opbouw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Opstart-bericht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4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Meetgegevens bericht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42"/>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5b2l0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Programmeren</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BEEPBASE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Programeer script.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nRFutil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Segger Embedded Studio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Applicatie debuggen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64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Compilatie scripts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642"/>
            </w:tabs>
            <w:spacing w:after="80"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hv69v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Elektrisch</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pStyle w:val="Heading1"/>
        <w:ind w:firstLine="432"/>
        <w:rPr/>
      </w:pPr>
      <w:bookmarkStart w:colFirst="0" w:colLast="0" w:name="_heading=h.72r6dxqzbba1" w:id="3"/>
      <w:bookmarkEnd w:id="3"/>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numPr>
          <w:ilvl w:val="0"/>
          <w:numId w:val="2"/>
        </w:numPr>
        <w:ind w:left="432" w:hanging="432"/>
        <w:rPr/>
      </w:pPr>
      <w:bookmarkStart w:colFirst="0" w:colLast="0" w:name="_heading=h.1d9fx1m4n95c" w:id="4"/>
      <w:bookmarkEnd w:id="4"/>
      <w:r w:rsidDel="00000000" w:rsidR="00000000" w:rsidRPr="00000000">
        <w:rPr>
          <w:rtl w:val="0"/>
        </w:rPr>
        <w:t xml:space="preserve">Inleiding</w:t>
      </w:r>
    </w:p>
    <w:p w:rsidR="00000000" w:rsidDel="00000000" w:rsidP="00000000" w:rsidRDefault="00000000" w:rsidRPr="00000000" w14:paraId="00000095">
      <w:pPr>
        <w:tabs>
          <w:tab w:val="left" w:pos="7227"/>
        </w:tabs>
        <w:rPr/>
      </w:pPr>
      <w:r w:rsidDel="00000000" w:rsidR="00000000" w:rsidRPr="00000000">
        <w:rPr>
          <w:rtl w:val="0"/>
        </w:rPr>
        <w:t xml:space="preserve">Het Beep meetsysteem (Beep Base) is een systeem voor het monitoren van een bijenkast door middel van het gewicht, temperatuur en geluid. Al deze gemeten data wordt gelogd door de Beep Base. </w:t>
      </w:r>
    </w:p>
    <w:p w:rsidR="00000000" w:rsidDel="00000000" w:rsidP="00000000" w:rsidRDefault="00000000" w:rsidRPr="00000000" w14:paraId="00000096">
      <w:pPr>
        <w:tabs>
          <w:tab w:val="left" w:pos="7227"/>
        </w:tabs>
        <w:rPr/>
      </w:pPr>
      <w:r w:rsidDel="00000000" w:rsidR="00000000" w:rsidRPr="00000000">
        <w:rPr>
          <w:rtl w:val="0"/>
        </w:rPr>
      </w:r>
    </w:p>
    <w:p w:rsidR="00000000" w:rsidDel="00000000" w:rsidP="00000000" w:rsidRDefault="00000000" w:rsidRPr="00000000" w14:paraId="00000097">
      <w:pPr>
        <w:tabs>
          <w:tab w:val="left" w:pos="7227"/>
        </w:tabs>
        <w:rPr/>
      </w:pPr>
      <w:r w:rsidDel="00000000" w:rsidR="00000000" w:rsidRPr="00000000">
        <w:rPr>
          <w:rtl w:val="0"/>
        </w:rPr>
        <w:t xml:space="preserve">LoRaWAN wordt gebruikt om regelmatig dat te versturen richting het beep back-end, alarmering en om op afstand instellingen te wijzigingen.</w:t>
      </w:r>
    </w:p>
    <w:p w:rsidR="00000000" w:rsidDel="00000000" w:rsidP="00000000" w:rsidRDefault="00000000" w:rsidRPr="00000000" w14:paraId="00000098">
      <w:pPr>
        <w:tabs>
          <w:tab w:val="left" w:pos="7227"/>
        </w:tabs>
        <w:rPr/>
      </w:pPr>
      <w:r w:rsidDel="00000000" w:rsidR="00000000" w:rsidRPr="00000000">
        <w:rPr>
          <w:rtl w:val="0"/>
        </w:rPr>
      </w:r>
    </w:p>
    <w:p w:rsidR="00000000" w:rsidDel="00000000" w:rsidP="00000000" w:rsidRDefault="00000000" w:rsidRPr="00000000" w14:paraId="00000099">
      <w:pPr>
        <w:tabs>
          <w:tab w:val="left" w:pos="7227"/>
        </w:tabs>
        <w:rPr/>
      </w:pPr>
      <w:r w:rsidDel="00000000" w:rsidR="00000000" w:rsidRPr="00000000">
        <w:rPr>
          <w:rtl w:val="0"/>
        </w:rPr>
        <w:t xml:space="preserve">Met bluetooth low energy kan de gelogde data worden uitgelezen door de Beep App. De Beep App wordt ook gebruikt voor de initiële configuratie van de Beep Base. Met de App kunnen de instellingen van de sensoren en meet intervallen worden aangepast, maar bijvoorbeeld ook de encryptie sleutels voor LoRaWAN worden aangepast.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numPr>
          <w:ilvl w:val="0"/>
          <w:numId w:val="2"/>
        </w:numPr>
        <w:ind w:left="432" w:hanging="432"/>
        <w:rPr/>
      </w:pPr>
      <w:bookmarkStart w:colFirst="0" w:colLast="0" w:name="_heading=h.2et92p0" w:id="5"/>
      <w:bookmarkEnd w:id="5"/>
      <w:r w:rsidDel="00000000" w:rsidR="00000000" w:rsidRPr="00000000">
        <w:rPr>
          <w:rtl w:val="0"/>
        </w:rPr>
        <w:t xml:space="preserve">Hardware</w:t>
      </w:r>
    </w:p>
    <w:p w:rsidR="00000000" w:rsidDel="00000000" w:rsidP="00000000" w:rsidRDefault="00000000" w:rsidRPr="00000000" w14:paraId="0000009C">
      <w:pPr>
        <w:rPr/>
      </w:pPr>
      <w:r w:rsidDel="00000000" w:rsidR="00000000" w:rsidRPr="00000000">
        <w:rPr>
          <w:rtl w:val="0"/>
        </w:rPr>
        <w:t xml:space="preserve">Voor Beep is de hardware voor dit project al ontworpen: ID190222. De print heeft de volgende onderdelen:</w:t>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nRF52840 BLE low power microcontroller (BMD-340 module).</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2x AA batterij.</w:t>
      </w:r>
    </w:p>
    <w:p w:rsidR="00000000" w:rsidDel="00000000" w:rsidP="00000000" w:rsidRDefault="00000000" w:rsidRPr="00000000" w14:paraId="000000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DS18B20 temperatuur probe sensor met one-wire interface.</w:t>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HX711 dubbele weegbrug sensor voor het meten van het gewicht van de bijenkast.</w:t>
      </w:r>
    </w:p>
    <w:p w:rsidR="00000000" w:rsidDel="00000000" w:rsidP="00000000" w:rsidRDefault="00000000" w:rsidRPr="00000000" w14:paraId="000000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SQ-SEN-645 Tilt switch: horizontaal en verticaal detecteren.</w:t>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Reed switch voor gebruiker activatie</w:t>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TPS61292 boost converter.</w:t>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TPS22917 supply switch.</w:t>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Buzzer voor audio feedback aan de gebruiker.</w:t>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Flash voor loggen van meetgegevens.</w:t>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RFM95 voor LoRaWAN communicatie.</w:t>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ATECC608A encryptie en unieke key</w:t>
      </w:r>
      <w:sdt>
        <w:sdtPr>
          <w:tag w:val="goog_rdk_0"/>
        </w:sdtPr>
        <w:sdtContent>
          <w:del w:author="Pim van Gennip" w:id="0" w:date="2019-12-20T21:36:55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 voor DEVEUI</w:delText>
            </w:r>
          </w:del>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BME280 temperatuur, luchtvochtigheid en luchtdruk meten.</w:t>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TLV320ADC3100 Electret signaal conditioner en recorder voor Fourier analyse.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keepLines w:val="1"/>
        <w:numPr>
          <w:ilvl w:val="1"/>
          <w:numId w:val="2"/>
        </w:numPr>
        <w:tabs>
          <w:tab w:val="left" w:pos="567"/>
        </w:tabs>
        <w:spacing w:after="0" w:before="0" w:lineRule="auto"/>
        <w:ind w:left="576" w:hanging="576"/>
        <w:rPr/>
      </w:pPr>
      <w:bookmarkStart w:colFirst="0" w:colLast="0" w:name="_heading=h.tyjcwt" w:id="6"/>
      <w:bookmarkEnd w:id="6"/>
      <w:r w:rsidDel="00000000" w:rsidR="00000000" w:rsidRPr="00000000">
        <w:rPr>
          <w:rtl w:val="0"/>
        </w:rPr>
        <w:t xml:space="preserve">nRF52840</w:t>
      </w:r>
    </w:p>
    <w:p w:rsidR="00000000" w:rsidDel="00000000" w:rsidP="00000000" w:rsidRDefault="00000000" w:rsidRPr="00000000" w14:paraId="000000AE">
      <w:pPr>
        <w:rPr/>
      </w:pPr>
      <w:r w:rsidDel="00000000" w:rsidR="00000000" w:rsidRPr="00000000">
        <w:rPr>
          <w:rtl w:val="0"/>
        </w:rPr>
        <w:t xml:space="preserve">De nRF52840 microcontroller van Nordic wordt gebruikt om de functionaliteit van de Beep Base te implementeren. De nRF52840 heeft een radio module die door middel van het SDK van Nordic bluetooth low energy ondersteund.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keepLines w:val="1"/>
        <w:numPr>
          <w:ilvl w:val="1"/>
          <w:numId w:val="2"/>
        </w:numPr>
        <w:tabs>
          <w:tab w:val="left" w:pos="567"/>
        </w:tabs>
        <w:spacing w:after="0" w:before="0" w:lineRule="auto"/>
        <w:ind w:left="576" w:hanging="576"/>
        <w:rPr/>
      </w:pPr>
      <w:bookmarkStart w:colFirst="0" w:colLast="0" w:name="_heading=h.3dy6vkm" w:id="7"/>
      <w:bookmarkEnd w:id="7"/>
      <w:r w:rsidDel="00000000" w:rsidR="00000000" w:rsidRPr="00000000">
        <w:rPr>
          <w:rtl w:val="0"/>
        </w:rPr>
        <w:t xml:space="preserve">AA batterijen</w:t>
      </w:r>
    </w:p>
    <w:p w:rsidR="00000000" w:rsidDel="00000000" w:rsidP="00000000" w:rsidRDefault="00000000" w:rsidRPr="00000000" w14:paraId="000000B1">
      <w:pPr>
        <w:rPr/>
      </w:pPr>
      <w:r w:rsidDel="00000000" w:rsidR="00000000" w:rsidRPr="00000000">
        <w:rPr>
          <w:rtl w:val="0"/>
        </w:rPr>
        <w:t xml:space="preserve">Om de elektronica van energie te voorzien worden er twee lithium AAA batterijen van Energizer in serie gebruikt.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keepLines w:val="1"/>
        <w:numPr>
          <w:ilvl w:val="1"/>
          <w:numId w:val="2"/>
        </w:numPr>
        <w:tabs>
          <w:tab w:val="left" w:pos="567"/>
        </w:tabs>
        <w:spacing w:after="0" w:before="0" w:lineRule="auto"/>
        <w:ind w:left="576" w:hanging="576"/>
        <w:rPr/>
      </w:pPr>
      <w:bookmarkStart w:colFirst="0" w:colLast="0" w:name="_heading=h.1t3h5sf" w:id="8"/>
      <w:bookmarkEnd w:id="8"/>
      <w:r w:rsidDel="00000000" w:rsidR="00000000" w:rsidRPr="00000000">
        <w:rPr>
          <w:rtl w:val="0"/>
        </w:rPr>
        <w:t xml:space="preserve">DS18B20 temperatuur sensor</w:t>
      </w:r>
    </w:p>
    <w:p w:rsidR="00000000" w:rsidDel="00000000" w:rsidP="00000000" w:rsidRDefault="00000000" w:rsidRPr="00000000" w14:paraId="000000B4">
      <w:pPr>
        <w:rPr/>
      </w:pPr>
      <w:r w:rsidDel="00000000" w:rsidR="00000000" w:rsidRPr="00000000">
        <w:rPr>
          <w:rtl w:val="0"/>
        </w:rPr>
        <w:t xml:space="preserve">Om de temperatuur op verschillende plekken in de bijenkast te meten worden er meerdere DS18B20 temperatuur probes gebruikt. Deze sensoren gebruiken een one-Wire protocol om de sensor in te stellen, een temperatuur conversie te starten en het resultaat uit te lezen.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keepLines w:val="1"/>
        <w:numPr>
          <w:ilvl w:val="1"/>
          <w:numId w:val="2"/>
        </w:numPr>
        <w:tabs>
          <w:tab w:val="left" w:pos="567"/>
        </w:tabs>
        <w:spacing w:after="0" w:before="0" w:lineRule="auto"/>
        <w:ind w:left="576" w:hanging="576"/>
        <w:rPr/>
      </w:pPr>
      <w:bookmarkStart w:colFirst="0" w:colLast="0" w:name="_heading=h.4d34og8" w:id="9"/>
      <w:bookmarkEnd w:id="9"/>
      <w:r w:rsidDel="00000000" w:rsidR="00000000" w:rsidRPr="00000000">
        <w:rPr>
          <w:rtl w:val="0"/>
        </w:rPr>
        <w:t xml:space="preserve">HX711 rekstrook sensor</w:t>
      </w:r>
    </w:p>
    <w:p w:rsidR="00000000" w:rsidDel="00000000" w:rsidP="00000000" w:rsidRDefault="00000000" w:rsidRPr="00000000" w14:paraId="000000B7">
      <w:pPr>
        <w:rPr/>
      </w:pPr>
      <w:r w:rsidDel="00000000" w:rsidR="00000000" w:rsidRPr="00000000">
        <w:rPr>
          <w:rtl w:val="0"/>
        </w:rPr>
        <w:t xml:space="preserve">De HX711 rekstrook sensor wordt gebruikt om de rekstrook te meten waarop het gewicht van de bijenkast rust. Met het meetresultaat en de gevoeligheid van de rekstrook kan het gewicht van de bijenkast worden berekend.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keepLines w:val="1"/>
        <w:numPr>
          <w:ilvl w:val="1"/>
          <w:numId w:val="2"/>
        </w:numPr>
        <w:tabs>
          <w:tab w:val="left" w:pos="567"/>
        </w:tabs>
        <w:spacing w:after="0" w:before="0" w:lineRule="auto"/>
        <w:ind w:left="576" w:hanging="576"/>
        <w:rPr/>
      </w:pPr>
      <w:bookmarkStart w:colFirst="0" w:colLast="0" w:name="_heading=h.2s8eyo1" w:id="10"/>
      <w:bookmarkEnd w:id="10"/>
      <w:r w:rsidDel="00000000" w:rsidR="00000000" w:rsidRPr="00000000">
        <w:rPr>
          <w:rtl w:val="0"/>
        </w:rPr>
        <w:t xml:space="preserve">Reedswitch</w:t>
      </w:r>
    </w:p>
    <w:p w:rsidR="00000000" w:rsidDel="00000000" w:rsidP="00000000" w:rsidRDefault="00000000" w:rsidRPr="00000000" w14:paraId="000000BA">
      <w:pPr>
        <w:rPr/>
      </w:pPr>
      <w:r w:rsidDel="00000000" w:rsidR="00000000" w:rsidRPr="00000000">
        <w:rPr>
          <w:rtl w:val="0"/>
        </w:rPr>
        <w:t xml:space="preserve">De gebruiker kan door middel van de reed switch de BLE communicatie activeren. Optioneel wordt de reed switch ook gebruikt om de pincode te resetten.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keepLines w:val="1"/>
        <w:numPr>
          <w:ilvl w:val="1"/>
          <w:numId w:val="2"/>
        </w:numPr>
        <w:tabs>
          <w:tab w:val="left" w:pos="567"/>
        </w:tabs>
        <w:spacing w:after="0" w:before="0" w:lineRule="auto"/>
        <w:ind w:left="576" w:hanging="576"/>
        <w:rPr/>
      </w:pPr>
      <w:bookmarkStart w:colFirst="0" w:colLast="0" w:name="_heading=h.17dp8vu" w:id="11"/>
      <w:bookmarkEnd w:id="11"/>
      <w:r w:rsidDel="00000000" w:rsidR="00000000" w:rsidRPr="00000000">
        <w:rPr>
          <w:rtl w:val="0"/>
        </w:rPr>
        <w:t xml:space="preserve">TPS boost converter en supply switch</w:t>
      </w:r>
    </w:p>
    <w:p w:rsidR="00000000" w:rsidDel="00000000" w:rsidP="00000000" w:rsidRDefault="00000000" w:rsidRPr="00000000" w14:paraId="000000BD">
      <w:pPr>
        <w:rPr/>
      </w:pPr>
      <w:r w:rsidDel="00000000" w:rsidR="00000000" w:rsidRPr="00000000">
        <w:rPr>
          <w:rtl w:val="0"/>
        </w:rPr>
        <w:t xml:space="preserve">De TPS61291 boost converter wordt gebruikt om de batterij spanning te verhogen naar 3V als de batterijspanning lager is. De boost converter kan worden uitgeschakeld waarna de batterij spanning direct aan de uitgang wordt doorgegeven.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Omdat niet alle onderdelen werken of zijn gespecificeerd voor onder de 3V is er nog een voedingsschakelaar gebruikt om die onderdelen van de voedingsspanning los te koppelen.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keepLines w:val="1"/>
        <w:numPr>
          <w:ilvl w:val="1"/>
          <w:numId w:val="2"/>
        </w:numPr>
        <w:tabs>
          <w:tab w:val="left" w:pos="567"/>
        </w:tabs>
        <w:spacing w:after="0" w:before="0" w:lineRule="auto"/>
        <w:ind w:left="576" w:hanging="576"/>
        <w:rPr/>
      </w:pPr>
      <w:bookmarkStart w:colFirst="0" w:colLast="0" w:name="_heading=h.3rdcrjn" w:id="12"/>
      <w:bookmarkEnd w:id="12"/>
      <w:r w:rsidDel="00000000" w:rsidR="00000000" w:rsidRPr="00000000">
        <w:rPr>
          <w:rtl w:val="0"/>
        </w:rPr>
        <w:t xml:space="preserve">Buzzer</w:t>
      </w:r>
    </w:p>
    <w:p w:rsidR="00000000" w:rsidDel="00000000" w:rsidP="00000000" w:rsidRDefault="00000000" w:rsidRPr="00000000" w14:paraId="000000C2">
      <w:pPr>
        <w:rPr/>
      </w:pPr>
      <w:r w:rsidDel="00000000" w:rsidR="00000000" w:rsidRPr="00000000">
        <w:rPr>
          <w:rtl w:val="0"/>
        </w:rPr>
        <w:t xml:space="preserve">Als er met BLE parameters worden geschreven of de sensor in een nieuwe oriëntatie wordt geplaatst wordt de buzzer gebruikt voor feedback aan de gebruiker. De buzzer zal slechts een aantal tonen/melodieën ondersteunen.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keepLines w:val="1"/>
        <w:numPr>
          <w:ilvl w:val="1"/>
          <w:numId w:val="2"/>
        </w:numPr>
        <w:tabs>
          <w:tab w:val="left" w:pos="567"/>
        </w:tabs>
        <w:spacing w:after="0" w:before="0" w:lineRule="auto"/>
        <w:ind w:left="576" w:hanging="576"/>
        <w:rPr/>
      </w:pPr>
      <w:bookmarkStart w:colFirst="0" w:colLast="0" w:name="_heading=h.26in1rg" w:id="13"/>
      <w:bookmarkEnd w:id="13"/>
      <w:r w:rsidDel="00000000" w:rsidR="00000000" w:rsidRPr="00000000">
        <w:rPr>
          <w:rtl w:val="0"/>
        </w:rPr>
        <w:t xml:space="preserve">Flash storage</w:t>
      </w:r>
    </w:p>
    <w:p w:rsidR="00000000" w:rsidDel="00000000" w:rsidP="00000000" w:rsidRDefault="00000000" w:rsidRPr="00000000" w14:paraId="000000C5">
      <w:pPr>
        <w:rPr/>
      </w:pPr>
      <w:r w:rsidDel="00000000" w:rsidR="00000000" w:rsidRPr="00000000">
        <w:rPr>
          <w:rtl w:val="0"/>
        </w:rPr>
        <w:t xml:space="preserve">De MX25R6435 flash storage IC wordt gebruikt om de gemeten gegeven op te slaan. Het flash IC heeft een opslag grote van 64Mb. Met BLE kan dit vervolgens worden uitgelezen met de Beep App.</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keepLines w:val="1"/>
        <w:numPr>
          <w:ilvl w:val="1"/>
          <w:numId w:val="2"/>
        </w:numPr>
        <w:tabs>
          <w:tab w:val="left" w:pos="567"/>
        </w:tabs>
        <w:spacing w:after="0" w:before="0" w:lineRule="auto"/>
        <w:ind w:left="576" w:hanging="576"/>
        <w:rPr/>
      </w:pPr>
      <w:bookmarkStart w:colFirst="0" w:colLast="0" w:name="_heading=h.lnxbz9" w:id="14"/>
      <w:bookmarkEnd w:id="14"/>
      <w:r w:rsidDel="00000000" w:rsidR="00000000" w:rsidRPr="00000000">
        <w:rPr>
          <w:rtl w:val="0"/>
        </w:rPr>
        <w:t xml:space="preserve">RFM95</w:t>
      </w:r>
    </w:p>
    <w:p w:rsidR="00000000" w:rsidDel="00000000" w:rsidP="00000000" w:rsidRDefault="00000000" w:rsidRPr="00000000" w14:paraId="000000C8">
      <w:pPr>
        <w:rPr/>
      </w:pPr>
      <w:r w:rsidDel="00000000" w:rsidR="00000000" w:rsidRPr="00000000">
        <w:rPr>
          <w:rtl w:val="0"/>
        </w:rPr>
        <w:t xml:space="preserve">De RFM95 voor de 868MHz EU band wordt gebruikt voor LoRaWAN communicatie. Een antenne kan worden aangesloten door middel van een micro UFL connector.</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keepLines w:val="1"/>
        <w:numPr>
          <w:ilvl w:val="1"/>
          <w:numId w:val="2"/>
        </w:numPr>
        <w:tabs>
          <w:tab w:val="left" w:pos="567"/>
        </w:tabs>
        <w:spacing w:after="0" w:before="0" w:lineRule="auto"/>
        <w:ind w:left="576" w:hanging="576"/>
        <w:rPr/>
      </w:pPr>
      <w:bookmarkStart w:colFirst="0" w:colLast="0" w:name="_heading=h.35nkun2" w:id="15"/>
      <w:bookmarkEnd w:id="15"/>
      <w:r w:rsidDel="00000000" w:rsidR="00000000" w:rsidRPr="00000000">
        <w:rPr>
          <w:rtl w:val="0"/>
        </w:rPr>
        <w:t xml:space="preserve"> ATECC608A</w:t>
      </w:r>
    </w:p>
    <w:p w:rsidR="00000000" w:rsidDel="00000000" w:rsidP="00000000" w:rsidRDefault="00000000" w:rsidRPr="00000000" w14:paraId="000000CB">
      <w:pPr>
        <w:rPr/>
      </w:pPr>
      <w:r w:rsidDel="00000000" w:rsidR="00000000" w:rsidRPr="00000000">
        <w:rPr>
          <w:rtl w:val="0"/>
        </w:rPr>
        <w:t xml:space="preserve">De ATEC608A is een crypto authenticatie IC die verschillende vormen van encryptie, decryptie, hash berekeningen, een 72 bits unieke serienummer en opslag van sleutels of certificaten ondersteund. Voor de Beep Base wordt echter enkel de unieke serienummer gebruikt om de </w:t>
      </w:r>
      <w:sdt>
        <w:sdtPr>
          <w:tag w:val="goog_rdk_1"/>
        </w:sdtPr>
        <w:sdtContent>
          <w:del w:author="Pim van Gennip" w:id="1" w:date="2019-12-20T21:36:34Z">
            <w:r w:rsidDel="00000000" w:rsidR="00000000" w:rsidRPr="00000000">
              <w:rPr>
                <w:rtl w:val="0"/>
              </w:rPr>
              <w:delText xml:space="preserve">DEVEUI van af te leiden en de </w:delText>
            </w:r>
          </w:del>
        </w:sdtContent>
      </w:sdt>
      <w:r w:rsidDel="00000000" w:rsidR="00000000" w:rsidRPr="00000000">
        <w:rPr>
          <w:rtl w:val="0"/>
        </w:rPr>
        <w:t xml:space="preserve">Beep Base hardwarematig te identificeren in het back-end.</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keepLines w:val="1"/>
        <w:numPr>
          <w:ilvl w:val="1"/>
          <w:numId w:val="2"/>
        </w:numPr>
        <w:tabs>
          <w:tab w:val="left" w:pos="567"/>
        </w:tabs>
        <w:spacing w:after="0" w:before="0" w:lineRule="auto"/>
        <w:ind w:left="576" w:hanging="576"/>
        <w:rPr/>
      </w:pPr>
      <w:bookmarkStart w:colFirst="0" w:colLast="0" w:name="_heading=h.1ksv4uv" w:id="16"/>
      <w:bookmarkEnd w:id="16"/>
      <w:r w:rsidDel="00000000" w:rsidR="00000000" w:rsidRPr="00000000">
        <w:rPr>
          <w:rtl w:val="0"/>
        </w:rPr>
        <w:t xml:space="preserve"> BME280</w:t>
      </w:r>
    </w:p>
    <w:p w:rsidR="00000000" w:rsidDel="00000000" w:rsidP="00000000" w:rsidRDefault="00000000" w:rsidRPr="00000000" w14:paraId="000000CE">
      <w:pPr>
        <w:rPr/>
      </w:pPr>
      <w:r w:rsidDel="00000000" w:rsidR="00000000" w:rsidRPr="00000000">
        <w:rPr>
          <w:rtl w:val="0"/>
        </w:rPr>
        <w:t xml:space="preserve">Temperatuur, luchtvochtigheid en luchtdruk sensor van Bosch die op een 1 meter lange kabel wordt gemonteerd, zodat deze in het bijenhok kan worden geplaatst. Wordt via I2C aangestuurd door middel van de nRF52840.</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keepLines w:val="1"/>
        <w:numPr>
          <w:ilvl w:val="1"/>
          <w:numId w:val="2"/>
        </w:numPr>
        <w:tabs>
          <w:tab w:val="left" w:pos="567"/>
        </w:tabs>
        <w:spacing w:after="0" w:before="0" w:lineRule="auto"/>
        <w:ind w:left="576" w:hanging="576"/>
        <w:rPr/>
      </w:pPr>
      <w:bookmarkStart w:colFirst="0" w:colLast="0" w:name="_heading=h.44sinio" w:id="17"/>
      <w:bookmarkEnd w:id="17"/>
      <w:r w:rsidDel="00000000" w:rsidR="00000000" w:rsidRPr="00000000">
        <w:rPr>
          <w:rtl w:val="0"/>
        </w:rPr>
        <w:t xml:space="preserve"> TLV320ADC3100</w:t>
      </w:r>
    </w:p>
    <w:p w:rsidR="00000000" w:rsidDel="00000000" w:rsidP="00000000" w:rsidRDefault="00000000" w:rsidRPr="00000000" w14:paraId="000000D1">
      <w:pPr>
        <w:rPr/>
      </w:pPr>
      <w:r w:rsidDel="00000000" w:rsidR="00000000" w:rsidRPr="00000000">
        <w:rPr>
          <w:rtl w:val="0"/>
        </w:rPr>
        <w:t xml:space="preserve">De TLV320ADC3100 is een audio ADC die twee electret microfoons kan voeden en kan uitlezen. De Audio meetdata wordt door middel van een I2S interface naar de nRF52840 getransporteerd. Met een I2C interface wordt de audio ADC ingesteld op de juiste ingang en filter responses.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In de nRF52840 wordt de gemeten audio data met een FFT omgezet naar amplitudes in een aantal frequentiebanden, wat vervolgens wordt gelogd.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keepLines w:val="1"/>
        <w:numPr>
          <w:ilvl w:val="1"/>
          <w:numId w:val="2"/>
        </w:numPr>
        <w:tabs>
          <w:tab w:val="left" w:pos="567"/>
        </w:tabs>
        <w:spacing w:after="0" w:before="0" w:lineRule="auto"/>
        <w:ind w:left="576" w:hanging="576"/>
        <w:rPr/>
      </w:pPr>
      <w:bookmarkStart w:colFirst="0" w:colLast="0" w:name="_heading=h.2jxsxqh" w:id="18"/>
      <w:bookmarkEnd w:id="18"/>
      <w:r w:rsidDel="00000000" w:rsidR="00000000" w:rsidRPr="00000000">
        <w:rPr>
          <w:rtl w:val="0"/>
        </w:rPr>
        <w:t xml:space="preserve"> Logging</w:t>
      </w:r>
    </w:p>
    <w:p w:rsidR="00000000" w:rsidDel="00000000" w:rsidP="00000000" w:rsidRDefault="00000000" w:rsidRPr="00000000" w14:paraId="000000D7">
      <w:pPr>
        <w:rPr/>
      </w:pPr>
      <w:r w:rsidDel="00000000" w:rsidR="00000000" w:rsidRPr="00000000">
        <w:rPr>
          <w:rtl w:val="0"/>
        </w:rPr>
        <w:t xml:space="preserve">Het logging protocol is nog niet gespecificeerd. Naar alle waarschijnlijkheid zal dit een ASCII protocol worden. Optioneel een binaire log in het Flash geheugen en bij het uitlezen vertalen naar een ASCII formaat.</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numPr>
          <w:ilvl w:val="0"/>
          <w:numId w:val="2"/>
        </w:numPr>
        <w:ind w:left="432" w:hanging="432"/>
        <w:rPr/>
      </w:pPr>
      <w:bookmarkStart w:colFirst="0" w:colLast="0" w:name="_heading=h.z337ya" w:id="19"/>
      <w:bookmarkEnd w:id="19"/>
      <w:r w:rsidDel="00000000" w:rsidR="00000000" w:rsidRPr="00000000">
        <w:rPr>
          <w:rtl w:val="0"/>
        </w:rPr>
        <w:t xml:space="preserve">Software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numPr>
          <w:ilvl w:val="1"/>
          <w:numId w:val="2"/>
        </w:numPr>
        <w:ind w:left="576" w:hanging="576"/>
        <w:rPr/>
      </w:pPr>
      <w:bookmarkStart w:colFirst="0" w:colLast="0" w:name="_heading=h.3j2qqm3" w:id="20"/>
      <w:bookmarkEnd w:id="20"/>
      <w:r w:rsidDel="00000000" w:rsidR="00000000" w:rsidRPr="00000000">
        <w:rPr>
          <w:rtl w:val="0"/>
        </w:rPr>
        <w:t xml:space="preserve">Beep Protocol</w:t>
      </w:r>
    </w:p>
    <w:p w:rsidR="00000000" w:rsidDel="00000000" w:rsidP="00000000" w:rsidRDefault="00000000" w:rsidRPr="00000000" w14:paraId="000000DD">
      <w:pPr>
        <w:rPr/>
      </w:pPr>
      <w:r w:rsidDel="00000000" w:rsidR="00000000" w:rsidRPr="00000000">
        <w:rPr>
          <w:rtl w:val="0"/>
        </w:rPr>
        <w:t xml:space="preserve">Het beep protocol is opgebouwd uit complementaire lees en schrijfopdrachten die worden geïdentificeerd door een enkele byte waarvan altijd de zevende bit 1 is voor schrijfopdrachten. Bijvoorbeeld het READ_DS18B20_CONVERSION commando met de waarde 4d/0x04h heeft een complementaire schrijf commando 132d/0x84h.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Hieronder een kort overzicht van de gedefinieerde commando’s:</w:t>
      </w:r>
    </w:p>
    <w:tbl>
      <w:tblPr>
        <w:tblStyle w:val="Table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9"/>
        <w:gridCol w:w="697"/>
        <w:gridCol w:w="3468"/>
        <w:gridCol w:w="4914"/>
        <w:tblGridChange w:id="0">
          <w:tblGrid>
            <w:gridCol w:w="549"/>
            <w:gridCol w:w="697"/>
            <w:gridCol w:w="3468"/>
            <w:gridCol w:w="4914"/>
          </w:tblGrid>
        </w:tblGridChange>
      </w:tblGrid>
      <w:tr>
        <w:tc>
          <w:tcPr>
            <w:gridSpan w:val="2"/>
          </w:tcPr>
          <w:p w:rsidR="00000000" w:rsidDel="00000000" w:rsidP="00000000" w:rsidRDefault="00000000" w:rsidRPr="00000000" w14:paraId="000000E0">
            <w:pPr>
              <w:rPr>
                <w:b w:val="1"/>
              </w:rPr>
            </w:pPr>
            <w:r w:rsidDel="00000000" w:rsidR="00000000" w:rsidRPr="00000000">
              <w:rPr>
                <w:b w:val="1"/>
                <w:rtl w:val="0"/>
              </w:rPr>
              <w:t xml:space="preserve">Dec/hex</w:t>
            </w:r>
          </w:p>
        </w:tc>
        <w:tc>
          <w:tcPr/>
          <w:p w:rsidR="00000000" w:rsidDel="00000000" w:rsidP="00000000" w:rsidRDefault="00000000" w:rsidRPr="00000000" w14:paraId="000000E2">
            <w:pPr>
              <w:rPr>
                <w:b w:val="1"/>
              </w:rPr>
            </w:pPr>
            <w:r w:rsidDel="00000000" w:rsidR="00000000" w:rsidRPr="00000000">
              <w:rPr>
                <w:b w:val="1"/>
                <w:rtl w:val="0"/>
              </w:rPr>
              <w:t xml:space="preserve">Naam</w:t>
            </w:r>
          </w:p>
        </w:tc>
        <w:tc>
          <w:tcPr/>
          <w:p w:rsidR="00000000" w:rsidDel="00000000" w:rsidP="00000000" w:rsidRDefault="00000000" w:rsidRPr="00000000" w14:paraId="000000E3">
            <w:pPr>
              <w:rPr>
                <w:b w:val="1"/>
              </w:rPr>
            </w:pPr>
            <w:r w:rsidDel="00000000" w:rsidR="00000000" w:rsidRPr="00000000">
              <w:rPr>
                <w:b w:val="1"/>
                <w:rtl w:val="0"/>
              </w:rPr>
              <w:t xml:space="preserve">Omschrijving</w:t>
            </w:r>
          </w:p>
        </w:tc>
      </w:tr>
      <w:tr>
        <w:tc>
          <w:tcPr/>
          <w:p w:rsidR="00000000" w:rsidDel="00000000" w:rsidP="00000000" w:rsidRDefault="00000000" w:rsidRPr="00000000" w14:paraId="000000E4">
            <w:pPr>
              <w:rPr/>
            </w:pPr>
            <w:r w:rsidDel="00000000" w:rsidR="00000000" w:rsidRPr="00000000">
              <w:rPr>
                <w:rtl w:val="0"/>
              </w:rPr>
              <w:t xml:space="preserve">0</w:t>
            </w:r>
          </w:p>
        </w:tc>
        <w:tc>
          <w:tcPr/>
          <w:p w:rsidR="00000000" w:rsidDel="00000000" w:rsidP="00000000" w:rsidRDefault="00000000" w:rsidRPr="00000000" w14:paraId="000000E5">
            <w:pPr>
              <w:rPr/>
            </w:pPr>
            <w:r w:rsidDel="00000000" w:rsidR="00000000" w:rsidRPr="00000000">
              <w:rPr>
                <w:rtl w:val="0"/>
              </w:rPr>
              <w:t xml:space="preserve">0x00</w:t>
            </w:r>
          </w:p>
        </w:tc>
        <w:tc>
          <w:tcPr/>
          <w:p w:rsidR="00000000" w:rsidDel="00000000" w:rsidP="00000000" w:rsidRDefault="00000000" w:rsidRPr="00000000" w14:paraId="000000E6">
            <w:pPr>
              <w:rPr/>
            </w:pPr>
            <w:r w:rsidDel="00000000" w:rsidR="00000000" w:rsidRPr="00000000">
              <w:rPr>
                <w:rtl w:val="0"/>
              </w:rPr>
              <w:t xml:space="preserve">RESPONSE</w:t>
            </w:r>
          </w:p>
        </w:tc>
        <w:tc>
          <w:tcPr/>
          <w:p w:rsidR="00000000" w:rsidDel="00000000" w:rsidP="00000000" w:rsidRDefault="00000000" w:rsidRPr="00000000" w14:paraId="000000E7">
            <w:pPr>
              <w:rPr/>
            </w:pPr>
            <w:r w:rsidDel="00000000" w:rsidR="00000000" w:rsidRPr="00000000">
              <w:rPr>
                <w:rtl w:val="0"/>
              </w:rPr>
              <w:t xml:space="preserve">Antwoord op een schrijfopdracht</w:t>
            </w:r>
          </w:p>
        </w:tc>
      </w:tr>
      <w:tr>
        <w:tc>
          <w:tcPr/>
          <w:p w:rsidR="00000000" w:rsidDel="00000000" w:rsidP="00000000" w:rsidRDefault="00000000" w:rsidRPr="00000000" w14:paraId="000000E8">
            <w:pPr>
              <w:rPr/>
            </w:pPr>
            <w:r w:rsidDel="00000000" w:rsidR="00000000" w:rsidRPr="00000000">
              <w:rPr>
                <w:rtl w:val="0"/>
              </w:rPr>
              <w:t xml:space="preserve">1</w:t>
            </w:r>
          </w:p>
        </w:tc>
        <w:tc>
          <w:tcPr/>
          <w:p w:rsidR="00000000" w:rsidDel="00000000" w:rsidP="00000000" w:rsidRDefault="00000000" w:rsidRPr="00000000" w14:paraId="000000E9">
            <w:pPr>
              <w:rPr/>
            </w:pPr>
            <w:r w:rsidDel="00000000" w:rsidR="00000000" w:rsidRPr="00000000">
              <w:rPr>
                <w:rtl w:val="0"/>
              </w:rPr>
              <w:t xml:space="preserve">0x01</w:t>
            </w:r>
          </w:p>
        </w:tc>
        <w:tc>
          <w:tcPr/>
          <w:p w:rsidR="00000000" w:rsidDel="00000000" w:rsidP="00000000" w:rsidRDefault="00000000" w:rsidRPr="00000000" w14:paraId="000000EA">
            <w:pPr>
              <w:rPr/>
            </w:pPr>
            <w:r w:rsidDel="00000000" w:rsidR="00000000" w:rsidRPr="00000000">
              <w:rPr>
                <w:rtl w:val="0"/>
              </w:rPr>
              <w:t xml:space="preserve">READ_FIRMWARE_VERSION</w:t>
            </w:r>
          </w:p>
        </w:tc>
        <w:tc>
          <w:tcPr/>
          <w:p w:rsidR="00000000" w:rsidDel="00000000" w:rsidP="00000000" w:rsidRDefault="00000000" w:rsidRPr="00000000" w14:paraId="000000EB">
            <w:pPr>
              <w:rPr/>
            </w:pPr>
            <w:r w:rsidDel="00000000" w:rsidR="00000000" w:rsidRPr="00000000">
              <w:rPr>
                <w:rtl w:val="0"/>
              </w:rPr>
              <w:t xml:space="preserve">Lees de firmware versie uit</w:t>
            </w:r>
          </w:p>
        </w:tc>
      </w:tr>
      <w:tr>
        <w:tc>
          <w:tcPr/>
          <w:p w:rsidR="00000000" w:rsidDel="00000000" w:rsidP="00000000" w:rsidRDefault="00000000" w:rsidRPr="00000000" w14:paraId="000000EC">
            <w:pPr>
              <w:rPr/>
            </w:pPr>
            <w:r w:rsidDel="00000000" w:rsidR="00000000" w:rsidRPr="00000000">
              <w:rPr>
                <w:rtl w:val="0"/>
              </w:rPr>
              <w:t xml:space="preserve">2</w:t>
            </w:r>
          </w:p>
        </w:tc>
        <w:tc>
          <w:tcPr/>
          <w:p w:rsidR="00000000" w:rsidDel="00000000" w:rsidP="00000000" w:rsidRDefault="00000000" w:rsidRPr="00000000" w14:paraId="000000ED">
            <w:pPr>
              <w:rPr/>
            </w:pPr>
            <w:r w:rsidDel="00000000" w:rsidR="00000000" w:rsidRPr="00000000">
              <w:rPr>
                <w:rtl w:val="0"/>
              </w:rPr>
              <w:t xml:space="preserve">0x02</w:t>
            </w:r>
          </w:p>
        </w:tc>
        <w:tc>
          <w:tcPr/>
          <w:p w:rsidR="00000000" w:rsidDel="00000000" w:rsidP="00000000" w:rsidRDefault="00000000" w:rsidRPr="00000000" w14:paraId="000000EE">
            <w:pPr>
              <w:rPr/>
            </w:pPr>
            <w:r w:rsidDel="00000000" w:rsidR="00000000" w:rsidRPr="00000000">
              <w:rPr>
                <w:rtl w:val="0"/>
              </w:rPr>
              <w:t xml:space="preserve">READ_HARDWARE_VERSION</w:t>
            </w:r>
          </w:p>
        </w:tc>
        <w:tc>
          <w:tcPr/>
          <w:p w:rsidR="00000000" w:rsidDel="00000000" w:rsidP="00000000" w:rsidRDefault="00000000" w:rsidRPr="00000000" w14:paraId="000000EF">
            <w:pPr>
              <w:rPr/>
            </w:pPr>
            <w:r w:rsidDel="00000000" w:rsidR="00000000" w:rsidRPr="00000000">
              <w:rPr>
                <w:rtl w:val="0"/>
              </w:rPr>
              <w:t xml:space="preserve">Lees de hardware versie uit</w:t>
            </w:r>
          </w:p>
        </w:tc>
      </w:tr>
      <w:tr>
        <w:tc>
          <w:tcPr/>
          <w:p w:rsidR="00000000" w:rsidDel="00000000" w:rsidP="00000000" w:rsidRDefault="00000000" w:rsidRPr="00000000" w14:paraId="000000F0">
            <w:pPr>
              <w:rPr/>
            </w:pPr>
            <w:r w:rsidDel="00000000" w:rsidR="00000000" w:rsidRPr="00000000">
              <w:rPr>
                <w:rtl w:val="0"/>
              </w:rPr>
              <w:t xml:space="preserve">3</w:t>
            </w:r>
          </w:p>
        </w:tc>
        <w:tc>
          <w:tcPr/>
          <w:p w:rsidR="00000000" w:rsidDel="00000000" w:rsidP="00000000" w:rsidRDefault="00000000" w:rsidRPr="00000000" w14:paraId="000000F1">
            <w:pPr>
              <w:rPr/>
            </w:pPr>
            <w:r w:rsidDel="00000000" w:rsidR="00000000" w:rsidRPr="00000000">
              <w:rPr>
                <w:rtl w:val="0"/>
              </w:rPr>
              <w:t xml:space="preserve">0x03</w:t>
            </w:r>
          </w:p>
        </w:tc>
        <w:tc>
          <w:tcPr/>
          <w:p w:rsidR="00000000" w:rsidDel="00000000" w:rsidP="00000000" w:rsidRDefault="00000000" w:rsidRPr="00000000" w14:paraId="000000F2">
            <w:pPr>
              <w:rPr/>
            </w:pPr>
            <w:r w:rsidDel="00000000" w:rsidR="00000000" w:rsidRPr="00000000">
              <w:rPr>
                <w:rtl w:val="0"/>
              </w:rPr>
              <w:t xml:space="preserve">READ_DS18B20_STATE</w:t>
            </w:r>
          </w:p>
        </w:tc>
        <w:tc>
          <w:tcPr/>
          <w:p w:rsidR="00000000" w:rsidDel="00000000" w:rsidP="00000000" w:rsidRDefault="00000000" w:rsidRPr="00000000" w14:paraId="000000F3">
            <w:pPr>
              <w:rPr/>
            </w:pPr>
            <w:r w:rsidDel="00000000" w:rsidR="00000000" w:rsidRPr="00000000">
              <w:rPr>
                <w:rtl w:val="0"/>
              </w:rPr>
              <w:t xml:space="preserve">Lees de temperatuur resolutie en status uit.</w:t>
            </w:r>
          </w:p>
        </w:tc>
      </w:tr>
      <w:tr>
        <w:tc>
          <w:tcPr/>
          <w:p w:rsidR="00000000" w:rsidDel="00000000" w:rsidP="00000000" w:rsidRDefault="00000000" w:rsidRPr="00000000" w14:paraId="000000F4">
            <w:pPr>
              <w:rPr/>
            </w:pPr>
            <w:r w:rsidDel="00000000" w:rsidR="00000000" w:rsidRPr="00000000">
              <w:rPr>
                <w:rtl w:val="0"/>
              </w:rPr>
              <w:t xml:space="preserve">131</w:t>
            </w:r>
          </w:p>
        </w:tc>
        <w:tc>
          <w:tcPr/>
          <w:p w:rsidR="00000000" w:rsidDel="00000000" w:rsidP="00000000" w:rsidRDefault="00000000" w:rsidRPr="00000000" w14:paraId="000000F5">
            <w:pPr>
              <w:rPr/>
            </w:pPr>
            <w:r w:rsidDel="00000000" w:rsidR="00000000" w:rsidRPr="00000000">
              <w:rPr>
                <w:rtl w:val="0"/>
              </w:rPr>
              <w:t xml:space="preserve">0x83</w:t>
            </w:r>
          </w:p>
        </w:tc>
        <w:tc>
          <w:tcPr/>
          <w:p w:rsidR="00000000" w:rsidDel="00000000" w:rsidP="00000000" w:rsidRDefault="00000000" w:rsidRPr="00000000" w14:paraId="000000F6">
            <w:pPr>
              <w:rPr/>
            </w:pPr>
            <w:r w:rsidDel="00000000" w:rsidR="00000000" w:rsidRPr="00000000">
              <w:rPr>
                <w:rtl w:val="0"/>
              </w:rPr>
              <w:t xml:space="preserve">WRITE_DS18B20_STATE</w:t>
            </w:r>
          </w:p>
        </w:tc>
        <w:tc>
          <w:tcPr/>
          <w:p w:rsidR="00000000" w:rsidDel="00000000" w:rsidP="00000000" w:rsidRDefault="00000000" w:rsidRPr="00000000" w14:paraId="000000F7">
            <w:pPr>
              <w:rPr/>
            </w:pPr>
            <w:r w:rsidDel="00000000" w:rsidR="00000000" w:rsidRPr="00000000">
              <w:rPr>
                <w:rtl w:val="0"/>
              </w:rPr>
              <w:t xml:space="preserve">Beschrijf de temperatuur resolutie en status.</w:t>
            </w:r>
          </w:p>
        </w:tc>
      </w:tr>
      <w:tr>
        <w:tc>
          <w:tcPr/>
          <w:p w:rsidR="00000000" w:rsidDel="00000000" w:rsidP="00000000" w:rsidRDefault="00000000" w:rsidRPr="00000000" w14:paraId="000000F8">
            <w:pPr>
              <w:rPr/>
            </w:pPr>
            <w:r w:rsidDel="00000000" w:rsidR="00000000" w:rsidRPr="00000000">
              <w:rPr>
                <w:rtl w:val="0"/>
              </w:rPr>
              <w:t xml:space="preserve">4</w:t>
            </w:r>
          </w:p>
        </w:tc>
        <w:tc>
          <w:tcPr/>
          <w:p w:rsidR="00000000" w:rsidDel="00000000" w:rsidP="00000000" w:rsidRDefault="00000000" w:rsidRPr="00000000" w14:paraId="000000F9">
            <w:pPr>
              <w:rPr/>
            </w:pPr>
            <w:r w:rsidDel="00000000" w:rsidR="00000000" w:rsidRPr="00000000">
              <w:rPr>
                <w:rtl w:val="0"/>
              </w:rPr>
              <w:t xml:space="preserve">0x04</w:t>
            </w:r>
          </w:p>
        </w:tc>
        <w:tc>
          <w:tcPr/>
          <w:p w:rsidR="00000000" w:rsidDel="00000000" w:rsidP="00000000" w:rsidRDefault="00000000" w:rsidRPr="00000000" w14:paraId="000000FA">
            <w:pPr>
              <w:rPr/>
            </w:pPr>
            <w:r w:rsidDel="00000000" w:rsidR="00000000" w:rsidRPr="00000000">
              <w:rPr>
                <w:rtl w:val="0"/>
              </w:rPr>
              <w:t xml:space="preserve">READ_DS18B20_CONVERSION</w:t>
            </w:r>
          </w:p>
        </w:tc>
        <w:tc>
          <w:tcPr/>
          <w:p w:rsidR="00000000" w:rsidDel="00000000" w:rsidP="00000000" w:rsidRDefault="00000000" w:rsidRPr="00000000" w14:paraId="000000FB">
            <w:pPr>
              <w:rPr/>
            </w:pPr>
            <w:r w:rsidDel="00000000" w:rsidR="00000000" w:rsidRPr="00000000">
              <w:rPr>
                <w:rtl w:val="0"/>
              </w:rPr>
              <w:t xml:space="preserve">Lees de laatste temperatuur conversie waardes</w:t>
            </w:r>
          </w:p>
        </w:tc>
      </w:tr>
      <w:tr>
        <w:tc>
          <w:tcPr/>
          <w:p w:rsidR="00000000" w:rsidDel="00000000" w:rsidP="00000000" w:rsidRDefault="00000000" w:rsidRPr="00000000" w14:paraId="000000FC">
            <w:pPr>
              <w:rPr/>
            </w:pPr>
            <w:r w:rsidDel="00000000" w:rsidR="00000000" w:rsidRPr="00000000">
              <w:rPr>
                <w:rtl w:val="0"/>
              </w:rPr>
              <w:t xml:space="preserve">132</w:t>
            </w:r>
          </w:p>
        </w:tc>
        <w:tc>
          <w:tcPr/>
          <w:p w:rsidR="00000000" w:rsidDel="00000000" w:rsidP="00000000" w:rsidRDefault="00000000" w:rsidRPr="00000000" w14:paraId="000000FD">
            <w:pPr>
              <w:rPr/>
            </w:pPr>
            <w:r w:rsidDel="00000000" w:rsidR="00000000" w:rsidRPr="00000000">
              <w:rPr>
                <w:rtl w:val="0"/>
              </w:rPr>
              <w:t xml:space="preserve">0x84</w:t>
            </w:r>
          </w:p>
        </w:tc>
        <w:tc>
          <w:tcPr/>
          <w:p w:rsidR="00000000" w:rsidDel="00000000" w:rsidP="00000000" w:rsidRDefault="00000000" w:rsidRPr="00000000" w14:paraId="000000FE">
            <w:pPr>
              <w:rPr/>
            </w:pPr>
            <w:r w:rsidDel="00000000" w:rsidR="00000000" w:rsidRPr="00000000">
              <w:rPr>
                <w:rtl w:val="0"/>
              </w:rPr>
              <w:t xml:space="preserve">WRITE_DS18B20_CONVERSION</w:t>
            </w:r>
          </w:p>
        </w:tc>
        <w:tc>
          <w:tcPr/>
          <w:p w:rsidR="00000000" w:rsidDel="00000000" w:rsidP="00000000" w:rsidRDefault="00000000" w:rsidRPr="00000000" w14:paraId="000000FF">
            <w:pPr>
              <w:rPr/>
            </w:pPr>
            <w:r w:rsidDel="00000000" w:rsidR="00000000" w:rsidRPr="00000000">
              <w:rPr>
                <w:rtl w:val="0"/>
              </w:rPr>
              <w:t xml:space="preserve">Start een temperatuur conversie</w:t>
            </w:r>
          </w:p>
        </w:tc>
      </w:tr>
      <w:tr>
        <w:tc>
          <w:tcPr/>
          <w:p w:rsidR="00000000" w:rsidDel="00000000" w:rsidP="00000000" w:rsidRDefault="00000000" w:rsidRPr="00000000" w14:paraId="00000100">
            <w:pPr>
              <w:rPr/>
            </w:pPr>
            <w:r w:rsidDel="00000000" w:rsidR="00000000" w:rsidRPr="00000000">
              <w:rPr>
                <w:rtl w:val="0"/>
              </w:rPr>
              <w:t xml:space="preserve">5</w:t>
            </w:r>
          </w:p>
        </w:tc>
        <w:tc>
          <w:tcPr/>
          <w:p w:rsidR="00000000" w:rsidDel="00000000" w:rsidP="00000000" w:rsidRDefault="00000000" w:rsidRPr="00000000" w14:paraId="00000101">
            <w:pPr>
              <w:rPr/>
            </w:pPr>
            <w:r w:rsidDel="00000000" w:rsidR="00000000" w:rsidRPr="00000000">
              <w:rPr>
                <w:rtl w:val="0"/>
              </w:rPr>
              <w:t xml:space="preserve">0x05</w:t>
            </w:r>
          </w:p>
        </w:tc>
        <w:tc>
          <w:tcPr/>
          <w:p w:rsidR="00000000" w:rsidDel="00000000" w:rsidP="00000000" w:rsidRDefault="00000000" w:rsidRPr="00000000" w14:paraId="00000102">
            <w:pPr>
              <w:rPr/>
            </w:pPr>
            <w:r w:rsidDel="00000000" w:rsidR="00000000" w:rsidRPr="00000000">
              <w:rPr>
                <w:rtl w:val="0"/>
              </w:rPr>
              <w:t xml:space="preserve">READ_DS18B20_CONFIG</w:t>
            </w:r>
          </w:p>
        </w:tc>
        <w:tc>
          <w:tcPr/>
          <w:p w:rsidR="00000000" w:rsidDel="00000000" w:rsidP="00000000" w:rsidRDefault="00000000" w:rsidRPr="00000000" w14:paraId="00000103">
            <w:pPr>
              <w:rPr/>
            </w:pPr>
            <w:r w:rsidDel="00000000" w:rsidR="00000000" w:rsidRPr="00000000">
              <w:rPr>
                <w:rtl w:val="0"/>
              </w:rPr>
              <w:t xml:space="preserve">N.A.</w:t>
            </w:r>
          </w:p>
        </w:tc>
      </w:tr>
      <w:tr>
        <w:tc>
          <w:tcPr/>
          <w:p w:rsidR="00000000" w:rsidDel="00000000" w:rsidP="00000000" w:rsidRDefault="00000000" w:rsidRPr="00000000" w14:paraId="00000104">
            <w:pPr>
              <w:rPr/>
            </w:pPr>
            <w:r w:rsidDel="00000000" w:rsidR="00000000" w:rsidRPr="00000000">
              <w:rPr>
                <w:rtl w:val="0"/>
              </w:rPr>
              <w:t xml:space="preserve">6</w:t>
            </w:r>
          </w:p>
        </w:tc>
        <w:tc>
          <w:tcPr/>
          <w:p w:rsidR="00000000" w:rsidDel="00000000" w:rsidP="00000000" w:rsidRDefault="00000000" w:rsidRPr="00000000" w14:paraId="00000105">
            <w:pPr>
              <w:rPr/>
            </w:pPr>
            <w:r w:rsidDel="00000000" w:rsidR="00000000" w:rsidRPr="00000000">
              <w:rPr>
                <w:rtl w:val="0"/>
              </w:rPr>
              <w:t xml:space="preserve">0x06</w:t>
            </w:r>
          </w:p>
        </w:tc>
        <w:tc>
          <w:tcPr/>
          <w:p w:rsidR="00000000" w:rsidDel="00000000" w:rsidP="00000000" w:rsidRDefault="00000000" w:rsidRPr="00000000" w14:paraId="00000106">
            <w:pPr>
              <w:rPr/>
            </w:pPr>
            <w:r w:rsidDel="00000000" w:rsidR="00000000" w:rsidRPr="00000000">
              <w:rPr>
                <w:rtl w:val="0"/>
              </w:rPr>
              <w:t xml:space="preserve">BME280_CONFIG_READ</w:t>
            </w:r>
          </w:p>
        </w:tc>
        <w:tc>
          <w:tcPr/>
          <w:p w:rsidR="00000000" w:rsidDel="00000000" w:rsidP="00000000" w:rsidRDefault="00000000" w:rsidRPr="00000000" w14:paraId="00000107">
            <w:pPr>
              <w:rPr/>
            </w:pPr>
            <w:r w:rsidDel="00000000" w:rsidR="00000000" w:rsidRPr="00000000">
              <w:rPr>
                <w:rtl w:val="0"/>
              </w:rPr>
              <w:t xml:space="preserve">N.A.</w:t>
            </w:r>
          </w:p>
        </w:tc>
      </w:tr>
      <w:tr>
        <w:tc>
          <w:tcPr/>
          <w:p w:rsidR="00000000" w:rsidDel="00000000" w:rsidP="00000000" w:rsidRDefault="00000000" w:rsidRPr="00000000" w14:paraId="00000108">
            <w:pPr>
              <w:rPr/>
            </w:pPr>
            <w:r w:rsidDel="00000000" w:rsidR="00000000" w:rsidRPr="00000000">
              <w:rPr>
                <w:rtl w:val="0"/>
              </w:rPr>
              <w:t xml:space="preserve">7</w:t>
            </w:r>
          </w:p>
        </w:tc>
        <w:tc>
          <w:tcPr/>
          <w:p w:rsidR="00000000" w:rsidDel="00000000" w:rsidP="00000000" w:rsidRDefault="00000000" w:rsidRPr="00000000" w14:paraId="00000109">
            <w:pPr>
              <w:rPr/>
            </w:pPr>
            <w:r w:rsidDel="00000000" w:rsidR="00000000" w:rsidRPr="00000000">
              <w:rPr>
                <w:rtl w:val="0"/>
              </w:rPr>
              <w:t xml:space="preserve">0x07</w:t>
            </w:r>
          </w:p>
        </w:tc>
        <w:tc>
          <w:tcPr/>
          <w:p w:rsidR="00000000" w:rsidDel="00000000" w:rsidP="00000000" w:rsidRDefault="00000000" w:rsidRPr="00000000" w14:paraId="0000010A">
            <w:pPr>
              <w:rPr/>
            </w:pPr>
            <w:r w:rsidDel="00000000" w:rsidR="00000000" w:rsidRPr="00000000">
              <w:rPr>
                <w:rtl w:val="0"/>
              </w:rPr>
              <w:t xml:space="preserve">BME280_CONVERSION_READ</w:t>
            </w:r>
          </w:p>
        </w:tc>
        <w:tc>
          <w:tcPr/>
          <w:p w:rsidR="00000000" w:rsidDel="00000000" w:rsidP="00000000" w:rsidRDefault="00000000" w:rsidRPr="00000000" w14:paraId="0000010B">
            <w:pPr>
              <w:rPr/>
            </w:pPr>
            <w:r w:rsidDel="00000000" w:rsidR="00000000" w:rsidRPr="00000000">
              <w:rPr>
                <w:rtl w:val="0"/>
              </w:rPr>
              <w:t xml:space="preserve">Lees de laatste temperatuur, luchtvochtigheid en Barometrische druk conversie uit.</w:t>
            </w:r>
          </w:p>
        </w:tc>
      </w:tr>
      <w:tr>
        <w:tc>
          <w:tcPr/>
          <w:p w:rsidR="00000000" w:rsidDel="00000000" w:rsidP="00000000" w:rsidRDefault="00000000" w:rsidRPr="00000000" w14:paraId="0000010C">
            <w:pPr>
              <w:rPr/>
            </w:pPr>
            <w:r w:rsidDel="00000000" w:rsidR="00000000" w:rsidRPr="00000000">
              <w:rPr>
                <w:rtl w:val="0"/>
              </w:rPr>
              <w:t xml:space="preserve">135</w:t>
            </w:r>
          </w:p>
        </w:tc>
        <w:tc>
          <w:tcPr/>
          <w:p w:rsidR="00000000" w:rsidDel="00000000" w:rsidP="00000000" w:rsidRDefault="00000000" w:rsidRPr="00000000" w14:paraId="0000010D">
            <w:pPr>
              <w:rPr/>
            </w:pPr>
            <w:r w:rsidDel="00000000" w:rsidR="00000000" w:rsidRPr="00000000">
              <w:rPr>
                <w:rtl w:val="0"/>
              </w:rPr>
              <w:t xml:space="preserve">0x87</w:t>
            </w:r>
          </w:p>
        </w:tc>
        <w:tc>
          <w:tcPr/>
          <w:p w:rsidR="00000000" w:rsidDel="00000000" w:rsidP="00000000" w:rsidRDefault="00000000" w:rsidRPr="00000000" w14:paraId="0000010E">
            <w:pPr>
              <w:rPr/>
            </w:pPr>
            <w:r w:rsidDel="00000000" w:rsidR="00000000" w:rsidRPr="00000000">
              <w:rPr>
                <w:rtl w:val="0"/>
              </w:rPr>
              <w:t xml:space="preserve">BME280_CONVERSION_START</w:t>
            </w:r>
          </w:p>
        </w:tc>
        <w:tc>
          <w:tcPr/>
          <w:p w:rsidR="00000000" w:rsidDel="00000000" w:rsidP="00000000" w:rsidRDefault="00000000" w:rsidRPr="00000000" w14:paraId="0000010F">
            <w:pPr>
              <w:rPr/>
            </w:pPr>
            <w:r w:rsidDel="00000000" w:rsidR="00000000" w:rsidRPr="00000000">
              <w:rPr>
                <w:rtl w:val="0"/>
              </w:rPr>
              <w:t xml:space="preserve">Start een temperatuur, luchtvochtigheid en Barometrische druk conversie.</w:t>
            </w:r>
          </w:p>
        </w:tc>
      </w:tr>
      <w:tr>
        <w:tc>
          <w:tcPr/>
          <w:p w:rsidR="00000000" w:rsidDel="00000000" w:rsidP="00000000" w:rsidRDefault="00000000" w:rsidRPr="00000000" w14:paraId="00000110">
            <w:pPr>
              <w:rPr/>
            </w:pPr>
            <w:r w:rsidDel="00000000" w:rsidR="00000000" w:rsidRPr="00000000">
              <w:rPr>
                <w:rtl w:val="0"/>
              </w:rPr>
              <w:t xml:space="preserve">8</w:t>
            </w:r>
          </w:p>
        </w:tc>
        <w:tc>
          <w:tcPr/>
          <w:p w:rsidR="00000000" w:rsidDel="00000000" w:rsidP="00000000" w:rsidRDefault="00000000" w:rsidRPr="00000000" w14:paraId="00000111">
            <w:pPr>
              <w:rPr/>
            </w:pPr>
            <w:r w:rsidDel="00000000" w:rsidR="00000000" w:rsidRPr="00000000">
              <w:rPr>
                <w:rtl w:val="0"/>
              </w:rPr>
              <w:t xml:space="preserve">0x08</w:t>
            </w:r>
          </w:p>
        </w:tc>
        <w:tc>
          <w:tcPr/>
          <w:p w:rsidR="00000000" w:rsidDel="00000000" w:rsidP="00000000" w:rsidRDefault="00000000" w:rsidRPr="00000000" w14:paraId="00000112">
            <w:pPr>
              <w:rPr/>
            </w:pPr>
            <w:r w:rsidDel="00000000" w:rsidR="00000000" w:rsidRPr="00000000">
              <w:rPr>
                <w:rtl w:val="0"/>
              </w:rPr>
              <w:t xml:space="preserve">READ_BME280_I2C</w:t>
            </w:r>
          </w:p>
        </w:tc>
        <w:tc>
          <w:tcPr/>
          <w:p w:rsidR="00000000" w:rsidDel="00000000" w:rsidP="00000000" w:rsidRDefault="00000000" w:rsidRPr="00000000" w14:paraId="00000113">
            <w:pPr>
              <w:rPr/>
            </w:pPr>
            <w:r w:rsidDel="00000000" w:rsidR="00000000" w:rsidRPr="00000000">
              <w:rPr>
                <w:rtl w:val="0"/>
              </w:rPr>
              <w:t xml:space="preserve">N.A.</w:t>
            </w:r>
          </w:p>
        </w:tc>
      </w:tr>
      <w:tr>
        <w:tc>
          <w:tcPr/>
          <w:p w:rsidR="00000000" w:rsidDel="00000000" w:rsidP="00000000" w:rsidRDefault="00000000" w:rsidRPr="00000000" w14:paraId="00000114">
            <w:pPr>
              <w:rPr/>
            </w:pPr>
            <w:r w:rsidDel="00000000" w:rsidR="00000000" w:rsidRPr="00000000">
              <w:rPr>
                <w:rtl w:val="0"/>
              </w:rPr>
              <w:t xml:space="preserve">9</w:t>
            </w:r>
          </w:p>
        </w:tc>
        <w:tc>
          <w:tcPr/>
          <w:p w:rsidR="00000000" w:rsidDel="00000000" w:rsidP="00000000" w:rsidRDefault="00000000" w:rsidRPr="00000000" w14:paraId="00000115">
            <w:pPr>
              <w:rPr/>
            </w:pPr>
            <w:r w:rsidDel="00000000" w:rsidR="00000000" w:rsidRPr="00000000">
              <w:rPr>
                <w:rtl w:val="0"/>
              </w:rPr>
              <w:t xml:space="preserve">0x09</w:t>
            </w:r>
          </w:p>
        </w:tc>
        <w:tc>
          <w:tcPr/>
          <w:p w:rsidR="00000000" w:rsidDel="00000000" w:rsidP="00000000" w:rsidRDefault="00000000" w:rsidRPr="00000000" w14:paraId="00000116">
            <w:pPr>
              <w:rPr/>
            </w:pPr>
            <w:r w:rsidDel="00000000" w:rsidR="00000000" w:rsidRPr="00000000">
              <w:rPr>
                <w:rtl w:val="0"/>
              </w:rPr>
              <w:t xml:space="preserve">READ_HX711_STATE</w:t>
            </w:r>
          </w:p>
        </w:tc>
        <w:tc>
          <w:tcPr/>
          <w:p w:rsidR="00000000" w:rsidDel="00000000" w:rsidP="00000000" w:rsidRDefault="00000000" w:rsidRPr="00000000" w14:paraId="00000117">
            <w:pPr>
              <w:rPr/>
            </w:pPr>
            <w:r w:rsidDel="00000000" w:rsidR="00000000" w:rsidRPr="00000000">
              <w:rPr>
                <w:rtl w:val="0"/>
              </w:rPr>
              <w:t xml:space="preserve">Lees de HX711 conversie kanalen en aantal metingen per kanaal waarvan een gemiddelde wordt berekend</w:t>
            </w:r>
          </w:p>
        </w:tc>
      </w:tr>
      <w:tr>
        <w:tc>
          <w:tcPr/>
          <w:p w:rsidR="00000000" w:rsidDel="00000000" w:rsidP="00000000" w:rsidRDefault="00000000" w:rsidRPr="00000000" w14:paraId="00000118">
            <w:pPr>
              <w:rPr/>
            </w:pPr>
            <w:r w:rsidDel="00000000" w:rsidR="00000000" w:rsidRPr="00000000">
              <w:rPr>
                <w:rtl w:val="0"/>
              </w:rPr>
              <w:t xml:space="preserve">137</w:t>
            </w:r>
          </w:p>
        </w:tc>
        <w:tc>
          <w:tcPr/>
          <w:p w:rsidR="00000000" w:rsidDel="00000000" w:rsidP="00000000" w:rsidRDefault="00000000" w:rsidRPr="00000000" w14:paraId="00000119">
            <w:pPr>
              <w:rPr/>
            </w:pPr>
            <w:r w:rsidDel="00000000" w:rsidR="00000000" w:rsidRPr="00000000">
              <w:rPr>
                <w:rtl w:val="0"/>
              </w:rPr>
              <w:t xml:space="preserve">0x89</w:t>
            </w:r>
          </w:p>
        </w:tc>
        <w:tc>
          <w:tcPr/>
          <w:p w:rsidR="00000000" w:rsidDel="00000000" w:rsidP="00000000" w:rsidRDefault="00000000" w:rsidRPr="00000000" w14:paraId="0000011A">
            <w:pPr>
              <w:rPr/>
            </w:pPr>
            <w:r w:rsidDel="00000000" w:rsidR="00000000" w:rsidRPr="00000000">
              <w:rPr>
                <w:rtl w:val="0"/>
              </w:rPr>
              <w:t xml:space="preserve">WRITE_HX711_STATE</w:t>
            </w:r>
          </w:p>
        </w:tc>
        <w:tc>
          <w:tcPr/>
          <w:p w:rsidR="00000000" w:rsidDel="00000000" w:rsidP="00000000" w:rsidRDefault="00000000" w:rsidRPr="00000000" w14:paraId="0000011B">
            <w:pPr>
              <w:rPr/>
            </w:pPr>
            <w:r w:rsidDel="00000000" w:rsidR="00000000" w:rsidRPr="00000000">
              <w:rPr>
                <w:rtl w:val="0"/>
              </w:rPr>
              <w:t xml:space="preserve">Stel de conversie kanalen en aantal metingen per kanaal waarvan een gemiddelde wordt berekend in.</w:t>
            </w:r>
          </w:p>
        </w:tc>
      </w:tr>
      <w:tr>
        <w:tc>
          <w:tcPr/>
          <w:p w:rsidR="00000000" w:rsidDel="00000000" w:rsidP="00000000" w:rsidRDefault="00000000" w:rsidRPr="00000000" w14:paraId="0000011C">
            <w:pPr>
              <w:rPr/>
            </w:pPr>
            <w:r w:rsidDel="00000000" w:rsidR="00000000" w:rsidRPr="00000000">
              <w:rPr>
                <w:rtl w:val="0"/>
              </w:rPr>
              <w:t xml:space="preserve">10</w:t>
            </w:r>
          </w:p>
        </w:tc>
        <w:tc>
          <w:tcPr/>
          <w:p w:rsidR="00000000" w:rsidDel="00000000" w:rsidP="00000000" w:rsidRDefault="00000000" w:rsidRPr="00000000" w14:paraId="0000011D">
            <w:pPr>
              <w:rPr/>
            </w:pPr>
            <w:r w:rsidDel="00000000" w:rsidR="00000000" w:rsidRPr="00000000">
              <w:rPr>
                <w:rtl w:val="0"/>
              </w:rPr>
              <w:t xml:space="preserve">0x0A</w:t>
            </w:r>
          </w:p>
        </w:tc>
        <w:tc>
          <w:tcPr/>
          <w:p w:rsidR="00000000" w:rsidDel="00000000" w:rsidP="00000000" w:rsidRDefault="00000000" w:rsidRPr="00000000" w14:paraId="0000011E">
            <w:pPr>
              <w:rPr/>
            </w:pPr>
            <w:r w:rsidDel="00000000" w:rsidR="00000000" w:rsidRPr="00000000">
              <w:rPr>
                <w:rtl w:val="0"/>
              </w:rPr>
              <w:t xml:space="preserve">READ_HX711_CONVERSION</w:t>
            </w:r>
          </w:p>
        </w:tc>
        <w:tc>
          <w:tcPr/>
          <w:p w:rsidR="00000000" w:rsidDel="00000000" w:rsidP="00000000" w:rsidRDefault="00000000" w:rsidRPr="00000000" w14:paraId="0000011F">
            <w:pPr>
              <w:rPr/>
            </w:pPr>
            <w:r w:rsidDel="00000000" w:rsidR="00000000" w:rsidRPr="00000000">
              <w:rPr>
                <w:rtl w:val="0"/>
              </w:rPr>
              <w:t xml:space="preserve">Lees het laatste meet resultaat</w:t>
            </w:r>
          </w:p>
        </w:tc>
      </w:tr>
      <w:tr>
        <w:tc>
          <w:tcPr/>
          <w:p w:rsidR="00000000" w:rsidDel="00000000" w:rsidP="00000000" w:rsidRDefault="00000000" w:rsidRPr="00000000" w14:paraId="00000120">
            <w:pPr>
              <w:rPr/>
            </w:pPr>
            <w:r w:rsidDel="00000000" w:rsidR="00000000" w:rsidRPr="00000000">
              <w:rPr>
                <w:rtl w:val="0"/>
              </w:rPr>
              <w:t xml:space="preserve">138</w:t>
            </w:r>
          </w:p>
        </w:tc>
        <w:tc>
          <w:tcPr/>
          <w:p w:rsidR="00000000" w:rsidDel="00000000" w:rsidP="00000000" w:rsidRDefault="00000000" w:rsidRPr="00000000" w14:paraId="00000121">
            <w:pPr>
              <w:rPr/>
            </w:pPr>
            <w:r w:rsidDel="00000000" w:rsidR="00000000" w:rsidRPr="00000000">
              <w:rPr>
                <w:rtl w:val="0"/>
              </w:rPr>
              <w:t xml:space="preserve">0x8A</w:t>
            </w:r>
          </w:p>
        </w:tc>
        <w:tc>
          <w:tcPr/>
          <w:p w:rsidR="00000000" w:rsidDel="00000000" w:rsidP="00000000" w:rsidRDefault="00000000" w:rsidRPr="00000000" w14:paraId="00000122">
            <w:pPr>
              <w:rPr/>
            </w:pPr>
            <w:r w:rsidDel="00000000" w:rsidR="00000000" w:rsidRPr="00000000">
              <w:rPr>
                <w:rtl w:val="0"/>
              </w:rPr>
              <w:t xml:space="preserve">WRITE_HX711_CONVERSION</w:t>
            </w:r>
          </w:p>
        </w:tc>
        <w:tc>
          <w:tcPr/>
          <w:p w:rsidR="00000000" w:rsidDel="00000000" w:rsidP="00000000" w:rsidRDefault="00000000" w:rsidRPr="00000000" w14:paraId="00000123">
            <w:pPr>
              <w:rPr/>
            </w:pPr>
            <w:r w:rsidDel="00000000" w:rsidR="00000000" w:rsidRPr="00000000">
              <w:rPr>
                <w:rtl w:val="0"/>
              </w:rPr>
              <w:t xml:space="preserve">Start een nieuwe meting op een kanaal</w:t>
            </w:r>
          </w:p>
        </w:tc>
      </w:tr>
      <w:tr>
        <w:tc>
          <w:tcPr/>
          <w:p w:rsidR="00000000" w:rsidDel="00000000" w:rsidP="00000000" w:rsidRDefault="00000000" w:rsidRPr="00000000" w14:paraId="00000124">
            <w:pPr>
              <w:rPr/>
            </w:pPr>
            <w:r w:rsidDel="00000000" w:rsidR="00000000" w:rsidRPr="00000000">
              <w:rPr>
                <w:rtl w:val="0"/>
              </w:rPr>
              <w:t xml:space="preserve">11</w:t>
            </w:r>
          </w:p>
        </w:tc>
        <w:tc>
          <w:tcPr/>
          <w:p w:rsidR="00000000" w:rsidDel="00000000" w:rsidP="00000000" w:rsidRDefault="00000000" w:rsidRPr="00000000" w14:paraId="00000125">
            <w:pPr>
              <w:rPr/>
            </w:pPr>
            <w:r w:rsidDel="00000000" w:rsidR="00000000" w:rsidRPr="00000000">
              <w:rPr>
                <w:rtl w:val="0"/>
              </w:rPr>
              <w:t xml:space="preserve">0x0B</w:t>
            </w:r>
          </w:p>
        </w:tc>
        <w:tc>
          <w:tcPr/>
          <w:p w:rsidR="00000000" w:rsidDel="00000000" w:rsidP="00000000" w:rsidRDefault="00000000" w:rsidRPr="00000000" w14:paraId="00000126">
            <w:pPr>
              <w:rPr/>
            </w:pPr>
            <w:r w:rsidDel="00000000" w:rsidR="00000000" w:rsidRPr="00000000">
              <w:rPr>
                <w:rtl w:val="0"/>
              </w:rPr>
              <w:t xml:space="preserve">READ_AUDIO_ADC_CONFIG</w:t>
            </w:r>
          </w:p>
        </w:tc>
        <w:tc>
          <w:tcPr/>
          <w:p w:rsidR="00000000" w:rsidDel="00000000" w:rsidP="00000000" w:rsidRDefault="00000000" w:rsidRPr="00000000" w14:paraId="00000127">
            <w:pPr>
              <w:rPr/>
            </w:pPr>
            <w:r w:rsidDel="00000000" w:rsidR="00000000" w:rsidRPr="00000000">
              <w:rPr>
                <w:rtl w:val="0"/>
              </w:rPr>
              <w:t xml:space="preserve">Lees het audiokanaal, de versterking, het volume en de FFT instellingen uit.</w:t>
            </w:r>
          </w:p>
        </w:tc>
      </w:tr>
      <w:tr>
        <w:tc>
          <w:tcPr/>
          <w:p w:rsidR="00000000" w:rsidDel="00000000" w:rsidP="00000000" w:rsidRDefault="00000000" w:rsidRPr="00000000" w14:paraId="00000128">
            <w:pPr>
              <w:rPr/>
            </w:pPr>
            <w:r w:rsidDel="00000000" w:rsidR="00000000" w:rsidRPr="00000000">
              <w:rPr>
                <w:rtl w:val="0"/>
              </w:rPr>
              <w:t xml:space="preserve">139</w:t>
            </w:r>
          </w:p>
        </w:tc>
        <w:tc>
          <w:tcPr/>
          <w:p w:rsidR="00000000" w:rsidDel="00000000" w:rsidP="00000000" w:rsidRDefault="00000000" w:rsidRPr="00000000" w14:paraId="00000129">
            <w:pPr>
              <w:rPr/>
            </w:pPr>
            <w:r w:rsidDel="00000000" w:rsidR="00000000" w:rsidRPr="00000000">
              <w:rPr>
                <w:rtl w:val="0"/>
              </w:rPr>
              <w:t xml:space="preserve">0x8B</w:t>
            </w:r>
          </w:p>
        </w:tc>
        <w:tc>
          <w:tcPr/>
          <w:p w:rsidR="00000000" w:rsidDel="00000000" w:rsidP="00000000" w:rsidRDefault="00000000" w:rsidRPr="00000000" w14:paraId="0000012A">
            <w:pPr>
              <w:rPr/>
            </w:pPr>
            <w:r w:rsidDel="00000000" w:rsidR="00000000" w:rsidRPr="00000000">
              <w:rPr>
                <w:rtl w:val="0"/>
              </w:rPr>
              <w:t xml:space="preserve">WRITE_AUDIO_ADC_CONFIG</w:t>
            </w:r>
          </w:p>
        </w:tc>
        <w:tc>
          <w:tcPr/>
          <w:p w:rsidR="00000000" w:rsidDel="00000000" w:rsidP="00000000" w:rsidRDefault="00000000" w:rsidRPr="00000000" w14:paraId="0000012B">
            <w:pPr>
              <w:rPr/>
            </w:pPr>
            <w:r w:rsidDel="00000000" w:rsidR="00000000" w:rsidRPr="00000000">
              <w:rPr>
                <w:rtl w:val="0"/>
              </w:rPr>
              <w:t xml:space="preserve">Stel het audio kanaal, de versterking, het volume en de FFT instellingen in.</w:t>
            </w:r>
          </w:p>
        </w:tc>
      </w:tr>
      <w:tr>
        <w:tc>
          <w:tcPr/>
          <w:p w:rsidR="00000000" w:rsidDel="00000000" w:rsidP="00000000" w:rsidRDefault="00000000" w:rsidRPr="00000000" w14:paraId="0000012C">
            <w:pPr>
              <w:rPr/>
            </w:pPr>
            <w:r w:rsidDel="00000000" w:rsidR="00000000" w:rsidRPr="00000000">
              <w:rPr>
                <w:rtl w:val="0"/>
              </w:rPr>
              <w:t xml:space="preserve">12</w:t>
            </w:r>
          </w:p>
        </w:tc>
        <w:tc>
          <w:tcPr/>
          <w:p w:rsidR="00000000" w:rsidDel="00000000" w:rsidP="00000000" w:rsidRDefault="00000000" w:rsidRPr="00000000" w14:paraId="0000012D">
            <w:pPr>
              <w:rPr/>
            </w:pPr>
            <w:r w:rsidDel="00000000" w:rsidR="00000000" w:rsidRPr="00000000">
              <w:rPr>
                <w:rtl w:val="0"/>
              </w:rPr>
              <w:t xml:space="preserve">0x0C</w:t>
            </w:r>
          </w:p>
        </w:tc>
        <w:tc>
          <w:tcPr/>
          <w:p w:rsidR="00000000" w:rsidDel="00000000" w:rsidP="00000000" w:rsidRDefault="00000000" w:rsidRPr="00000000" w14:paraId="0000012E">
            <w:pPr>
              <w:rPr/>
            </w:pPr>
            <w:r w:rsidDel="00000000" w:rsidR="00000000" w:rsidRPr="00000000">
              <w:rPr>
                <w:rtl w:val="0"/>
              </w:rPr>
              <w:t xml:space="preserve">READ_AUDIO_ADC_CONVERSION</w:t>
            </w:r>
          </w:p>
        </w:tc>
        <w:tc>
          <w:tcPr/>
          <w:p w:rsidR="00000000" w:rsidDel="00000000" w:rsidP="00000000" w:rsidRDefault="00000000" w:rsidRPr="00000000" w14:paraId="0000012F">
            <w:pPr>
              <w:rPr/>
            </w:pPr>
            <w:r w:rsidDel="00000000" w:rsidR="00000000" w:rsidRPr="00000000">
              <w:rPr>
                <w:rtl w:val="0"/>
              </w:rPr>
              <w:t xml:space="preserve">Lees de laatste Audio ADC conversie uit.</w:t>
            </w:r>
          </w:p>
        </w:tc>
      </w:tr>
      <w:tr>
        <w:tc>
          <w:tcPr/>
          <w:p w:rsidR="00000000" w:rsidDel="00000000" w:rsidP="00000000" w:rsidRDefault="00000000" w:rsidRPr="00000000" w14:paraId="00000130">
            <w:pPr>
              <w:rPr/>
            </w:pPr>
            <w:r w:rsidDel="00000000" w:rsidR="00000000" w:rsidRPr="00000000">
              <w:rPr>
                <w:rtl w:val="0"/>
              </w:rPr>
              <w:t xml:space="preserve">13</w:t>
            </w:r>
          </w:p>
        </w:tc>
        <w:tc>
          <w:tcPr/>
          <w:p w:rsidR="00000000" w:rsidDel="00000000" w:rsidP="00000000" w:rsidRDefault="00000000" w:rsidRPr="00000000" w14:paraId="00000131">
            <w:pPr>
              <w:rPr/>
            </w:pPr>
            <w:r w:rsidDel="00000000" w:rsidR="00000000" w:rsidRPr="00000000">
              <w:rPr>
                <w:rtl w:val="0"/>
              </w:rPr>
              <w:t xml:space="preserve">0x0D</w:t>
            </w:r>
          </w:p>
        </w:tc>
        <w:tc>
          <w:tcPr/>
          <w:p w:rsidR="00000000" w:rsidDel="00000000" w:rsidP="00000000" w:rsidRDefault="00000000" w:rsidRPr="00000000" w14:paraId="00000132">
            <w:pPr>
              <w:rPr/>
            </w:pPr>
            <w:r w:rsidDel="00000000" w:rsidR="00000000" w:rsidRPr="00000000">
              <w:rPr>
                <w:rtl w:val="0"/>
              </w:rPr>
              <w:t xml:space="preserve">START_AUDIO_ADC_CONVERSION</w:t>
            </w:r>
          </w:p>
        </w:tc>
        <w:tc>
          <w:tcPr/>
          <w:p w:rsidR="00000000" w:rsidDel="00000000" w:rsidP="00000000" w:rsidRDefault="00000000" w:rsidRPr="00000000" w14:paraId="00000133">
            <w:pPr>
              <w:rPr/>
            </w:pPr>
            <w:r w:rsidDel="00000000" w:rsidR="00000000" w:rsidRPr="00000000">
              <w:rPr>
                <w:rtl w:val="0"/>
              </w:rPr>
              <w:t xml:space="preserve">Start een Audio ADC conversie met FFT berekening.</w:t>
            </w:r>
          </w:p>
        </w:tc>
      </w:tr>
      <w:tr>
        <w:tc>
          <w:tcPr/>
          <w:p w:rsidR="00000000" w:rsidDel="00000000" w:rsidP="00000000" w:rsidRDefault="00000000" w:rsidRPr="00000000" w14:paraId="00000134">
            <w:pPr>
              <w:rPr/>
            </w:pPr>
            <w:r w:rsidDel="00000000" w:rsidR="00000000" w:rsidRPr="00000000">
              <w:rPr>
                <w:rtl w:val="0"/>
              </w:rPr>
              <w:t xml:space="preserve">14</w:t>
            </w:r>
          </w:p>
        </w:tc>
        <w:tc>
          <w:tcPr/>
          <w:p w:rsidR="00000000" w:rsidDel="00000000" w:rsidP="00000000" w:rsidRDefault="00000000" w:rsidRPr="00000000" w14:paraId="00000135">
            <w:pPr>
              <w:rPr/>
            </w:pPr>
            <w:r w:rsidDel="00000000" w:rsidR="00000000" w:rsidRPr="00000000">
              <w:rPr>
                <w:rtl w:val="0"/>
              </w:rPr>
              <w:t xml:space="preserve">0x0E</w:t>
            </w:r>
          </w:p>
        </w:tc>
        <w:tc>
          <w:tcPr/>
          <w:p w:rsidR="00000000" w:rsidDel="00000000" w:rsidP="00000000" w:rsidRDefault="00000000" w:rsidRPr="00000000" w14:paraId="00000136">
            <w:pPr>
              <w:rPr/>
            </w:pPr>
            <w:r w:rsidDel="00000000" w:rsidR="00000000" w:rsidRPr="00000000">
              <w:rPr>
                <w:rtl w:val="0"/>
              </w:rPr>
              <w:t xml:space="preserve">READ_ATECC_READ_ID</w:t>
            </w:r>
          </w:p>
        </w:tc>
        <w:tc>
          <w:tcPr/>
          <w:p w:rsidR="00000000" w:rsidDel="00000000" w:rsidP="00000000" w:rsidRDefault="00000000" w:rsidRPr="00000000" w14:paraId="00000137">
            <w:pPr>
              <w:rPr/>
            </w:pPr>
            <w:r w:rsidDel="00000000" w:rsidR="00000000" w:rsidRPr="00000000">
              <w:rPr>
                <w:rtl w:val="0"/>
              </w:rPr>
              <w:t xml:space="preserve">Leest de ATECC ID uit het flash.</w:t>
            </w:r>
          </w:p>
        </w:tc>
      </w:tr>
      <w:tr>
        <w:tc>
          <w:tcPr/>
          <w:p w:rsidR="00000000" w:rsidDel="00000000" w:rsidP="00000000" w:rsidRDefault="00000000" w:rsidRPr="00000000" w14:paraId="00000138">
            <w:pPr>
              <w:rPr/>
            </w:pPr>
            <w:r w:rsidDel="00000000" w:rsidR="00000000" w:rsidRPr="00000000">
              <w:rPr>
                <w:rtl w:val="0"/>
              </w:rPr>
              <w:t xml:space="preserve">15</w:t>
            </w:r>
          </w:p>
        </w:tc>
        <w:tc>
          <w:tcPr/>
          <w:p w:rsidR="00000000" w:rsidDel="00000000" w:rsidP="00000000" w:rsidRDefault="00000000" w:rsidRPr="00000000" w14:paraId="00000139">
            <w:pPr>
              <w:rPr/>
            </w:pPr>
            <w:r w:rsidDel="00000000" w:rsidR="00000000" w:rsidRPr="00000000">
              <w:rPr>
                <w:rtl w:val="0"/>
              </w:rPr>
              <w:t xml:space="preserve">0x0F</w:t>
            </w:r>
          </w:p>
        </w:tc>
        <w:tc>
          <w:tcPr/>
          <w:p w:rsidR="00000000" w:rsidDel="00000000" w:rsidP="00000000" w:rsidRDefault="00000000" w:rsidRPr="00000000" w14:paraId="0000013A">
            <w:pPr>
              <w:rPr/>
            </w:pPr>
            <w:r w:rsidDel="00000000" w:rsidR="00000000" w:rsidRPr="00000000">
              <w:rPr>
                <w:rtl w:val="0"/>
              </w:rPr>
              <w:t xml:space="preserve">READ_ATECC_I2C</w:t>
            </w:r>
          </w:p>
        </w:tc>
        <w:tc>
          <w:tcPr/>
          <w:p w:rsidR="00000000" w:rsidDel="00000000" w:rsidP="00000000" w:rsidRDefault="00000000" w:rsidRPr="00000000" w14:paraId="0000013B">
            <w:pPr>
              <w:rPr/>
            </w:pPr>
            <w:r w:rsidDel="00000000" w:rsidR="00000000" w:rsidRPr="00000000">
              <w:rPr>
                <w:rtl w:val="0"/>
              </w:rPr>
              <w:t xml:space="preserve">N.A.</w:t>
            </w:r>
          </w:p>
        </w:tc>
      </w:tr>
      <w:tr>
        <w:tc>
          <w:tcPr/>
          <w:p w:rsidR="00000000" w:rsidDel="00000000" w:rsidP="00000000" w:rsidRDefault="00000000" w:rsidRPr="00000000" w14:paraId="0000013C">
            <w:pPr>
              <w:rPr/>
            </w:pPr>
            <w:r w:rsidDel="00000000" w:rsidR="00000000" w:rsidRPr="00000000">
              <w:rPr>
                <w:rtl w:val="0"/>
              </w:rPr>
              <w:t xml:space="preserve">16</w:t>
            </w:r>
          </w:p>
        </w:tc>
        <w:tc>
          <w:tcPr/>
          <w:p w:rsidR="00000000" w:rsidDel="00000000" w:rsidP="00000000" w:rsidRDefault="00000000" w:rsidRPr="00000000" w14:paraId="0000013D">
            <w:pPr>
              <w:rPr/>
            </w:pPr>
            <w:r w:rsidDel="00000000" w:rsidR="00000000" w:rsidRPr="00000000">
              <w:rPr>
                <w:rtl w:val="0"/>
              </w:rPr>
              <w:t xml:space="preserve">0x10</w:t>
            </w:r>
          </w:p>
        </w:tc>
        <w:tc>
          <w:tcPr/>
          <w:p w:rsidR="00000000" w:rsidDel="00000000" w:rsidP="00000000" w:rsidRDefault="00000000" w:rsidRPr="00000000" w14:paraId="0000013E">
            <w:pPr>
              <w:rPr/>
            </w:pPr>
            <w:r w:rsidDel="00000000" w:rsidR="00000000" w:rsidRPr="00000000">
              <w:rPr>
                <w:rtl w:val="0"/>
              </w:rPr>
              <w:t xml:space="preserve">READ_BUZZER_STATE</w:t>
            </w:r>
          </w:p>
        </w:tc>
        <w:tc>
          <w:tcPr/>
          <w:p w:rsidR="00000000" w:rsidDel="00000000" w:rsidP="00000000" w:rsidRDefault="00000000" w:rsidRPr="00000000" w14:paraId="0000013F">
            <w:pPr>
              <w:rPr/>
            </w:pPr>
            <w:r w:rsidDel="00000000" w:rsidR="00000000" w:rsidRPr="00000000">
              <w:rPr>
                <w:rtl w:val="0"/>
              </w:rPr>
              <w:t xml:space="preserve">N.A.</w:t>
            </w:r>
          </w:p>
        </w:tc>
      </w:tr>
      <w:tr>
        <w:tc>
          <w:tcPr/>
          <w:p w:rsidR="00000000" w:rsidDel="00000000" w:rsidP="00000000" w:rsidRDefault="00000000" w:rsidRPr="00000000" w14:paraId="00000140">
            <w:pPr>
              <w:rPr/>
            </w:pPr>
            <w:r w:rsidDel="00000000" w:rsidR="00000000" w:rsidRPr="00000000">
              <w:rPr>
                <w:rtl w:val="0"/>
              </w:rPr>
              <w:t xml:space="preserve">17</w:t>
            </w:r>
          </w:p>
        </w:tc>
        <w:tc>
          <w:tcPr/>
          <w:p w:rsidR="00000000" w:rsidDel="00000000" w:rsidP="00000000" w:rsidRDefault="00000000" w:rsidRPr="00000000" w14:paraId="00000141">
            <w:pPr>
              <w:rPr/>
            </w:pPr>
            <w:r w:rsidDel="00000000" w:rsidR="00000000" w:rsidRPr="00000000">
              <w:rPr>
                <w:rtl w:val="0"/>
              </w:rPr>
              <w:t xml:space="preserve">0x91</w:t>
            </w:r>
          </w:p>
        </w:tc>
        <w:tc>
          <w:tcPr/>
          <w:p w:rsidR="00000000" w:rsidDel="00000000" w:rsidP="00000000" w:rsidRDefault="00000000" w:rsidRPr="00000000" w14:paraId="00000142">
            <w:pPr>
              <w:rPr/>
            </w:pPr>
            <w:r w:rsidDel="00000000" w:rsidR="00000000" w:rsidRPr="00000000">
              <w:rPr>
                <w:rtl w:val="0"/>
              </w:rPr>
              <w:t xml:space="preserve">WRITE_BUZZER_DEFAULT_TUNE</w:t>
            </w:r>
          </w:p>
        </w:tc>
        <w:tc>
          <w:tcPr/>
          <w:p w:rsidR="00000000" w:rsidDel="00000000" w:rsidP="00000000" w:rsidRDefault="00000000" w:rsidRPr="00000000" w14:paraId="00000143">
            <w:pPr>
              <w:rPr/>
            </w:pPr>
            <w:r w:rsidDel="00000000" w:rsidR="00000000" w:rsidRPr="00000000">
              <w:rPr>
                <w:rtl w:val="0"/>
              </w:rPr>
              <w:t xml:space="preserve">Speelt een standaard buzzer tune aan de hand van de opgegeven index waarde</w:t>
            </w:r>
          </w:p>
        </w:tc>
      </w:tr>
      <w:tr>
        <w:tc>
          <w:tcPr/>
          <w:p w:rsidR="00000000" w:rsidDel="00000000" w:rsidP="00000000" w:rsidRDefault="00000000" w:rsidRPr="00000000" w14:paraId="00000144">
            <w:pPr>
              <w:rPr/>
            </w:pPr>
            <w:r w:rsidDel="00000000" w:rsidR="00000000" w:rsidRPr="00000000">
              <w:rPr>
                <w:rtl w:val="0"/>
              </w:rPr>
              <w:t xml:space="preserve">18</w:t>
            </w:r>
          </w:p>
        </w:tc>
        <w:tc>
          <w:tcPr/>
          <w:p w:rsidR="00000000" w:rsidDel="00000000" w:rsidP="00000000" w:rsidRDefault="00000000" w:rsidRPr="00000000" w14:paraId="00000145">
            <w:pPr>
              <w:rPr/>
            </w:pPr>
            <w:r w:rsidDel="00000000" w:rsidR="00000000" w:rsidRPr="00000000">
              <w:rPr>
                <w:rtl w:val="0"/>
              </w:rPr>
              <w:t xml:space="preserve">0x92</w:t>
            </w:r>
          </w:p>
        </w:tc>
        <w:tc>
          <w:tcPr/>
          <w:p w:rsidR="00000000" w:rsidDel="00000000" w:rsidP="00000000" w:rsidRDefault="00000000" w:rsidRPr="00000000" w14:paraId="00000146">
            <w:pPr>
              <w:rPr/>
            </w:pPr>
            <w:r w:rsidDel="00000000" w:rsidR="00000000" w:rsidRPr="00000000">
              <w:rPr>
                <w:rtl w:val="0"/>
              </w:rPr>
              <w:t xml:space="preserve">WRITE_BUZZER_CUSTOM_TUNE</w:t>
            </w:r>
          </w:p>
        </w:tc>
        <w:tc>
          <w:tcPr/>
          <w:p w:rsidR="00000000" w:rsidDel="00000000" w:rsidP="00000000" w:rsidRDefault="00000000" w:rsidRPr="00000000" w14:paraId="00000147">
            <w:pPr>
              <w:rPr/>
            </w:pPr>
            <w:r w:rsidDel="00000000" w:rsidR="00000000" w:rsidRPr="00000000">
              <w:rPr>
                <w:rtl w:val="0"/>
              </w:rPr>
              <w:t xml:space="preserve">Speelt een buzzer tune af met de opgegeven aan en uit tijd, duty cycle en het aantal herhalingen.</w:t>
            </w:r>
          </w:p>
        </w:tc>
      </w:tr>
      <w:tr>
        <w:tc>
          <w:tcPr/>
          <w:p w:rsidR="00000000" w:rsidDel="00000000" w:rsidP="00000000" w:rsidRDefault="00000000" w:rsidRPr="00000000" w14:paraId="00000148">
            <w:pPr>
              <w:rPr/>
            </w:pPr>
            <w:r w:rsidDel="00000000" w:rsidR="00000000" w:rsidRPr="00000000">
              <w:rPr>
                <w:rtl w:val="0"/>
              </w:rPr>
              <w:t xml:space="preserve">19</w:t>
            </w:r>
          </w:p>
        </w:tc>
        <w:tc>
          <w:tcPr/>
          <w:p w:rsidR="00000000" w:rsidDel="00000000" w:rsidP="00000000" w:rsidRDefault="00000000" w:rsidRPr="00000000" w14:paraId="00000149">
            <w:pPr>
              <w:rPr/>
            </w:pPr>
            <w:r w:rsidDel="00000000" w:rsidR="00000000" w:rsidRPr="00000000">
              <w:rPr>
                <w:rtl w:val="0"/>
              </w:rPr>
              <w:t xml:space="preserve">0x13</w:t>
            </w:r>
          </w:p>
        </w:tc>
        <w:tc>
          <w:tcPr/>
          <w:p w:rsidR="00000000" w:rsidDel="00000000" w:rsidP="00000000" w:rsidRDefault="00000000" w:rsidRPr="00000000" w14:paraId="0000014A">
            <w:pPr>
              <w:rPr/>
            </w:pPr>
            <w:r w:rsidDel="00000000" w:rsidR="00000000" w:rsidRPr="00000000">
              <w:rPr>
                <w:rtl w:val="0"/>
              </w:rPr>
              <w:t xml:space="preserve">READ_SQ_MIN_STATE</w:t>
            </w:r>
          </w:p>
        </w:tc>
        <w:tc>
          <w:tcPr/>
          <w:p w:rsidR="00000000" w:rsidDel="00000000" w:rsidP="00000000" w:rsidRDefault="00000000" w:rsidRPr="00000000" w14:paraId="0000014B">
            <w:pPr>
              <w:rPr/>
            </w:pPr>
            <w:r w:rsidDel="00000000" w:rsidR="00000000" w:rsidRPr="00000000">
              <w:rPr>
                <w:rtl w:val="0"/>
              </w:rPr>
              <w:t xml:space="preserve">N.A.</w:t>
            </w:r>
          </w:p>
        </w:tc>
      </w:tr>
      <w:tr>
        <w:tc>
          <w:tcPr/>
          <w:p w:rsidR="00000000" w:rsidDel="00000000" w:rsidP="00000000" w:rsidRDefault="00000000" w:rsidRPr="00000000" w14:paraId="0000014C">
            <w:pPr>
              <w:rPr/>
            </w:pPr>
            <w:r w:rsidDel="00000000" w:rsidR="00000000" w:rsidRPr="00000000">
              <w:rPr>
                <w:rtl w:val="0"/>
              </w:rPr>
              <w:t xml:space="preserve">20</w:t>
            </w:r>
          </w:p>
        </w:tc>
        <w:tc>
          <w:tcPr/>
          <w:p w:rsidR="00000000" w:rsidDel="00000000" w:rsidP="00000000" w:rsidRDefault="00000000" w:rsidRPr="00000000" w14:paraId="0000014D">
            <w:pPr>
              <w:rPr/>
            </w:pPr>
            <w:r w:rsidDel="00000000" w:rsidR="00000000" w:rsidRPr="00000000">
              <w:rPr>
                <w:rtl w:val="0"/>
              </w:rPr>
              <w:t xml:space="preserve">0x14</w:t>
            </w:r>
          </w:p>
        </w:tc>
        <w:tc>
          <w:tcPr/>
          <w:p w:rsidR="00000000" w:rsidDel="00000000" w:rsidP="00000000" w:rsidRDefault="00000000" w:rsidRPr="00000000" w14:paraId="0000014E">
            <w:pPr>
              <w:rPr/>
            </w:pPr>
            <w:r w:rsidDel="00000000" w:rsidR="00000000" w:rsidRPr="00000000">
              <w:rPr>
                <w:rtl w:val="0"/>
              </w:rPr>
              <w:t xml:space="preserve">READ_LORAWAN_STATE</w:t>
            </w:r>
          </w:p>
        </w:tc>
        <w:tc>
          <w:tcPr/>
          <w:p w:rsidR="00000000" w:rsidDel="00000000" w:rsidP="00000000" w:rsidRDefault="00000000" w:rsidRPr="00000000" w14:paraId="0000014F">
            <w:pPr>
              <w:rPr/>
            </w:pPr>
            <w:r w:rsidDel="00000000" w:rsidR="00000000" w:rsidRPr="00000000">
              <w:rPr>
                <w:rtl w:val="0"/>
              </w:rPr>
              <w:t xml:space="preserve">Lees de LoRaWAN status: aan/uit, joined, duty-cycle, Adaptive Data Rate, correcte sleutels</w:t>
            </w:r>
          </w:p>
        </w:tc>
      </w:tr>
      <w:tr>
        <w:tc>
          <w:tcPr/>
          <w:p w:rsidR="00000000" w:rsidDel="00000000" w:rsidP="00000000" w:rsidRDefault="00000000" w:rsidRPr="00000000" w14:paraId="00000150">
            <w:pPr>
              <w:rPr/>
            </w:pPr>
            <w:r w:rsidDel="00000000" w:rsidR="00000000" w:rsidRPr="00000000">
              <w:rPr>
                <w:rtl w:val="0"/>
              </w:rPr>
              <w:t xml:space="preserve">148</w:t>
            </w:r>
          </w:p>
        </w:tc>
        <w:tc>
          <w:tcPr/>
          <w:p w:rsidR="00000000" w:rsidDel="00000000" w:rsidP="00000000" w:rsidRDefault="00000000" w:rsidRPr="00000000" w14:paraId="00000151">
            <w:pPr>
              <w:rPr/>
            </w:pPr>
            <w:r w:rsidDel="00000000" w:rsidR="00000000" w:rsidRPr="00000000">
              <w:rPr>
                <w:rtl w:val="0"/>
              </w:rPr>
              <w:t xml:space="preserve">0x94</w:t>
            </w:r>
          </w:p>
        </w:tc>
        <w:tc>
          <w:tcPr/>
          <w:p w:rsidR="00000000" w:rsidDel="00000000" w:rsidP="00000000" w:rsidRDefault="00000000" w:rsidRPr="00000000" w14:paraId="00000152">
            <w:pPr>
              <w:rPr/>
            </w:pPr>
            <w:r w:rsidDel="00000000" w:rsidR="00000000" w:rsidRPr="00000000">
              <w:rPr>
                <w:rtl w:val="0"/>
              </w:rPr>
              <w:t xml:space="preserve">WRITE_LORAWAN_STATE</w:t>
            </w:r>
          </w:p>
        </w:tc>
        <w:tc>
          <w:tcPr/>
          <w:p w:rsidR="00000000" w:rsidDel="00000000" w:rsidP="00000000" w:rsidRDefault="00000000" w:rsidRPr="00000000" w14:paraId="00000153">
            <w:pPr>
              <w:rPr/>
            </w:pPr>
            <w:r w:rsidDel="00000000" w:rsidR="00000000" w:rsidRPr="00000000">
              <w:rPr>
                <w:rtl w:val="0"/>
              </w:rPr>
              <w:t xml:space="preserve">Schrijf de LoRaWAN status: aan/uit, duty-cycle, Adaptive Data Rate</w:t>
            </w:r>
          </w:p>
        </w:tc>
      </w:tr>
      <w:tr>
        <w:tc>
          <w:tcPr/>
          <w:p w:rsidR="00000000" w:rsidDel="00000000" w:rsidP="00000000" w:rsidRDefault="00000000" w:rsidRPr="00000000" w14:paraId="00000154">
            <w:pPr>
              <w:rPr/>
            </w:pPr>
            <w:r w:rsidDel="00000000" w:rsidR="00000000" w:rsidRPr="00000000">
              <w:rPr>
                <w:rtl w:val="0"/>
              </w:rPr>
              <w:t xml:space="preserve">21</w:t>
            </w:r>
          </w:p>
        </w:tc>
        <w:tc>
          <w:tcPr/>
          <w:p w:rsidR="00000000" w:rsidDel="00000000" w:rsidP="00000000" w:rsidRDefault="00000000" w:rsidRPr="00000000" w14:paraId="00000155">
            <w:pPr>
              <w:rPr/>
            </w:pPr>
            <w:r w:rsidDel="00000000" w:rsidR="00000000" w:rsidRPr="00000000">
              <w:rPr>
                <w:rtl w:val="0"/>
              </w:rPr>
              <w:t xml:space="preserve">0x15</w:t>
            </w:r>
          </w:p>
        </w:tc>
        <w:tc>
          <w:tcPr/>
          <w:p w:rsidR="00000000" w:rsidDel="00000000" w:rsidP="00000000" w:rsidRDefault="00000000" w:rsidRPr="00000000" w14:paraId="00000156">
            <w:pPr>
              <w:rPr/>
            </w:pPr>
            <w:r w:rsidDel="00000000" w:rsidR="00000000" w:rsidRPr="00000000">
              <w:rPr>
                <w:rtl w:val="0"/>
              </w:rPr>
              <w:t xml:space="preserve">READ_LORAWAN_DEVEUI</w:t>
            </w:r>
          </w:p>
        </w:tc>
        <w:tc>
          <w:tcPr/>
          <w:p w:rsidR="00000000" w:rsidDel="00000000" w:rsidP="00000000" w:rsidRDefault="00000000" w:rsidRPr="00000000" w14:paraId="00000157">
            <w:pPr>
              <w:rPr/>
            </w:pPr>
            <w:r w:rsidDel="00000000" w:rsidR="00000000" w:rsidRPr="00000000">
              <w:rPr>
                <w:rtl w:val="0"/>
              </w:rPr>
              <w:t xml:space="preserve">Lees de DEVEUI, 8 bytes</w:t>
            </w:r>
          </w:p>
        </w:tc>
      </w:tr>
      <w:tr>
        <w:tc>
          <w:tcPr/>
          <w:p w:rsidR="00000000" w:rsidDel="00000000" w:rsidP="00000000" w:rsidRDefault="00000000" w:rsidRPr="00000000" w14:paraId="00000158">
            <w:pPr>
              <w:rPr/>
            </w:pPr>
            <w:r w:rsidDel="00000000" w:rsidR="00000000" w:rsidRPr="00000000">
              <w:rPr>
                <w:rtl w:val="0"/>
              </w:rPr>
              <w:t xml:space="preserve">149</w:t>
            </w:r>
          </w:p>
        </w:tc>
        <w:tc>
          <w:tcPr/>
          <w:p w:rsidR="00000000" w:rsidDel="00000000" w:rsidP="00000000" w:rsidRDefault="00000000" w:rsidRPr="00000000" w14:paraId="00000159">
            <w:pPr>
              <w:rPr/>
            </w:pPr>
            <w:r w:rsidDel="00000000" w:rsidR="00000000" w:rsidRPr="00000000">
              <w:rPr>
                <w:rtl w:val="0"/>
              </w:rPr>
              <w:t xml:space="preserve">0x95</w:t>
            </w:r>
          </w:p>
        </w:tc>
        <w:tc>
          <w:tcPr/>
          <w:p w:rsidR="00000000" w:rsidDel="00000000" w:rsidP="00000000" w:rsidRDefault="00000000" w:rsidRPr="00000000" w14:paraId="0000015A">
            <w:pPr>
              <w:rPr/>
            </w:pPr>
            <w:r w:rsidDel="00000000" w:rsidR="00000000" w:rsidRPr="00000000">
              <w:rPr>
                <w:rtl w:val="0"/>
              </w:rPr>
              <w:t xml:space="preserve">WRITE_LORAWAN_DEVEUI</w:t>
            </w:r>
          </w:p>
        </w:tc>
        <w:tc>
          <w:tcPr/>
          <w:p w:rsidR="00000000" w:rsidDel="00000000" w:rsidP="00000000" w:rsidRDefault="00000000" w:rsidRPr="00000000" w14:paraId="0000015B">
            <w:pPr>
              <w:rPr/>
            </w:pPr>
            <w:r w:rsidDel="00000000" w:rsidR="00000000" w:rsidRPr="00000000">
              <w:rPr>
                <w:rtl w:val="0"/>
              </w:rPr>
              <w:t xml:space="preserve">Schrijf de DEVEUI, 8 bytes</w:t>
            </w:r>
          </w:p>
        </w:tc>
      </w:tr>
      <w:tr>
        <w:tc>
          <w:tcPr/>
          <w:p w:rsidR="00000000" w:rsidDel="00000000" w:rsidP="00000000" w:rsidRDefault="00000000" w:rsidRPr="00000000" w14:paraId="0000015C">
            <w:pPr>
              <w:rPr/>
            </w:pPr>
            <w:r w:rsidDel="00000000" w:rsidR="00000000" w:rsidRPr="00000000">
              <w:rPr>
                <w:rtl w:val="0"/>
              </w:rPr>
              <w:t xml:space="preserve">22</w:t>
            </w:r>
          </w:p>
        </w:tc>
        <w:tc>
          <w:tcPr/>
          <w:p w:rsidR="00000000" w:rsidDel="00000000" w:rsidP="00000000" w:rsidRDefault="00000000" w:rsidRPr="00000000" w14:paraId="0000015D">
            <w:pPr>
              <w:rPr/>
            </w:pPr>
            <w:r w:rsidDel="00000000" w:rsidR="00000000" w:rsidRPr="00000000">
              <w:rPr>
                <w:rtl w:val="0"/>
              </w:rPr>
              <w:t xml:space="preserve">0x16</w:t>
            </w:r>
          </w:p>
        </w:tc>
        <w:tc>
          <w:tcPr/>
          <w:p w:rsidR="00000000" w:rsidDel="00000000" w:rsidP="00000000" w:rsidRDefault="00000000" w:rsidRPr="00000000" w14:paraId="0000015E">
            <w:pPr>
              <w:rPr/>
            </w:pPr>
            <w:r w:rsidDel="00000000" w:rsidR="00000000" w:rsidRPr="00000000">
              <w:rPr>
                <w:rtl w:val="0"/>
              </w:rPr>
              <w:t xml:space="preserve">READ_LORAWAN_APPEUI</w:t>
            </w:r>
          </w:p>
        </w:tc>
        <w:tc>
          <w:tcPr/>
          <w:p w:rsidR="00000000" w:rsidDel="00000000" w:rsidP="00000000" w:rsidRDefault="00000000" w:rsidRPr="00000000" w14:paraId="0000015F">
            <w:pPr>
              <w:rPr/>
            </w:pPr>
            <w:r w:rsidDel="00000000" w:rsidR="00000000" w:rsidRPr="00000000">
              <w:rPr>
                <w:rtl w:val="0"/>
              </w:rPr>
              <w:t xml:space="preserve">Lees de APPEUI, 8 bytes</w:t>
            </w:r>
          </w:p>
        </w:tc>
      </w:tr>
      <w:tr>
        <w:tc>
          <w:tcPr/>
          <w:p w:rsidR="00000000" w:rsidDel="00000000" w:rsidP="00000000" w:rsidRDefault="00000000" w:rsidRPr="00000000" w14:paraId="00000160">
            <w:pPr>
              <w:rPr/>
            </w:pPr>
            <w:r w:rsidDel="00000000" w:rsidR="00000000" w:rsidRPr="00000000">
              <w:rPr>
                <w:rtl w:val="0"/>
              </w:rPr>
              <w:t xml:space="preserve">150</w:t>
            </w:r>
          </w:p>
        </w:tc>
        <w:tc>
          <w:tcPr/>
          <w:p w:rsidR="00000000" w:rsidDel="00000000" w:rsidP="00000000" w:rsidRDefault="00000000" w:rsidRPr="00000000" w14:paraId="00000161">
            <w:pPr>
              <w:rPr/>
            </w:pPr>
            <w:r w:rsidDel="00000000" w:rsidR="00000000" w:rsidRPr="00000000">
              <w:rPr>
                <w:rtl w:val="0"/>
              </w:rPr>
              <w:t xml:space="preserve">0x96</w:t>
            </w:r>
          </w:p>
        </w:tc>
        <w:tc>
          <w:tcPr/>
          <w:p w:rsidR="00000000" w:rsidDel="00000000" w:rsidP="00000000" w:rsidRDefault="00000000" w:rsidRPr="00000000" w14:paraId="00000162">
            <w:pPr>
              <w:rPr/>
            </w:pPr>
            <w:r w:rsidDel="00000000" w:rsidR="00000000" w:rsidRPr="00000000">
              <w:rPr>
                <w:rtl w:val="0"/>
              </w:rPr>
              <w:t xml:space="preserve">WRITE_LORAWAN_APPEUI</w:t>
            </w:r>
          </w:p>
        </w:tc>
        <w:tc>
          <w:tcPr/>
          <w:p w:rsidR="00000000" w:rsidDel="00000000" w:rsidP="00000000" w:rsidRDefault="00000000" w:rsidRPr="00000000" w14:paraId="00000163">
            <w:pPr>
              <w:rPr/>
            </w:pPr>
            <w:r w:rsidDel="00000000" w:rsidR="00000000" w:rsidRPr="00000000">
              <w:rPr>
                <w:rtl w:val="0"/>
              </w:rPr>
              <w:t xml:space="preserve">Schrijf de APPEUI, 8 bytes</w:t>
            </w:r>
          </w:p>
        </w:tc>
      </w:tr>
      <w:tr>
        <w:tc>
          <w:tcPr/>
          <w:p w:rsidR="00000000" w:rsidDel="00000000" w:rsidP="00000000" w:rsidRDefault="00000000" w:rsidRPr="00000000" w14:paraId="00000164">
            <w:pPr>
              <w:rPr/>
            </w:pPr>
            <w:r w:rsidDel="00000000" w:rsidR="00000000" w:rsidRPr="00000000">
              <w:rPr>
                <w:rtl w:val="0"/>
              </w:rPr>
              <w:t xml:space="preserve">23</w:t>
            </w:r>
          </w:p>
        </w:tc>
        <w:tc>
          <w:tcPr/>
          <w:p w:rsidR="00000000" w:rsidDel="00000000" w:rsidP="00000000" w:rsidRDefault="00000000" w:rsidRPr="00000000" w14:paraId="00000165">
            <w:pPr>
              <w:rPr/>
            </w:pPr>
            <w:r w:rsidDel="00000000" w:rsidR="00000000" w:rsidRPr="00000000">
              <w:rPr>
                <w:rtl w:val="0"/>
              </w:rPr>
              <w:t xml:space="preserve">0x17</w:t>
            </w:r>
          </w:p>
        </w:tc>
        <w:tc>
          <w:tcPr/>
          <w:p w:rsidR="00000000" w:rsidDel="00000000" w:rsidP="00000000" w:rsidRDefault="00000000" w:rsidRPr="00000000" w14:paraId="00000166">
            <w:pPr>
              <w:rPr/>
            </w:pPr>
            <w:r w:rsidDel="00000000" w:rsidR="00000000" w:rsidRPr="00000000">
              <w:rPr>
                <w:rtl w:val="0"/>
              </w:rPr>
              <w:t xml:space="preserve">READ_LORAWAN_APPKEY</w:t>
            </w:r>
          </w:p>
        </w:tc>
        <w:tc>
          <w:tcPr/>
          <w:p w:rsidR="00000000" w:rsidDel="00000000" w:rsidP="00000000" w:rsidRDefault="00000000" w:rsidRPr="00000000" w14:paraId="00000167">
            <w:pPr>
              <w:rPr/>
            </w:pPr>
            <w:r w:rsidDel="00000000" w:rsidR="00000000" w:rsidRPr="00000000">
              <w:rPr>
                <w:rtl w:val="0"/>
              </w:rPr>
              <w:t xml:space="preserve">Lees de APPKEY, 16 bytes</w:t>
            </w:r>
          </w:p>
        </w:tc>
      </w:tr>
      <w:tr>
        <w:tc>
          <w:tcPr/>
          <w:p w:rsidR="00000000" w:rsidDel="00000000" w:rsidP="00000000" w:rsidRDefault="00000000" w:rsidRPr="00000000" w14:paraId="00000168">
            <w:pPr>
              <w:rPr/>
            </w:pPr>
            <w:r w:rsidDel="00000000" w:rsidR="00000000" w:rsidRPr="00000000">
              <w:rPr>
                <w:rtl w:val="0"/>
              </w:rPr>
              <w:t xml:space="preserve">151</w:t>
            </w:r>
          </w:p>
        </w:tc>
        <w:tc>
          <w:tcPr/>
          <w:p w:rsidR="00000000" w:rsidDel="00000000" w:rsidP="00000000" w:rsidRDefault="00000000" w:rsidRPr="00000000" w14:paraId="00000169">
            <w:pPr>
              <w:rPr/>
            </w:pPr>
            <w:r w:rsidDel="00000000" w:rsidR="00000000" w:rsidRPr="00000000">
              <w:rPr>
                <w:rtl w:val="0"/>
              </w:rPr>
              <w:t xml:space="preserve">0x97</w:t>
            </w:r>
          </w:p>
        </w:tc>
        <w:tc>
          <w:tcPr/>
          <w:p w:rsidR="00000000" w:rsidDel="00000000" w:rsidP="00000000" w:rsidRDefault="00000000" w:rsidRPr="00000000" w14:paraId="0000016A">
            <w:pPr>
              <w:rPr/>
            </w:pPr>
            <w:r w:rsidDel="00000000" w:rsidR="00000000" w:rsidRPr="00000000">
              <w:rPr>
                <w:rtl w:val="0"/>
              </w:rPr>
              <w:t xml:space="preserve">WRITE_LORAWAN_APPKEY</w:t>
            </w:r>
          </w:p>
        </w:tc>
        <w:tc>
          <w:tcPr/>
          <w:p w:rsidR="00000000" w:rsidDel="00000000" w:rsidP="00000000" w:rsidRDefault="00000000" w:rsidRPr="00000000" w14:paraId="0000016B">
            <w:pPr>
              <w:rPr/>
            </w:pPr>
            <w:r w:rsidDel="00000000" w:rsidR="00000000" w:rsidRPr="00000000">
              <w:rPr>
                <w:rtl w:val="0"/>
              </w:rPr>
              <w:t xml:space="preserve">Schrijf de APPKEY, 16 bytes</w:t>
            </w:r>
          </w:p>
        </w:tc>
      </w:tr>
      <w:tr>
        <w:tc>
          <w:tcPr/>
          <w:p w:rsidR="00000000" w:rsidDel="00000000" w:rsidP="00000000" w:rsidRDefault="00000000" w:rsidRPr="00000000" w14:paraId="0000016C">
            <w:pPr>
              <w:rPr/>
            </w:pPr>
            <w:r w:rsidDel="00000000" w:rsidR="00000000" w:rsidRPr="00000000">
              <w:rPr>
                <w:rtl w:val="0"/>
              </w:rPr>
              <w:t xml:space="preserve">136</w:t>
            </w:r>
          </w:p>
        </w:tc>
        <w:tc>
          <w:tcPr/>
          <w:p w:rsidR="00000000" w:rsidDel="00000000" w:rsidP="00000000" w:rsidRDefault="00000000" w:rsidRPr="00000000" w14:paraId="0000016D">
            <w:pPr>
              <w:rPr/>
            </w:pPr>
            <w:r w:rsidDel="00000000" w:rsidR="00000000" w:rsidRPr="00000000">
              <w:rPr>
                <w:rtl w:val="0"/>
              </w:rPr>
              <w:t xml:space="preserve">0x88</w:t>
            </w:r>
          </w:p>
        </w:tc>
        <w:tc>
          <w:tcPr/>
          <w:p w:rsidR="00000000" w:rsidDel="00000000" w:rsidP="00000000" w:rsidRDefault="00000000" w:rsidRPr="00000000" w14:paraId="0000016E">
            <w:pPr>
              <w:rPr/>
            </w:pPr>
            <w:r w:rsidDel="00000000" w:rsidR="00000000" w:rsidRPr="00000000">
              <w:rPr>
                <w:rtl w:val="0"/>
              </w:rPr>
              <w:t xml:space="preserve">WRITE_LORAWAN_TRANSMIT</w:t>
            </w:r>
          </w:p>
        </w:tc>
        <w:tc>
          <w:tcPr/>
          <w:p w:rsidR="00000000" w:rsidDel="00000000" w:rsidP="00000000" w:rsidRDefault="00000000" w:rsidRPr="00000000" w14:paraId="0000016F">
            <w:pPr>
              <w:rPr/>
            </w:pPr>
            <w:r w:rsidDel="00000000" w:rsidR="00000000" w:rsidRPr="00000000">
              <w:rPr>
                <w:rtl w:val="0"/>
              </w:rPr>
              <w:t xml:space="preserve">Zend een LoRaWAN bericht</w:t>
            </w:r>
          </w:p>
        </w:tc>
      </w:tr>
      <w:tr>
        <w:tc>
          <w:tcPr/>
          <w:p w:rsidR="00000000" w:rsidDel="00000000" w:rsidP="00000000" w:rsidRDefault="00000000" w:rsidRPr="00000000" w14:paraId="00000170">
            <w:pPr>
              <w:rPr/>
            </w:pPr>
            <w:r w:rsidDel="00000000" w:rsidR="00000000" w:rsidRPr="00000000">
              <w:rPr>
                <w:rtl w:val="0"/>
              </w:rPr>
              <w:t xml:space="preserve">25</w:t>
            </w:r>
          </w:p>
        </w:tc>
        <w:tc>
          <w:tcPr/>
          <w:p w:rsidR="00000000" w:rsidDel="00000000" w:rsidP="00000000" w:rsidRDefault="00000000" w:rsidRPr="00000000" w14:paraId="00000171">
            <w:pPr>
              <w:rPr/>
            </w:pPr>
            <w:r w:rsidDel="00000000" w:rsidR="00000000" w:rsidRPr="00000000">
              <w:rPr>
                <w:rtl w:val="0"/>
              </w:rPr>
              <w:t xml:space="preserve">0x19</w:t>
            </w:r>
          </w:p>
        </w:tc>
        <w:tc>
          <w:tcPr/>
          <w:p w:rsidR="00000000" w:rsidDel="00000000" w:rsidP="00000000" w:rsidRDefault="00000000" w:rsidRPr="00000000" w14:paraId="00000172">
            <w:pPr>
              <w:rPr/>
            </w:pPr>
            <w:r w:rsidDel="00000000" w:rsidR="00000000" w:rsidRPr="00000000">
              <w:rPr>
                <w:rtl w:val="0"/>
              </w:rPr>
              <w:t xml:space="preserve">READ_CID_nRF_FLASH</w:t>
            </w:r>
          </w:p>
        </w:tc>
        <w:tc>
          <w:tcPr/>
          <w:p w:rsidR="00000000" w:rsidDel="00000000" w:rsidP="00000000" w:rsidRDefault="00000000" w:rsidRPr="00000000" w14:paraId="00000173">
            <w:pPr>
              <w:rPr/>
            </w:pPr>
            <w:r w:rsidDel="00000000" w:rsidR="00000000" w:rsidRPr="00000000">
              <w:rPr>
                <w:rtl w:val="0"/>
              </w:rPr>
              <w:t xml:space="preserve">N.A.</w:t>
            </w:r>
          </w:p>
        </w:tc>
      </w:tr>
      <w:tr>
        <w:tc>
          <w:tcPr/>
          <w:p w:rsidR="00000000" w:rsidDel="00000000" w:rsidP="00000000" w:rsidRDefault="00000000" w:rsidRPr="00000000" w14:paraId="00000174">
            <w:pPr>
              <w:rPr/>
            </w:pPr>
            <w:r w:rsidDel="00000000" w:rsidR="00000000" w:rsidRPr="00000000">
              <w:rPr>
                <w:rtl w:val="0"/>
              </w:rPr>
              <w:t xml:space="preserve">26</w:t>
            </w:r>
          </w:p>
        </w:tc>
        <w:tc>
          <w:tcPr/>
          <w:p w:rsidR="00000000" w:rsidDel="00000000" w:rsidP="00000000" w:rsidRDefault="00000000" w:rsidRPr="00000000" w14:paraId="00000175">
            <w:pPr>
              <w:rPr/>
            </w:pPr>
            <w:r w:rsidDel="00000000" w:rsidR="00000000" w:rsidRPr="00000000">
              <w:rPr>
                <w:rtl w:val="0"/>
              </w:rPr>
              <w:t xml:space="preserve">0x1A</w:t>
            </w:r>
          </w:p>
        </w:tc>
        <w:tc>
          <w:tcPr/>
          <w:p w:rsidR="00000000" w:rsidDel="00000000" w:rsidP="00000000" w:rsidRDefault="00000000" w:rsidRPr="00000000" w14:paraId="00000176">
            <w:pPr>
              <w:rPr/>
            </w:pPr>
            <w:r w:rsidDel="00000000" w:rsidR="00000000" w:rsidRPr="00000000">
              <w:rPr>
                <w:rtl w:val="0"/>
              </w:rPr>
              <w:t xml:space="preserve">READ_nRF_ADC_CONFIG</w:t>
            </w:r>
          </w:p>
        </w:tc>
        <w:tc>
          <w:tcPr/>
          <w:p w:rsidR="00000000" w:rsidDel="00000000" w:rsidP="00000000" w:rsidRDefault="00000000" w:rsidRPr="00000000" w14:paraId="00000177">
            <w:pPr>
              <w:rPr/>
            </w:pPr>
            <w:r w:rsidDel="00000000" w:rsidR="00000000" w:rsidRPr="00000000">
              <w:rPr>
                <w:rtl w:val="0"/>
              </w:rPr>
              <w:t xml:space="preserve">N.A.</w:t>
            </w:r>
          </w:p>
        </w:tc>
      </w:tr>
      <w:tr>
        <w:tc>
          <w:tcPr/>
          <w:p w:rsidR="00000000" w:rsidDel="00000000" w:rsidP="00000000" w:rsidRDefault="00000000" w:rsidRPr="00000000" w14:paraId="00000178">
            <w:pPr>
              <w:rPr/>
            </w:pPr>
            <w:r w:rsidDel="00000000" w:rsidR="00000000" w:rsidRPr="00000000">
              <w:rPr>
                <w:rtl w:val="0"/>
              </w:rPr>
              <w:t xml:space="preserve">27</w:t>
            </w:r>
          </w:p>
        </w:tc>
        <w:tc>
          <w:tcPr/>
          <w:p w:rsidR="00000000" w:rsidDel="00000000" w:rsidP="00000000" w:rsidRDefault="00000000" w:rsidRPr="00000000" w14:paraId="00000179">
            <w:pPr>
              <w:rPr/>
            </w:pPr>
            <w:r w:rsidDel="00000000" w:rsidR="00000000" w:rsidRPr="00000000">
              <w:rPr>
                <w:rtl w:val="0"/>
              </w:rPr>
              <w:t xml:space="preserve">0x1B</w:t>
            </w:r>
          </w:p>
        </w:tc>
        <w:tc>
          <w:tcPr/>
          <w:p w:rsidR="00000000" w:rsidDel="00000000" w:rsidP="00000000" w:rsidRDefault="00000000" w:rsidRPr="00000000" w14:paraId="0000017A">
            <w:pPr>
              <w:rPr/>
            </w:pPr>
            <w:r w:rsidDel="00000000" w:rsidR="00000000" w:rsidRPr="00000000">
              <w:rPr>
                <w:rtl w:val="0"/>
              </w:rPr>
              <w:t xml:space="preserve">READ_nRF_ADC_CONVERSION</w:t>
            </w:r>
          </w:p>
        </w:tc>
        <w:tc>
          <w:tcPr/>
          <w:p w:rsidR="00000000" w:rsidDel="00000000" w:rsidP="00000000" w:rsidRDefault="00000000" w:rsidRPr="00000000" w14:paraId="0000017B">
            <w:pPr>
              <w:rPr/>
            </w:pPr>
            <w:r w:rsidDel="00000000" w:rsidR="00000000" w:rsidRPr="00000000">
              <w:rPr>
                <w:rtl w:val="0"/>
              </w:rPr>
              <w:t xml:space="preserve">Lees de laatste conversie waardes van de batterij, nRF voedingsspanning en batterij percentage.</w:t>
            </w:r>
          </w:p>
        </w:tc>
      </w:tr>
      <w:tr>
        <w:tc>
          <w:tcPr/>
          <w:p w:rsidR="00000000" w:rsidDel="00000000" w:rsidP="00000000" w:rsidRDefault="00000000" w:rsidRPr="00000000" w14:paraId="0000017C">
            <w:pPr>
              <w:rPr/>
            </w:pPr>
            <w:r w:rsidDel="00000000" w:rsidR="00000000" w:rsidRPr="00000000">
              <w:rPr>
                <w:rtl w:val="0"/>
              </w:rPr>
              <w:t xml:space="preserve">155</w:t>
            </w:r>
          </w:p>
        </w:tc>
        <w:tc>
          <w:tcPr/>
          <w:p w:rsidR="00000000" w:rsidDel="00000000" w:rsidP="00000000" w:rsidRDefault="00000000" w:rsidRPr="00000000" w14:paraId="0000017D">
            <w:pPr>
              <w:rPr/>
            </w:pPr>
            <w:r w:rsidDel="00000000" w:rsidR="00000000" w:rsidRPr="00000000">
              <w:rPr>
                <w:rtl w:val="0"/>
              </w:rPr>
              <w:t xml:space="preserve">0x9B</w:t>
            </w:r>
          </w:p>
        </w:tc>
        <w:tc>
          <w:tcPr/>
          <w:p w:rsidR="00000000" w:rsidDel="00000000" w:rsidP="00000000" w:rsidRDefault="00000000" w:rsidRPr="00000000" w14:paraId="0000017E">
            <w:pPr>
              <w:rPr/>
            </w:pPr>
            <w:r w:rsidDel="00000000" w:rsidR="00000000" w:rsidRPr="00000000">
              <w:rPr>
                <w:rtl w:val="0"/>
              </w:rPr>
              <w:t xml:space="preserve">WRITE_nRF_ADC_CONVERSION</w:t>
            </w:r>
          </w:p>
        </w:tc>
        <w:tc>
          <w:tcPr/>
          <w:p w:rsidR="00000000" w:rsidDel="00000000" w:rsidP="00000000" w:rsidRDefault="00000000" w:rsidRPr="00000000" w14:paraId="0000017F">
            <w:pPr>
              <w:rPr/>
            </w:pPr>
            <w:r w:rsidDel="00000000" w:rsidR="00000000" w:rsidRPr="00000000">
              <w:rPr>
                <w:rtl w:val="0"/>
              </w:rPr>
              <w:t xml:space="preserve">Start een ADC conversie</w:t>
            </w:r>
          </w:p>
        </w:tc>
      </w:tr>
      <w:tr>
        <w:tc>
          <w:tcPr/>
          <w:p w:rsidR="00000000" w:rsidDel="00000000" w:rsidP="00000000" w:rsidRDefault="00000000" w:rsidRPr="00000000" w14:paraId="00000180">
            <w:pPr>
              <w:rPr/>
            </w:pPr>
            <w:r w:rsidDel="00000000" w:rsidR="00000000" w:rsidRPr="00000000">
              <w:rPr>
                <w:rtl w:val="0"/>
              </w:rPr>
              <w:t xml:space="preserve">28</w:t>
            </w:r>
          </w:p>
        </w:tc>
        <w:tc>
          <w:tcPr/>
          <w:p w:rsidR="00000000" w:rsidDel="00000000" w:rsidP="00000000" w:rsidRDefault="00000000" w:rsidRPr="00000000" w14:paraId="00000181">
            <w:pPr>
              <w:rPr/>
            </w:pPr>
            <w:r w:rsidDel="00000000" w:rsidR="00000000" w:rsidRPr="00000000">
              <w:rPr>
                <w:rtl w:val="0"/>
              </w:rPr>
              <w:t xml:space="preserve">0x1C</w:t>
            </w:r>
          </w:p>
        </w:tc>
        <w:tc>
          <w:tcPr/>
          <w:p w:rsidR="00000000" w:rsidDel="00000000" w:rsidP="00000000" w:rsidRDefault="00000000" w:rsidRPr="00000000" w14:paraId="00000182">
            <w:pPr>
              <w:rPr/>
            </w:pPr>
            <w:r w:rsidDel="00000000" w:rsidR="00000000" w:rsidRPr="00000000">
              <w:rPr>
                <w:rtl w:val="0"/>
              </w:rPr>
              <w:t xml:space="preserve">READ_APPLICATION_STATE</w:t>
            </w:r>
          </w:p>
        </w:tc>
        <w:tc>
          <w:tcPr/>
          <w:p w:rsidR="00000000" w:rsidDel="00000000" w:rsidP="00000000" w:rsidRDefault="00000000" w:rsidRPr="00000000" w14:paraId="00000183">
            <w:pPr>
              <w:rPr/>
            </w:pPr>
            <w:r w:rsidDel="00000000" w:rsidR="00000000" w:rsidRPr="00000000">
              <w:rPr>
                <w:rtl w:val="0"/>
              </w:rPr>
              <w:t xml:space="preserve">N.A.</w:t>
            </w:r>
          </w:p>
        </w:tc>
      </w:tr>
      <w:tr>
        <w:tc>
          <w:tcPr/>
          <w:p w:rsidR="00000000" w:rsidDel="00000000" w:rsidP="00000000" w:rsidRDefault="00000000" w:rsidRPr="00000000" w14:paraId="00000184">
            <w:pPr>
              <w:rPr/>
            </w:pPr>
            <w:r w:rsidDel="00000000" w:rsidR="00000000" w:rsidRPr="00000000">
              <w:rPr>
                <w:rtl w:val="0"/>
              </w:rPr>
              <w:t xml:space="preserve">29</w:t>
            </w:r>
          </w:p>
        </w:tc>
        <w:tc>
          <w:tcPr/>
          <w:p w:rsidR="00000000" w:rsidDel="00000000" w:rsidP="00000000" w:rsidRDefault="00000000" w:rsidRPr="00000000" w14:paraId="00000185">
            <w:pPr>
              <w:rPr/>
            </w:pPr>
            <w:r w:rsidDel="00000000" w:rsidR="00000000" w:rsidRPr="00000000">
              <w:rPr>
                <w:rtl w:val="0"/>
              </w:rPr>
              <w:t xml:space="preserve">0x1D</w:t>
            </w:r>
          </w:p>
        </w:tc>
        <w:tc>
          <w:tcPr/>
          <w:p w:rsidR="00000000" w:rsidDel="00000000" w:rsidP="00000000" w:rsidRDefault="00000000" w:rsidRPr="00000000" w14:paraId="00000186">
            <w:pPr>
              <w:rPr/>
            </w:pPr>
            <w:r w:rsidDel="00000000" w:rsidR="00000000" w:rsidRPr="00000000">
              <w:rPr>
                <w:rtl w:val="0"/>
              </w:rPr>
              <w:t xml:space="preserve">READ_APPLICATION_CONFIG</w:t>
            </w:r>
          </w:p>
        </w:tc>
        <w:tc>
          <w:tcPr/>
          <w:p w:rsidR="00000000" w:rsidDel="00000000" w:rsidP="00000000" w:rsidRDefault="00000000" w:rsidRPr="00000000" w14:paraId="00000187">
            <w:pPr>
              <w:rPr/>
            </w:pPr>
            <w:r w:rsidDel="00000000" w:rsidR="00000000" w:rsidRPr="00000000">
              <w:rPr>
                <w:rtl w:val="0"/>
              </w:rPr>
              <w:t xml:space="preserve">Lees het meet interval en de verhouding tussen meten en versturen uit.</w:t>
            </w:r>
          </w:p>
        </w:tc>
      </w:tr>
      <w:tr>
        <w:tc>
          <w:tcPr/>
          <w:p w:rsidR="00000000" w:rsidDel="00000000" w:rsidP="00000000" w:rsidRDefault="00000000" w:rsidRPr="00000000" w14:paraId="00000188">
            <w:pPr>
              <w:rPr/>
            </w:pPr>
            <w:r w:rsidDel="00000000" w:rsidR="00000000" w:rsidRPr="00000000">
              <w:rPr>
                <w:rtl w:val="0"/>
              </w:rPr>
              <w:t xml:space="preserve">157</w:t>
            </w:r>
          </w:p>
        </w:tc>
        <w:tc>
          <w:tcPr/>
          <w:p w:rsidR="00000000" w:rsidDel="00000000" w:rsidP="00000000" w:rsidRDefault="00000000" w:rsidRPr="00000000" w14:paraId="00000189">
            <w:pPr>
              <w:rPr/>
            </w:pPr>
            <w:r w:rsidDel="00000000" w:rsidR="00000000" w:rsidRPr="00000000">
              <w:rPr>
                <w:rtl w:val="0"/>
              </w:rPr>
              <w:t xml:space="preserve">0x9D</w:t>
            </w:r>
          </w:p>
        </w:tc>
        <w:tc>
          <w:tcPr/>
          <w:p w:rsidR="00000000" w:rsidDel="00000000" w:rsidP="00000000" w:rsidRDefault="00000000" w:rsidRPr="00000000" w14:paraId="0000018A">
            <w:pPr>
              <w:rPr/>
            </w:pPr>
            <w:r w:rsidDel="00000000" w:rsidR="00000000" w:rsidRPr="00000000">
              <w:rPr>
                <w:rtl w:val="0"/>
              </w:rPr>
              <w:t xml:space="preserve">WRITE_APPLICATION_CONFIG</w:t>
            </w:r>
          </w:p>
        </w:tc>
        <w:tc>
          <w:tcPr/>
          <w:p w:rsidR="00000000" w:rsidDel="00000000" w:rsidP="00000000" w:rsidRDefault="00000000" w:rsidRPr="00000000" w14:paraId="0000018B">
            <w:pPr>
              <w:rPr/>
            </w:pPr>
            <w:r w:rsidDel="00000000" w:rsidR="00000000" w:rsidRPr="00000000">
              <w:rPr>
                <w:rtl w:val="0"/>
              </w:rPr>
              <w:t xml:space="preserve">Stel het meet interval en de verhouding tussen meten en versturen in.</w:t>
            </w:r>
          </w:p>
        </w:tc>
      </w:tr>
      <w:tr>
        <w:tc>
          <w:tcPr>
            <w:tcBorders>
              <w:bottom w:color="000000" w:space="0" w:sz="4" w:val="single"/>
            </w:tcBorders>
          </w:tcPr>
          <w:p w:rsidR="00000000" w:rsidDel="00000000" w:rsidP="00000000" w:rsidRDefault="00000000" w:rsidRPr="00000000" w14:paraId="0000018C">
            <w:pPr>
              <w:rPr/>
            </w:pPr>
            <w:r w:rsidDel="00000000" w:rsidR="00000000" w:rsidRPr="00000000">
              <w:rPr>
                <w:rtl w:val="0"/>
              </w:rPr>
              <w:t xml:space="preserve">30</w:t>
            </w:r>
          </w:p>
        </w:tc>
        <w:tc>
          <w:tcPr>
            <w:tcBorders>
              <w:bottom w:color="000000" w:space="0" w:sz="4" w:val="single"/>
            </w:tcBorders>
          </w:tcPr>
          <w:p w:rsidR="00000000" w:rsidDel="00000000" w:rsidP="00000000" w:rsidRDefault="00000000" w:rsidRPr="00000000" w14:paraId="0000018D">
            <w:pPr>
              <w:rPr/>
            </w:pPr>
            <w:r w:rsidDel="00000000" w:rsidR="00000000" w:rsidRPr="00000000">
              <w:rPr>
                <w:rtl w:val="0"/>
              </w:rPr>
              <w:t xml:space="preserve">0x1E</w:t>
            </w:r>
          </w:p>
        </w:tc>
        <w:tc>
          <w:tcPr>
            <w:tcBorders>
              <w:bottom w:color="000000" w:space="0" w:sz="4" w:val="single"/>
            </w:tcBorders>
          </w:tcPr>
          <w:p w:rsidR="00000000" w:rsidDel="00000000" w:rsidP="00000000" w:rsidRDefault="00000000" w:rsidRPr="00000000" w14:paraId="0000018E">
            <w:pPr>
              <w:rPr/>
            </w:pPr>
            <w:r w:rsidDel="00000000" w:rsidR="00000000" w:rsidRPr="00000000">
              <w:rPr>
                <w:rtl w:val="0"/>
              </w:rPr>
              <w:t xml:space="preserve">READ_PINCODE</w:t>
            </w:r>
          </w:p>
        </w:tc>
        <w:tc>
          <w:tcPr>
            <w:tcBorders>
              <w:bottom w:color="000000" w:space="0" w:sz="4" w:val="single"/>
            </w:tcBorders>
          </w:tcPr>
          <w:p w:rsidR="00000000" w:rsidDel="00000000" w:rsidP="00000000" w:rsidRDefault="00000000" w:rsidRPr="00000000" w14:paraId="0000018F">
            <w:pPr>
              <w:rPr/>
            </w:pPr>
            <w:r w:rsidDel="00000000" w:rsidR="00000000" w:rsidRPr="00000000">
              <w:rPr>
                <w:rtl w:val="0"/>
              </w:rPr>
              <w:t xml:space="preserve">Lees de BLE pin code, 6 getallen: ‘0’ – ‘9’</w:t>
            </w:r>
          </w:p>
        </w:tc>
      </w:tr>
      <w:tr>
        <w:tc>
          <w:tcPr>
            <w:tcBorders>
              <w:bottom w:color="000000" w:space="0" w:sz="4" w:val="single"/>
            </w:tcBorders>
          </w:tcPr>
          <w:p w:rsidR="00000000" w:rsidDel="00000000" w:rsidP="00000000" w:rsidRDefault="00000000" w:rsidRPr="00000000" w14:paraId="00000190">
            <w:pPr>
              <w:rPr/>
            </w:pPr>
            <w:r w:rsidDel="00000000" w:rsidR="00000000" w:rsidRPr="00000000">
              <w:rPr>
                <w:rtl w:val="0"/>
              </w:rPr>
              <w:t xml:space="preserve">158</w:t>
            </w:r>
          </w:p>
        </w:tc>
        <w:tc>
          <w:tcPr>
            <w:tcBorders>
              <w:bottom w:color="000000" w:space="0" w:sz="4" w:val="single"/>
            </w:tcBorders>
          </w:tcPr>
          <w:p w:rsidR="00000000" w:rsidDel="00000000" w:rsidP="00000000" w:rsidRDefault="00000000" w:rsidRPr="00000000" w14:paraId="00000191">
            <w:pPr>
              <w:rPr/>
            </w:pPr>
            <w:r w:rsidDel="00000000" w:rsidR="00000000" w:rsidRPr="00000000">
              <w:rPr>
                <w:rtl w:val="0"/>
              </w:rPr>
              <w:t xml:space="preserve">0x9E</w:t>
            </w:r>
          </w:p>
        </w:tc>
        <w:tc>
          <w:tcPr>
            <w:tcBorders>
              <w:bottom w:color="000000" w:space="0" w:sz="4" w:val="single"/>
            </w:tcBorders>
          </w:tcPr>
          <w:p w:rsidR="00000000" w:rsidDel="00000000" w:rsidP="00000000" w:rsidRDefault="00000000" w:rsidRPr="00000000" w14:paraId="00000192">
            <w:pPr>
              <w:rPr/>
            </w:pPr>
            <w:r w:rsidDel="00000000" w:rsidR="00000000" w:rsidRPr="00000000">
              <w:rPr>
                <w:rtl w:val="0"/>
              </w:rPr>
              <w:t xml:space="preserve">WRITE_PINCODE</w:t>
            </w:r>
          </w:p>
        </w:tc>
        <w:tc>
          <w:tcPr>
            <w:tcBorders>
              <w:bottom w:color="000000" w:space="0" w:sz="4" w:val="single"/>
            </w:tcBorders>
          </w:tcPr>
          <w:p w:rsidR="00000000" w:rsidDel="00000000" w:rsidP="00000000" w:rsidRDefault="00000000" w:rsidRPr="00000000" w14:paraId="00000193">
            <w:pPr>
              <w:rPr/>
            </w:pPr>
            <w:r w:rsidDel="00000000" w:rsidR="00000000" w:rsidRPr="00000000">
              <w:rPr>
                <w:rtl w:val="0"/>
              </w:rPr>
              <w:t xml:space="preserve">Schrijf de BLE pin code, 6 getallen: ‘0’ – ‘9’</w:t>
            </w:r>
          </w:p>
        </w:tc>
      </w:tr>
      <w:tr>
        <w:tc>
          <w:tcPr>
            <w:tcBorders>
              <w:bottom w:color="000000" w:space="0" w:sz="4" w:val="single"/>
            </w:tcBorders>
          </w:tcPr>
          <w:p w:rsidR="00000000" w:rsidDel="00000000" w:rsidP="00000000" w:rsidRDefault="00000000" w:rsidRPr="00000000" w14:paraId="00000194">
            <w:pPr>
              <w:rPr/>
            </w:pPr>
            <w:r w:rsidDel="00000000" w:rsidR="00000000" w:rsidRPr="00000000">
              <w:rPr>
                <w:rtl w:val="0"/>
              </w:rPr>
              <w:t xml:space="preserve">31</w:t>
            </w:r>
          </w:p>
        </w:tc>
        <w:tc>
          <w:tcPr>
            <w:tcBorders>
              <w:bottom w:color="000000" w:space="0" w:sz="4" w:val="single"/>
            </w:tcBorders>
          </w:tcPr>
          <w:p w:rsidR="00000000" w:rsidDel="00000000" w:rsidP="00000000" w:rsidRDefault="00000000" w:rsidRPr="00000000" w14:paraId="00000195">
            <w:pPr>
              <w:rPr/>
            </w:pPr>
            <w:r w:rsidDel="00000000" w:rsidR="00000000" w:rsidRPr="00000000">
              <w:rPr>
                <w:rtl w:val="0"/>
              </w:rPr>
              <w:t xml:space="preserve">0x1F</w:t>
            </w:r>
          </w:p>
        </w:tc>
        <w:tc>
          <w:tcPr>
            <w:tcBorders>
              <w:bottom w:color="000000" w:space="0" w:sz="4" w:val="single"/>
            </w:tcBorders>
          </w:tcPr>
          <w:p w:rsidR="00000000" w:rsidDel="00000000" w:rsidP="00000000" w:rsidRDefault="00000000" w:rsidRPr="00000000" w14:paraId="00000196">
            <w:pPr>
              <w:rPr/>
            </w:pPr>
            <w:r w:rsidDel="00000000" w:rsidR="00000000" w:rsidRPr="00000000">
              <w:rPr>
                <w:rtl w:val="0"/>
              </w:rPr>
              <w:t xml:space="preserve">READ_BOOT_COUNT</w:t>
            </w:r>
          </w:p>
        </w:tc>
        <w:tc>
          <w:tcPr>
            <w:tcBorders>
              <w:bottom w:color="000000" w:space="0" w:sz="4" w:val="single"/>
            </w:tcBorders>
          </w:tcPr>
          <w:p w:rsidR="00000000" w:rsidDel="00000000" w:rsidP="00000000" w:rsidRDefault="00000000" w:rsidRPr="00000000" w14:paraId="00000197">
            <w:pPr>
              <w:rPr/>
            </w:pPr>
            <w:r w:rsidDel="00000000" w:rsidR="00000000" w:rsidRPr="00000000">
              <w:rPr>
                <w:rtl w:val="0"/>
              </w:rPr>
              <w:t xml:space="preserve">Lees de bootcount van de Beepbase</w:t>
            </w:r>
          </w:p>
        </w:tc>
      </w:tr>
      <w:tr>
        <w:tc>
          <w:tcPr>
            <w:tcBorders>
              <w:bottom w:color="000000" w:space="0" w:sz="4" w:val="single"/>
            </w:tcBorders>
          </w:tcPr>
          <w:p w:rsidR="00000000" w:rsidDel="00000000" w:rsidP="00000000" w:rsidRDefault="00000000" w:rsidRPr="00000000" w14:paraId="00000198">
            <w:pPr>
              <w:rPr/>
            </w:pPr>
            <w:r w:rsidDel="00000000" w:rsidR="00000000" w:rsidRPr="00000000">
              <w:rPr>
                <w:rtl w:val="0"/>
              </w:rPr>
              <w:t xml:space="preserve">32</w:t>
            </w:r>
          </w:p>
        </w:tc>
        <w:tc>
          <w:tcPr>
            <w:tcBorders>
              <w:bottom w:color="000000" w:space="0" w:sz="4" w:val="single"/>
            </w:tcBorders>
          </w:tcPr>
          <w:p w:rsidR="00000000" w:rsidDel="00000000" w:rsidP="00000000" w:rsidRDefault="00000000" w:rsidRPr="00000000" w14:paraId="00000199">
            <w:pPr>
              <w:rPr/>
            </w:pPr>
            <w:r w:rsidDel="00000000" w:rsidR="00000000" w:rsidRPr="00000000">
              <w:rPr>
                <w:rtl w:val="0"/>
              </w:rPr>
              <w:t xml:space="preserve">0x20</w:t>
            </w:r>
          </w:p>
        </w:tc>
        <w:tc>
          <w:tcPr>
            <w:tcBorders>
              <w:bottom w:color="000000" w:space="0" w:sz="4" w:val="single"/>
            </w:tcBorders>
          </w:tcPr>
          <w:p w:rsidR="00000000" w:rsidDel="00000000" w:rsidP="00000000" w:rsidRDefault="00000000" w:rsidRPr="00000000" w14:paraId="0000019A">
            <w:pPr>
              <w:rPr/>
            </w:pPr>
            <w:r w:rsidDel="00000000" w:rsidR="00000000" w:rsidRPr="00000000">
              <w:rPr>
                <w:rtl w:val="0"/>
              </w:rPr>
              <w:t xml:space="preserve">READ_MX_FLASH</w:t>
            </w:r>
          </w:p>
        </w:tc>
        <w:tc>
          <w:tcPr>
            <w:tcBorders>
              <w:bottom w:color="000000" w:space="0" w:sz="4" w:val="single"/>
            </w:tcBorders>
          </w:tcPr>
          <w:p w:rsidR="00000000" w:rsidDel="00000000" w:rsidP="00000000" w:rsidRDefault="00000000" w:rsidRPr="00000000" w14:paraId="0000019B">
            <w:pPr>
              <w:rPr/>
            </w:pPr>
            <w:r w:rsidDel="00000000" w:rsidR="00000000" w:rsidRPr="00000000">
              <w:rPr>
                <w:rtl w:val="0"/>
              </w:rPr>
              <w:t xml:space="preserve">Commando om de log uit te lezen van het flash geheugen. Er kan een offset worden meegegeven om niet de complete flash geheugen uit te hoeven lezen.</w:t>
            </w:r>
          </w:p>
        </w:tc>
      </w:tr>
      <w:tr>
        <w:tc>
          <w:tcPr>
            <w:tcBorders>
              <w:bottom w:color="000000" w:space="0" w:sz="4" w:val="single"/>
            </w:tcBorders>
          </w:tcPr>
          <w:p w:rsidR="00000000" w:rsidDel="00000000" w:rsidP="00000000" w:rsidRDefault="00000000" w:rsidRPr="00000000" w14:paraId="0000019C">
            <w:pPr>
              <w:rPr/>
            </w:pPr>
            <w:r w:rsidDel="00000000" w:rsidR="00000000" w:rsidRPr="00000000">
              <w:rPr>
                <w:rtl w:val="0"/>
              </w:rPr>
              <w:t xml:space="preserve">33</w:t>
            </w:r>
          </w:p>
        </w:tc>
        <w:tc>
          <w:tcPr>
            <w:tcBorders>
              <w:bottom w:color="000000" w:space="0" w:sz="4" w:val="single"/>
            </w:tcBorders>
          </w:tcPr>
          <w:p w:rsidR="00000000" w:rsidDel="00000000" w:rsidP="00000000" w:rsidRDefault="00000000" w:rsidRPr="00000000" w14:paraId="0000019D">
            <w:pPr>
              <w:rPr/>
            </w:pPr>
            <w:r w:rsidDel="00000000" w:rsidR="00000000" w:rsidRPr="00000000">
              <w:rPr>
                <w:rtl w:val="0"/>
              </w:rPr>
              <w:t xml:space="preserve">0x21</w:t>
            </w:r>
          </w:p>
        </w:tc>
        <w:tc>
          <w:tcPr>
            <w:tcBorders>
              <w:bottom w:color="000000" w:space="0" w:sz="4" w:val="single"/>
            </w:tcBorders>
          </w:tcPr>
          <w:p w:rsidR="00000000" w:rsidDel="00000000" w:rsidP="00000000" w:rsidRDefault="00000000" w:rsidRPr="00000000" w14:paraId="0000019E">
            <w:pPr>
              <w:rPr/>
            </w:pPr>
            <w:r w:rsidDel="00000000" w:rsidR="00000000" w:rsidRPr="00000000">
              <w:rPr>
                <w:rtl w:val="0"/>
              </w:rPr>
              <w:t xml:space="preserve">ERASE_MX_FLASH</w:t>
            </w:r>
          </w:p>
        </w:tc>
        <w:tc>
          <w:tcPr>
            <w:tcBorders>
              <w:bottom w:color="000000" w:space="0" w:sz="4" w:val="single"/>
            </w:tcBorders>
          </w:tcPr>
          <w:p w:rsidR="00000000" w:rsidDel="00000000" w:rsidP="00000000" w:rsidRDefault="00000000" w:rsidRPr="00000000" w14:paraId="0000019F">
            <w:pPr>
              <w:rPr/>
            </w:pPr>
            <w:r w:rsidDel="00000000" w:rsidR="00000000" w:rsidRPr="00000000">
              <w:rPr>
                <w:rtl w:val="0"/>
              </w:rPr>
              <w:t xml:space="preserve">Commando om de log te wissen</w:t>
            </w:r>
          </w:p>
        </w:tc>
      </w:tr>
      <w:tr>
        <w:tc>
          <w:tcPr>
            <w:tcBorders>
              <w:bottom w:color="000000" w:space="0" w:sz="4" w:val="single"/>
            </w:tcBorders>
          </w:tcPr>
          <w:p w:rsidR="00000000" w:rsidDel="00000000" w:rsidP="00000000" w:rsidRDefault="00000000" w:rsidRPr="00000000" w14:paraId="000001A0">
            <w:pPr>
              <w:rPr/>
            </w:pPr>
            <w:r w:rsidDel="00000000" w:rsidR="00000000" w:rsidRPr="00000000">
              <w:rPr>
                <w:rtl w:val="0"/>
              </w:rPr>
              <w:t xml:space="preserve">34</w:t>
            </w:r>
          </w:p>
        </w:tc>
        <w:tc>
          <w:tcPr>
            <w:tcBorders>
              <w:bottom w:color="000000" w:space="0" w:sz="4" w:val="single"/>
            </w:tcBorders>
          </w:tcPr>
          <w:p w:rsidR="00000000" w:rsidDel="00000000" w:rsidP="00000000" w:rsidRDefault="00000000" w:rsidRPr="00000000" w14:paraId="000001A1">
            <w:pPr>
              <w:rPr/>
            </w:pPr>
            <w:r w:rsidDel="00000000" w:rsidR="00000000" w:rsidRPr="00000000">
              <w:rPr>
                <w:rtl w:val="0"/>
              </w:rPr>
              <w:t xml:space="preserve">0x22</w:t>
            </w:r>
          </w:p>
        </w:tc>
        <w:tc>
          <w:tcPr>
            <w:tcBorders>
              <w:bottom w:color="000000" w:space="0" w:sz="4" w:val="single"/>
            </w:tcBorders>
          </w:tcPr>
          <w:p w:rsidR="00000000" w:rsidDel="00000000" w:rsidP="00000000" w:rsidRDefault="00000000" w:rsidRPr="00000000" w14:paraId="000001A2">
            <w:pPr>
              <w:rPr/>
            </w:pPr>
            <w:r w:rsidDel="00000000" w:rsidR="00000000" w:rsidRPr="00000000">
              <w:rPr>
                <w:rtl w:val="0"/>
              </w:rPr>
              <w:t xml:space="preserve">SIZE_MX_FLASH</w:t>
            </w:r>
          </w:p>
        </w:tc>
        <w:tc>
          <w:tcPr>
            <w:tcBorders>
              <w:bottom w:color="000000" w:space="0" w:sz="4" w:val="single"/>
            </w:tcBorders>
          </w:tcPr>
          <w:p w:rsidR="00000000" w:rsidDel="00000000" w:rsidP="00000000" w:rsidRDefault="00000000" w:rsidRPr="00000000" w14:paraId="000001A3">
            <w:pPr>
              <w:rPr/>
            </w:pPr>
            <w:r w:rsidDel="00000000" w:rsidR="00000000" w:rsidRPr="00000000">
              <w:rPr>
                <w:rtl w:val="0"/>
              </w:rPr>
              <w:t xml:space="preserve">Commando om de grote van de log te lezen</w:t>
            </w:r>
          </w:p>
        </w:tc>
      </w:tr>
      <w:tr>
        <w:tc>
          <w:tcPr>
            <w:tcBorders>
              <w:bottom w:color="000000" w:space="0" w:sz="4" w:val="single"/>
            </w:tcBorders>
          </w:tcPr>
          <w:p w:rsidR="00000000" w:rsidDel="00000000" w:rsidP="00000000" w:rsidRDefault="00000000" w:rsidRPr="00000000" w14:paraId="000001A4">
            <w:pPr>
              <w:rPr/>
            </w:pPr>
            <w:r w:rsidDel="00000000" w:rsidR="00000000" w:rsidRPr="00000000">
              <w:rPr>
                <w:rtl w:val="0"/>
              </w:rPr>
              <w:t xml:space="preserve">35</w:t>
            </w:r>
          </w:p>
        </w:tc>
        <w:tc>
          <w:tcPr>
            <w:tcBorders>
              <w:bottom w:color="000000" w:space="0" w:sz="4" w:val="single"/>
            </w:tcBorders>
          </w:tcPr>
          <w:p w:rsidR="00000000" w:rsidDel="00000000" w:rsidP="00000000" w:rsidRDefault="00000000" w:rsidRPr="00000000" w14:paraId="000001A5">
            <w:pPr>
              <w:rPr/>
            </w:pPr>
            <w:r w:rsidDel="00000000" w:rsidR="00000000" w:rsidRPr="00000000">
              <w:rPr>
                <w:rtl w:val="0"/>
              </w:rPr>
              <w:t xml:space="preserve">0x23</w:t>
            </w:r>
          </w:p>
        </w:tc>
        <w:tc>
          <w:tcPr>
            <w:tcBorders>
              <w:bottom w:color="000000" w:space="0" w:sz="4" w:val="single"/>
            </w:tcBorders>
          </w:tcPr>
          <w:p w:rsidR="00000000" w:rsidDel="00000000" w:rsidP="00000000" w:rsidRDefault="00000000" w:rsidRPr="00000000" w14:paraId="000001A6">
            <w:pPr>
              <w:rPr/>
            </w:pPr>
            <w:r w:rsidDel="00000000" w:rsidR="00000000" w:rsidRPr="00000000">
              <w:rPr>
                <w:rtl w:val="0"/>
              </w:rPr>
              <w:t xml:space="preserve">ALARM_CONFIG_READ</w:t>
            </w:r>
          </w:p>
        </w:tc>
        <w:tc>
          <w:tcPr>
            <w:tcBorders>
              <w:bottom w:color="000000" w:space="0" w:sz="4" w:val="single"/>
            </w:tcBorders>
          </w:tcPr>
          <w:p w:rsidR="00000000" w:rsidDel="00000000" w:rsidP="00000000" w:rsidRDefault="00000000" w:rsidRPr="00000000" w14:paraId="000001A7">
            <w:pPr>
              <w:rPr/>
            </w:pPr>
            <w:r w:rsidDel="00000000" w:rsidR="00000000" w:rsidRPr="00000000">
              <w:rPr>
                <w:rtl w:val="0"/>
              </w:rPr>
              <w:t xml:space="preserve">Alarm configuratie voor een specifieke sensor uitlezen.</w:t>
            </w:r>
          </w:p>
        </w:tc>
      </w:tr>
      <w:tr>
        <w:tc>
          <w:tcPr>
            <w:tcBorders>
              <w:bottom w:color="000000" w:space="0" w:sz="4" w:val="single"/>
            </w:tcBorders>
          </w:tcPr>
          <w:p w:rsidR="00000000" w:rsidDel="00000000" w:rsidP="00000000" w:rsidRDefault="00000000" w:rsidRPr="00000000" w14:paraId="000001A8">
            <w:pPr>
              <w:rPr/>
            </w:pPr>
            <w:r w:rsidDel="00000000" w:rsidR="00000000" w:rsidRPr="00000000">
              <w:rPr>
                <w:rtl w:val="0"/>
              </w:rPr>
              <w:t xml:space="preserve">163</w:t>
            </w:r>
          </w:p>
        </w:tc>
        <w:tc>
          <w:tcPr>
            <w:tcBorders>
              <w:bottom w:color="000000" w:space="0" w:sz="4" w:val="single"/>
            </w:tcBorders>
          </w:tcPr>
          <w:p w:rsidR="00000000" w:rsidDel="00000000" w:rsidP="00000000" w:rsidRDefault="00000000" w:rsidRPr="00000000" w14:paraId="000001A9">
            <w:pPr>
              <w:rPr/>
            </w:pPr>
            <w:r w:rsidDel="00000000" w:rsidR="00000000" w:rsidRPr="00000000">
              <w:rPr>
                <w:rtl w:val="0"/>
              </w:rPr>
              <w:t xml:space="preserve">0xA3</w:t>
            </w:r>
          </w:p>
        </w:tc>
        <w:tc>
          <w:tcPr>
            <w:tcBorders>
              <w:bottom w:color="000000" w:space="0" w:sz="4" w:val="single"/>
            </w:tcBorders>
          </w:tcPr>
          <w:p w:rsidR="00000000" w:rsidDel="00000000" w:rsidP="00000000" w:rsidRDefault="00000000" w:rsidRPr="00000000" w14:paraId="000001AA">
            <w:pPr>
              <w:rPr/>
            </w:pPr>
            <w:r w:rsidDel="00000000" w:rsidR="00000000" w:rsidRPr="00000000">
              <w:rPr>
                <w:rtl w:val="0"/>
              </w:rPr>
              <w:t xml:space="preserve">ALARM_CONFIG_WRITE</w:t>
            </w:r>
          </w:p>
        </w:tc>
        <w:tc>
          <w:tcPr>
            <w:tcBorders>
              <w:bottom w:color="000000" w:space="0" w:sz="4" w:val="single"/>
            </w:tcBorders>
          </w:tcPr>
          <w:p w:rsidR="00000000" w:rsidDel="00000000" w:rsidP="00000000" w:rsidRDefault="00000000" w:rsidRPr="00000000" w14:paraId="000001AB">
            <w:pPr>
              <w:rPr/>
            </w:pPr>
            <w:r w:rsidDel="00000000" w:rsidR="00000000" w:rsidRPr="00000000">
              <w:rPr>
                <w:rtl w:val="0"/>
              </w:rPr>
              <w:t xml:space="preserve">Alarm configuratie voor een specifieke sensor instellen.</w:t>
            </w:r>
          </w:p>
        </w:tc>
      </w:tr>
      <w:tr>
        <w:tc>
          <w:tcPr>
            <w:tcBorders>
              <w:bottom w:color="000000" w:space="0" w:sz="4" w:val="single"/>
            </w:tcBorders>
          </w:tcPr>
          <w:p w:rsidR="00000000" w:rsidDel="00000000" w:rsidP="00000000" w:rsidRDefault="00000000" w:rsidRPr="00000000" w14:paraId="000001AC">
            <w:pPr>
              <w:rPr/>
            </w:pPr>
            <w:r w:rsidDel="00000000" w:rsidR="00000000" w:rsidRPr="00000000">
              <w:rPr>
                <w:rtl w:val="0"/>
              </w:rPr>
              <w:t xml:space="preserve">36</w:t>
            </w:r>
          </w:p>
        </w:tc>
        <w:tc>
          <w:tcPr>
            <w:tcBorders>
              <w:bottom w:color="000000" w:space="0" w:sz="4" w:val="single"/>
            </w:tcBorders>
          </w:tcPr>
          <w:p w:rsidR="00000000" w:rsidDel="00000000" w:rsidP="00000000" w:rsidRDefault="00000000" w:rsidRPr="00000000" w14:paraId="000001AD">
            <w:pPr>
              <w:rPr/>
            </w:pPr>
            <w:r w:rsidDel="00000000" w:rsidR="00000000" w:rsidRPr="00000000">
              <w:rPr>
                <w:rtl w:val="0"/>
              </w:rPr>
              <w:t xml:space="preserve">0x24</w:t>
            </w:r>
          </w:p>
        </w:tc>
        <w:tc>
          <w:tcPr>
            <w:tcBorders>
              <w:bottom w:color="000000" w:space="0" w:sz="4" w:val="single"/>
            </w:tcBorders>
          </w:tcPr>
          <w:p w:rsidR="00000000" w:rsidDel="00000000" w:rsidP="00000000" w:rsidRDefault="00000000" w:rsidRPr="00000000" w14:paraId="000001AE">
            <w:pPr>
              <w:rPr/>
            </w:pPr>
            <w:r w:rsidDel="00000000" w:rsidR="00000000" w:rsidRPr="00000000">
              <w:rPr>
                <w:rtl w:val="0"/>
              </w:rPr>
              <w:t xml:space="preserve">ALARM_STATUS_READ</w:t>
            </w:r>
          </w:p>
        </w:tc>
        <w:tc>
          <w:tcPr>
            <w:tcBorders>
              <w:bottom w:color="000000" w:space="0" w:sz="4" w:val="single"/>
            </w:tcBorders>
          </w:tcPr>
          <w:p w:rsidR="00000000" w:rsidDel="00000000" w:rsidP="00000000" w:rsidRDefault="00000000" w:rsidRPr="00000000" w14:paraId="000001AF">
            <w:pPr>
              <w:rPr/>
            </w:pPr>
            <w:r w:rsidDel="00000000" w:rsidR="00000000" w:rsidRPr="00000000">
              <w:rPr>
                <w:rtl w:val="0"/>
              </w:rPr>
              <w:t xml:space="preserve">De huidige actieve Alarmen uitlezen.</w:t>
            </w:r>
          </w:p>
        </w:tc>
      </w:tr>
      <w:tr>
        <w:tc>
          <w:tcPr>
            <w:gridSpan w:val="4"/>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B0">
            <w:pPr>
              <w:jc w:val="center"/>
              <w:rPr>
                <w:b w:val="1"/>
              </w:rPr>
            </w:pPr>
            <w:r w:rsidDel="00000000" w:rsidR="00000000" w:rsidRPr="00000000">
              <w:rPr>
                <w:b w:val="1"/>
                <w:rtl w:val="0"/>
              </w:rPr>
              <w:t xml:space="preserve">Tabel:1</w:t>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Alle commando’s en waardes zijn in big endian.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Voor LoRaWAN is het mogelijk om meerdere opdrachten in een enkel bericht te stoppen, bijvoorbeeld:</w:t>
      </w:r>
    </w:p>
    <w:tbl>
      <w:tblPr>
        <w:tblStyle w:val="Table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932"/>
        <w:tblGridChange w:id="0">
          <w:tblGrid>
            <w:gridCol w:w="1696"/>
            <w:gridCol w:w="7932"/>
          </w:tblGrid>
        </w:tblGridChange>
      </w:tblGrid>
      <w:tr>
        <w:tc>
          <w:tcPr/>
          <w:p w:rsidR="00000000" w:rsidDel="00000000" w:rsidP="00000000" w:rsidRDefault="00000000" w:rsidRPr="00000000" w14:paraId="000001B8">
            <w:pPr>
              <w:rPr>
                <w:b w:val="1"/>
              </w:rPr>
            </w:pPr>
            <w:r w:rsidDel="00000000" w:rsidR="00000000" w:rsidRPr="00000000">
              <w:rPr>
                <w:b w:val="1"/>
                <w:rtl w:val="0"/>
              </w:rPr>
              <w:t xml:space="preserve">Hex</w:t>
            </w:r>
          </w:p>
        </w:tc>
        <w:tc>
          <w:tcPr/>
          <w:p w:rsidR="00000000" w:rsidDel="00000000" w:rsidP="00000000" w:rsidRDefault="00000000" w:rsidRPr="00000000" w14:paraId="000001B9">
            <w:pPr>
              <w:rPr>
                <w:b w:val="1"/>
              </w:rPr>
            </w:pPr>
            <w:r w:rsidDel="00000000" w:rsidR="00000000" w:rsidRPr="00000000">
              <w:rPr>
                <w:b w:val="1"/>
                <w:rtl w:val="0"/>
              </w:rPr>
              <w:t xml:space="preserve">Opdrachten</w:t>
            </w:r>
          </w:p>
        </w:tc>
      </w:tr>
      <w:tr>
        <w:tc>
          <w:tcPr/>
          <w:p w:rsidR="00000000" w:rsidDel="00000000" w:rsidP="00000000" w:rsidRDefault="00000000" w:rsidRPr="00000000" w14:paraId="000001BA">
            <w:pPr>
              <w:rPr/>
            </w:pPr>
            <w:r w:rsidDel="00000000" w:rsidR="00000000" w:rsidRPr="00000000">
              <w:rPr>
                <w:rtl w:val="0"/>
              </w:rPr>
              <w:t xml:space="preserve">0102</w:t>
            </w:r>
          </w:p>
        </w:tc>
        <w:tc>
          <w:tcPr/>
          <w:p w:rsidR="00000000" w:rsidDel="00000000" w:rsidP="00000000" w:rsidRDefault="00000000" w:rsidRPr="00000000" w14:paraId="000001BB">
            <w:pPr>
              <w:rPr/>
            </w:pPr>
            <w:r w:rsidDel="00000000" w:rsidR="00000000" w:rsidRPr="00000000">
              <w:rPr>
                <w:rtl w:val="0"/>
              </w:rPr>
              <w:t xml:space="preserve">READ_FIRMWARE_VERSION, READ_HARDWARE_VERSION</w:t>
            </w:r>
          </w:p>
        </w:tc>
      </w:tr>
    </w:tbl>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Bij BLE wordt er maar 1 opdracht per bericht uitgevoerd en zal per opdracht een bericht moeten worden verzonden en het eventuele antwoord worden afgevangen.</w:t>
      </w:r>
    </w:p>
    <w:p w:rsidR="00000000" w:rsidDel="00000000" w:rsidP="00000000" w:rsidRDefault="00000000" w:rsidRPr="00000000" w14:paraId="000001BE">
      <w:pPr>
        <w:rPr/>
      </w:pPr>
      <w:r w:rsidDel="00000000" w:rsidR="00000000" w:rsidRPr="00000000">
        <w:rPr>
          <w:rtl w:val="0"/>
        </w:rPr>
        <w:t xml:space="preserve">LoRaWAN maximale buffer grote is 52 bytes en het BLE control point heeft een grote van 30 bytes.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numPr>
          <w:ilvl w:val="2"/>
          <w:numId w:val="2"/>
        </w:numPr>
        <w:ind w:left="862" w:hanging="720"/>
        <w:rPr/>
      </w:pPr>
      <w:bookmarkStart w:colFirst="0" w:colLast="0" w:name="_heading=h.1y810tw" w:id="21"/>
      <w:bookmarkEnd w:id="21"/>
      <w:r w:rsidDel="00000000" w:rsidR="00000000" w:rsidRPr="00000000">
        <w:rPr>
          <w:rtl w:val="0"/>
        </w:rPr>
        <w:t xml:space="preserve">0d/0x00 – RESPONSE</w:t>
      </w:r>
    </w:p>
    <w:p w:rsidR="00000000" w:rsidDel="00000000" w:rsidP="00000000" w:rsidRDefault="00000000" w:rsidRPr="00000000" w14:paraId="000001C1">
      <w:pPr>
        <w:rPr/>
      </w:pPr>
      <w:r w:rsidDel="00000000" w:rsidR="00000000" w:rsidRPr="00000000">
        <w:rPr>
          <w:rtl w:val="0"/>
        </w:rPr>
        <w:t xml:space="preserve">Antwoord op een opdracht met een status indicatie van de fout of succes. Wordt enkel door de BEEPBASE verstuurdt</w:t>
      </w:r>
    </w:p>
    <w:tbl>
      <w:tblPr>
        <w:tblStyle w:val="Table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1C2">
            <w:pPr>
              <w:rPr>
                <w:b w:val="1"/>
              </w:rPr>
            </w:pPr>
            <w:r w:rsidDel="00000000" w:rsidR="00000000" w:rsidRPr="00000000">
              <w:rPr>
                <w:b w:val="1"/>
                <w:rtl w:val="0"/>
              </w:rPr>
              <w:t xml:space="preserve">Veld</w:t>
            </w:r>
          </w:p>
        </w:tc>
        <w:tc>
          <w:tcPr/>
          <w:p w:rsidR="00000000" w:rsidDel="00000000" w:rsidP="00000000" w:rsidRDefault="00000000" w:rsidRPr="00000000" w14:paraId="000001C3">
            <w:pPr>
              <w:rPr>
                <w:b w:val="1"/>
              </w:rPr>
            </w:pPr>
            <w:r w:rsidDel="00000000" w:rsidR="00000000" w:rsidRPr="00000000">
              <w:rPr>
                <w:b w:val="1"/>
                <w:rtl w:val="0"/>
              </w:rPr>
              <w:t xml:space="preserve">Grote</w:t>
            </w:r>
          </w:p>
        </w:tc>
        <w:tc>
          <w:tcPr/>
          <w:p w:rsidR="00000000" w:rsidDel="00000000" w:rsidP="00000000" w:rsidRDefault="00000000" w:rsidRPr="00000000" w14:paraId="000001C4">
            <w:pPr>
              <w:rPr>
                <w:b w:val="1"/>
              </w:rPr>
            </w:pPr>
            <w:r w:rsidDel="00000000" w:rsidR="00000000" w:rsidRPr="00000000">
              <w:rPr>
                <w:b w:val="1"/>
                <w:rtl w:val="0"/>
              </w:rPr>
              <w:t xml:space="preserve">Waarde</w:t>
            </w:r>
          </w:p>
        </w:tc>
        <w:tc>
          <w:tcPr/>
          <w:p w:rsidR="00000000" w:rsidDel="00000000" w:rsidP="00000000" w:rsidRDefault="00000000" w:rsidRPr="00000000" w14:paraId="000001C5">
            <w:pPr>
              <w:rPr>
                <w:b w:val="1"/>
              </w:rPr>
            </w:pPr>
            <w:r w:rsidDel="00000000" w:rsidR="00000000" w:rsidRPr="00000000">
              <w:rPr>
                <w:b w:val="1"/>
                <w:rtl w:val="0"/>
              </w:rPr>
              <w:t xml:space="preserve">Omschrijving</w:t>
            </w:r>
          </w:p>
        </w:tc>
      </w:tr>
      <w:tr>
        <w:tc>
          <w:tcPr/>
          <w:p w:rsidR="00000000" w:rsidDel="00000000" w:rsidP="00000000" w:rsidRDefault="00000000" w:rsidRPr="00000000" w14:paraId="000001C6">
            <w:pPr>
              <w:rPr/>
            </w:pPr>
            <w:r w:rsidDel="00000000" w:rsidR="00000000" w:rsidRPr="00000000">
              <w:rPr>
                <w:rtl w:val="0"/>
              </w:rPr>
              <w:t xml:space="preserve">RESPONSE</w:t>
            </w:r>
          </w:p>
        </w:tc>
        <w:tc>
          <w:tcPr/>
          <w:p w:rsidR="00000000" w:rsidDel="00000000" w:rsidP="00000000" w:rsidRDefault="00000000" w:rsidRPr="00000000" w14:paraId="000001C7">
            <w:pPr>
              <w:rPr/>
            </w:pPr>
            <w:r w:rsidDel="00000000" w:rsidR="00000000" w:rsidRPr="00000000">
              <w:rPr>
                <w:rtl w:val="0"/>
              </w:rPr>
              <w:t xml:space="preserve">Uint8_t</w:t>
            </w:r>
          </w:p>
        </w:tc>
        <w:tc>
          <w:tcPr/>
          <w:p w:rsidR="00000000" w:rsidDel="00000000" w:rsidP="00000000" w:rsidRDefault="00000000" w:rsidRPr="00000000" w14:paraId="000001C8">
            <w:pPr>
              <w:rPr/>
            </w:pPr>
            <w:r w:rsidDel="00000000" w:rsidR="00000000" w:rsidRPr="00000000">
              <w:rPr>
                <w:rtl w:val="0"/>
              </w:rPr>
              <w:t xml:space="preserve">0x00</w:t>
            </w:r>
          </w:p>
        </w:tc>
        <w:tc>
          <w:tcPr/>
          <w:p w:rsidR="00000000" w:rsidDel="00000000" w:rsidP="00000000" w:rsidRDefault="00000000" w:rsidRPr="00000000" w14:paraId="000001C9">
            <w:pPr>
              <w:rPr/>
            </w:pPr>
            <w:r w:rsidDel="00000000" w:rsidR="00000000" w:rsidRPr="00000000">
              <w:rPr>
                <w:rtl w:val="0"/>
              </w:rPr>
              <w:t xml:space="preserve">RESPONSE opdracht ID</w:t>
            </w:r>
          </w:p>
        </w:tc>
      </w:tr>
      <w:tr>
        <w:tc>
          <w:tcPr/>
          <w:p w:rsidR="00000000" w:rsidDel="00000000" w:rsidP="00000000" w:rsidRDefault="00000000" w:rsidRPr="00000000" w14:paraId="000001CA">
            <w:pPr>
              <w:rPr/>
            </w:pPr>
            <w:r w:rsidDel="00000000" w:rsidR="00000000" w:rsidRPr="00000000">
              <w:rPr>
                <w:rtl w:val="0"/>
              </w:rPr>
              <w:t xml:space="preserve">command</w:t>
            </w:r>
          </w:p>
        </w:tc>
        <w:tc>
          <w:tcPr/>
          <w:p w:rsidR="00000000" w:rsidDel="00000000" w:rsidP="00000000" w:rsidRDefault="00000000" w:rsidRPr="00000000" w14:paraId="000001CB">
            <w:pPr>
              <w:rPr/>
            </w:pPr>
            <w:r w:rsidDel="00000000" w:rsidR="00000000" w:rsidRPr="00000000">
              <w:rPr>
                <w:rtl w:val="0"/>
              </w:rPr>
              <w:t xml:space="preserve">Uint8_t</w:t>
            </w:r>
          </w:p>
        </w:tc>
        <w:tc>
          <w:tcPr/>
          <w:p w:rsidR="00000000" w:rsidDel="00000000" w:rsidP="00000000" w:rsidRDefault="00000000" w:rsidRPr="00000000" w14:paraId="000001CC">
            <w:pPr>
              <w:rPr/>
            </w:pPr>
            <w:r w:rsidDel="00000000" w:rsidR="00000000" w:rsidRPr="00000000">
              <w:rPr>
                <w:rtl w:val="0"/>
              </w:rPr>
              <w:t xml:space="preserve">-</w:t>
            </w:r>
          </w:p>
        </w:tc>
        <w:tc>
          <w:tcPr/>
          <w:p w:rsidR="00000000" w:rsidDel="00000000" w:rsidP="00000000" w:rsidRDefault="00000000" w:rsidRPr="00000000" w14:paraId="000001CD">
            <w:pPr>
              <w:rPr/>
            </w:pPr>
            <w:r w:rsidDel="00000000" w:rsidR="00000000" w:rsidRPr="00000000">
              <w:rPr>
                <w:rtl w:val="0"/>
              </w:rPr>
              <w:t xml:space="preserve">Het opdracht ID waarop een antwoord wordt gestuurd</w:t>
            </w:r>
          </w:p>
        </w:tc>
      </w:tr>
      <w:tr>
        <w:tc>
          <w:tcPr/>
          <w:p w:rsidR="00000000" w:rsidDel="00000000" w:rsidP="00000000" w:rsidRDefault="00000000" w:rsidRPr="00000000" w14:paraId="000001CE">
            <w:pPr>
              <w:rPr/>
            </w:pPr>
            <w:r w:rsidDel="00000000" w:rsidR="00000000" w:rsidRPr="00000000">
              <w:rPr>
                <w:rtl w:val="0"/>
              </w:rPr>
              <w:t xml:space="preserve">Error code</w:t>
            </w:r>
          </w:p>
        </w:tc>
        <w:tc>
          <w:tcPr/>
          <w:p w:rsidR="00000000" w:rsidDel="00000000" w:rsidP="00000000" w:rsidRDefault="00000000" w:rsidRPr="00000000" w14:paraId="000001CF">
            <w:pPr>
              <w:rPr/>
            </w:pPr>
            <w:r w:rsidDel="00000000" w:rsidR="00000000" w:rsidRPr="00000000">
              <w:rPr>
                <w:rtl w:val="0"/>
              </w:rPr>
              <w:t xml:space="preserve">Uint32_t</w:t>
            </w:r>
          </w:p>
        </w:tc>
        <w:tc>
          <w:tcPr/>
          <w:p w:rsidR="00000000" w:rsidDel="00000000" w:rsidP="00000000" w:rsidRDefault="00000000" w:rsidRPr="00000000" w14:paraId="000001D0">
            <w:pPr>
              <w:rPr/>
            </w:pPr>
            <w:r w:rsidDel="00000000" w:rsidR="00000000" w:rsidRPr="00000000">
              <w:rPr>
                <w:rtl w:val="0"/>
              </w:rPr>
              <w:t xml:space="preserve">-</w:t>
            </w:r>
          </w:p>
        </w:tc>
        <w:tc>
          <w:tcPr/>
          <w:p w:rsidR="00000000" w:rsidDel="00000000" w:rsidP="00000000" w:rsidRDefault="00000000" w:rsidRPr="00000000" w14:paraId="000001D1">
            <w:pPr>
              <w:rPr/>
            </w:pPr>
            <w:r w:rsidDel="00000000" w:rsidR="00000000" w:rsidRPr="00000000">
              <w:rPr>
                <w:rtl w:val="0"/>
              </w:rPr>
              <w:t xml:space="preserve">Zie de tabel hieronder voor de error code en de omschrijving</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nRF SDK Foutcodes:</w:t>
      </w:r>
    </w:p>
    <w:tbl>
      <w:tblPr>
        <w:tblStyle w:val="Table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68"/>
        <w:gridCol w:w="463"/>
        <w:gridCol w:w="5097"/>
        <w:tblGridChange w:id="0">
          <w:tblGrid>
            <w:gridCol w:w="4068"/>
            <w:gridCol w:w="463"/>
            <w:gridCol w:w="5097"/>
          </w:tblGrid>
        </w:tblGridChange>
      </w:tblGrid>
      <w:tr>
        <w:tc>
          <w:tcPr/>
          <w:p w:rsidR="00000000" w:rsidDel="00000000" w:rsidP="00000000" w:rsidRDefault="00000000" w:rsidRPr="00000000" w14:paraId="000001D4">
            <w:pPr>
              <w:rPr>
                <w:b w:val="1"/>
              </w:rPr>
            </w:pPr>
            <w:r w:rsidDel="00000000" w:rsidR="00000000" w:rsidRPr="00000000">
              <w:rPr>
                <w:b w:val="1"/>
                <w:rtl w:val="0"/>
              </w:rPr>
              <w:t xml:space="preserve">Error code</w:t>
            </w:r>
          </w:p>
        </w:tc>
        <w:tc>
          <w:tcPr/>
          <w:p w:rsidR="00000000" w:rsidDel="00000000" w:rsidP="00000000" w:rsidRDefault="00000000" w:rsidRPr="00000000" w14:paraId="000001D5">
            <w:pPr>
              <w:rPr>
                <w:b w:val="1"/>
              </w:rPr>
            </w:pPr>
            <w:r w:rsidDel="00000000" w:rsidR="00000000" w:rsidRPr="00000000">
              <w:rPr>
                <w:b w:val="1"/>
                <w:rtl w:val="0"/>
              </w:rPr>
              <w:t xml:space="preserve">#</w:t>
            </w:r>
          </w:p>
        </w:tc>
        <w:tc>
          <w:tcPr/>
          <w:p w:rsidR="00000000" w:rsidDel="00000000" w:rsidP="00000000" w:rsidRDefault="00000000" w:rsidRPr="00000000" w14:paraId="000001D6">
            <w:pPr>
              <w:rPr>
                <w:b w:val="1"/>
              </w:rPr>
            </w:pPr>
            <w:r w:rsidDel="00000000" w:rsidR="00000000" w:rsidRPr="00000000">
              <w:rPr>
                <w:b w:val="1"/>
                <w:rtl w:val="0"/>
              </w:rPr>
              <w:t xml:space="preserve">Omschrijving</w:t>
            </w:r>
          </w:p>
        </w:tc>
      </w:tr>
      <w:tr>
        <w:tc>
          <w:tcPr/>
          <w:p w:rsidR="00000000" w:rsidDel="00000000" w:rsidP="00000000" w:rsidRDefault="00000000" w:rsidRPr="00000000" w14:paraId="000001D7">
            <w:pPr>
              <w:rPr/>
            </w:pPr>
            <w:r w:rsidDel="00000000" w:rsidR="00000000" w:rsidRPr="00000000">
              <w:rPr>
                <w:rtl w:val="0"/>
              </w:rPr>
              <w:t xml:space="preserve">NRF_SUCCESS</w:t>
            </w:r>
          </w:p>
        </w:tc>
        <w:tc>
          <w:tcPr/>
          <w:p w:rsidR="00000000" w:rsidDel="00000000" w:rsidP="00000000" w:rsidRDefault="00000000" w:rsidRPr="00000000" w14:paraId="000001D8">
            <w:pPr>
              <w:rPr/>
            </w:pPr>
            <w:r w:rsidDel="00000000" w:rsidR="00000000" w:rsidRPr="00000000">
              <w:rPr>
                <w:rtl w:val="0"/>
              </w:rPr>
              <w:t xml:space="preserve">0</w:t>
            </w:r>
          </w:p>
        </w:tc>
        <w:tc>
          <w:tcPr/>
          <w:p w:rsidR="00000000" w:rsidDel="00000000" w:rsidP="00000000" w:rsidRDefault="00000000" w:rsidRPr="00000000" w14:paraId="000001D9">
            <w:pPr>
              <w:rPr/>
            </w:pPr>
            <w:r w:rsidDel="00000000" w:rsidR="00000000" w:rsidRPr="00000000">
              <w:rPr>
                <w:rtl w:val="0"/>
              </w:rPr>
              <w:t xml:space="preserve">Successful command</w:t>
            </w:r>
          </w:p>
        </w:tc>
      </w:tr>
      <w:tr>
        <w:tc>
          <w:tcPr/>
          <w:p w:rsidR="00000000" w:rsidDel="00000000" w:rsidP="00000000" w:rsidRDefault="00000000" w:rsidRPr="00000000" w14:paraId="000001DA">
            <w:pPr>
              <w:rPr/>
            </w:pPr>
            <w:r w:rsidDel="00000000" w:rsidR="00000000" w:rsidRPr="00000000">
              <w:rPr>
                <w:rtl w:val="0"/>
              </w:rPr>
              <w:t xml:space="preserve">NRF_ERROR_SVC_HANDLER_MISSING</w:t>
            </w:r>
          </w:p>
        </w:tc>
        <w:tc>
          <w:tcPr/>
          <w:p w:rsidR="00000000" w:rsidDel="00000000" w:rsidP="00000000" w:rsidRDefault="00000000" w:rsidRPr="00000000" w14:paraId="000001DB">
            <w:pPr>
              <w:rPr/>
            </w:pPr>
            <w:r w:rsidDel="00000000" w:rsidR="00000000" w:rsidRPr="00000000">
              <w:rPr>
                <w:rtl w:val="0"/>
              </w:rPr>
              <w:t xml:space="preserve">1</w:t>
            </w:r>
          </w:p>
        </w:tc>
        <w:tc>
          <w:tcPr/>
          <w:p w:rsidR="00000000" w:rsidDel="00000000" w:rsidP="00000000" w:rsidRDefault="00000000" w:rsidRPr="00000000" w14:paraId="000001DC">
            <w:pPr>
              <w:tabs>
                <w:tab w:val="left" w:pos="1212"/>
              </w:tabs>
              <w:rPr/>
            </w:pPr>
            <w:r w:rsidDel="00000000" w:rsidR="00000000" w:rsidRPr="00000000">
              <w:rPr>
                <w:rtl w:val="0"/>
              </w:rPr>
              <w:t xml:space="preserve">SVC handler is missing</w:t>
            </w:r>
          </w:p>
        </w:tc>
      </w:tr>
      <w:tr>
        <w:tc>
          <w:tcPr/>
          <w:p w:rsidR="00000000" w:rsidDel="00000000" w:rsidP="00000000" w:rsidRDefault="00000000" w:rsidRPr="00000000" w14:paraId="000001DD">
            <w:pPr>
              <w:rPr/>
            </w:pPr>
            <w:r w:rsidDel="00000000" w:rsidR="00000000" w:rsidRPr="00000000">
              <w:rPr>
                <w:rtl w:val="0"/>
              </w:rPr>
              <w:t xml:space="preserve">NRF_ERROR_SOFTDEVICE_NOT_ENABLED</w:t>
            </w:r>
          </w:p>
        </w:tc>
        <w:tc>
          <w:tcPr/>
          <w:p w:rsidR="00000000" w:rsidDel="00000000" w:rsidP="00000000" w:rsidRDefault="00000000" w:rsidRPr="00000000" w14:paraId="000001DE">
            <w:pPr>
              <w:rPr/>
            </w:pPr>
            <w:r w:rsidDel="00000000" w:rsidR="00000000" w:rsidRPr="00000000">
              <w:rPr>
                <w:rtl w:val="0"/>
              </w:rPr>
              <w:t xml:space="preserve">2</w:t>
            </w:r>
          </w:p>
        </w:tc>
        <w:tc>
          <w:tcPr/>
          <w:p w:rsidR="00000000" w:rsidDel="00000000" w:rsidP="00000000" w:rsidRDefault="00000000" w:rsidRPr="00000000" w14:paraId="000001DF">
            <w:pPr>
              <w:rPr/>
            </w:pPr>
            <w:r w:rsidDel="00000000" w:rsidR="00000000" w:rsidRPr="00000000">
              <w:rPr>
                <w:rtl w:val="0"/>
              </w:rPr>
              <w:t xml:space="preserve">SoftDevice has not been enabled</w:t>
            </w:r>
          </w:p>
        </w:tc>
      </w:tr>
      <w:tr>
        <w:tc>
          <w:tcPr/>
          <w:p w:rsidR="00000000" w:rsidDel="00000000" w:rsidP="00000000" w:rsidRDefault="00000000" w:rsidRPr="00000000" w14:paraId="000001E0">
            <w:pPr>
              <w:rPr/>
            </w:pPr>
            <w:r w:rsidDel="00000000" w:rsidR="00000000" w:rsidRPr="00000000">
              <w:rPr>
                <w:rtl w:val="0"/>
              </w:rPr>
              <w:t xml:space="preserve">NRF_ERROR_INTERNAL</w:t>
            </w:r>
          </w:p>
        </w:tc>
        <w:tc>
          <w:tcPr/>
          <w:p w:rsidR="00000000" w:rsidDel="00000000" w:rsidP="00000000" w:rsidRDefault="00000000" w:rsidRPr="00000000" w14:paraId="000001E1">
            <w:pPr>
              <w:rPr/>
            </w:pPr>
            <w:r w:rsidDel="00000000" w:rsidR="00000000" w:rsidRPr="00000000">
              <w:rPr>
                <w:rtl w:val="0"/>
              </w:rPr>
              <w:t xml:space="preserve">3</w:t>
            </w:r>
          </w:p>
        </w:tc>
        <w:tc>
          <w:tcPr/>
          <w:p w:rsidR="00000000" w:rsidDel="00000000" w:rsidP="00000000" w:rsidRDefault="00000000" w:rsidRPr="00000000" w14:paraId="000001E2">
            <w:pPr>
              <w:rPr/>
            </w:pPr>
            <w:r w:rsidDel="00000000" w:rsidR="00000000" w:rsidRPr="00000000">
              <w:rPr>
                <w:rtl w:val="0"/>
              </w:rPr>
              <w:t xml:space="preserve">Internal Error</w:t>
            </w:r>
          </w:p>
        </w:tc>
      </w:tr>
      <w:tr>
        <w:tc>
          <w:tcPr/>
          <w:p w:rsidR="00000000" w:rsidDel="00000000" w:rsidP="00000000" w:rsidRDefault="00000000" w:rsidRPr="00000000" w14:paraId="000001E3">
            <w:pPr>
              <w:rPr/>
            </w:pPr>
            <w:r w:rsidDel="00000000" w:rsidR="00000000" w:rsidRPr="00000000">
              <w:rPr>
                <w:rtl w:val="0"/>
              </w:rPr>
              <w:t xml:space="preserve">NRF_ERROR_NO_MEM</w:t>
            </w:r>
          </w:p>
        </w:tc>
        <w:tc>
          <w:tcPr/>
          <w:p w:rsidR="00000000" w:rsidDel="00000000" w:rsidP="00000000" w:rsidRDefault="00000000" w:rsidRPr="00000000" w14:paraId="000001E4">
            <w:pPr>
              <w:rPr/>
            </w:pPr>
            <w:r w:rsidDel="00000000" w:rsidR="00000000" w:rsidRPr="00000000">
              <w:rPr>
                <w:rtl w:val="0"/>
              </w:rPr>
              <w:t xml:space="preserve">4</w:t>
            </w:r>
          </w:p>
        </w:tc>
        <w:tc>
          <w:tcPr/>
          <w:p w:rsidR="00000000" w:rsidDel="00000000" w:rsidP="00000000" w:rsidRDefault="00000000" w:rsidRPr="00000000" w14:paraId="000001E5">
            <w:pPr>
              <w:rPr/>
            </w:pPr>
            <w:r w:rsidDel="00000000" w:rsidR="00000000" w:rsidRPr="00000000">
              <w:rPr>
                <w:rtl w:val="0"/>
              </w:rPr>
              <w:t xml:space="preserve">No Memory for operation</w:t>
            </w:r>
          </w:p>
        </w:tc>
      </w:tr>
      <w:tr>
        <w:tc>
          <w:tcPr/>
          <w:p w:rsidR="00000000" w:rsidDel="00000000" w:rsidP="00000000" w:rsidRDefault="00000000" w:rsidRPr="00000000" w14:paraId="000001E6">
            <w:pPr>
              <w:rPr/>
            </w:pPr>
            <w:r w:rsidDel="00000000" w:rsidR="00000000" w:rsidRPr="00000000">
              <w:rPr>
                <w:rtl w:val="0"/>
              </w:rPr>
              <w:t xml:space="preserve">NRF_ERROR_NOT_FOUND</w:t>
            </w:r>
          </w:p>
        </w:tc>
        <w:tc>
          <w:tcPr/>
          <w:p w:rsidR="00000000" w:rsidDel="00000000" w:rsidP="00000000" w:rsidRDefault="00000000" w:rsidRPr="00000000" w14:paraId="000001E7">
            <w:pPr>
              <w:rPr/>
            </w:pPr>
            <w:r w:rsidDel="00000000" w:rsidR="00000000" w:rsidRPr="00000000">
              <w:rPr>
                <w:rtl w:val="0"/>
              </w:rPr>
              <w:t xml:space="preserve">5</w:t>
            </w:r>
          </w:p>
        </w:tc>
        <w:tc>
          <w:tcPr/>
          <w:p w:rsidR="00000000" w:rsidDel="00000000" w:rsidP="00000000" w:rsidRDefault="00000000" w:rsidRPr="00000000" w14:paraId="000001E8">
            <w:pPr>
              <w:rPr/>
            </w:pPr>
            <w:r w:rsidDel="00000000" w:rsidR="00000000" w:rsidRPr="00000000">
              <w:rPr>
                <w:rtl w:val="0"/>
              </w:rPr>
              <w:t xml:space="preserve">Not found</w:t>
            </w:r>
          </w:p>
        </w:tc>
      </w:tr>
      <w:tr>
        <w:tc>
          <w:tcPr/>
          <w:p w:rsidR="00000000" w:rsidDel="00000000" w:rsidP="00000000" w:rsidRDefault="00000000" w:rsidRPr="00000000" w14:paraId="000001E9">
            <w:pPr>
              <w:rPr/>
            </w:pPr>
            <w:r w:rsidDel="00000000" w:rsidR="00000000" w:rsidRPr="00000000">
              <w:rPr>
                <w:rtl w:val="0"/>
              </w:rPr>
              <w:t xml:space="preserve">NRF_ERROR_NOT_SUPPORTED</w:t>
            </w:r>
          </w:p>
        </w:tc>
        <w:tc>
          <w:tcPr/>
          <w:p w:rsidR="00000000" w:rsidDel="00000000" w:rsidP="00000000" w:rsidRDefault="00000000" w:rsidRPr="00000000" w14:paraId="000001EA">
            <w:pPr>
              <w:rPr/>
            </w:pPr>
            <w:r w:rsidDel="00000000" w:rsidR="00000000" w:rsidRPr="00000000">
              <w:rPr>
                <w:rtl w:val="0"/>
              </w:rPr>
              <w:t xml:space="preserve">6</w:t>
            </w:r>
          </w:p>
        </w:tc>
        <w:tc>
          <w:tcPr/>
          <w:p w:rsidR="00000000" w:rsidDel="00000000" w:rsidP="00000000" w:rsidRDefault="00000000" w:rsidRPr="00000000" w14:paraId="000001EB">
            <w:pPr>
              <w:rPr/>
            </w:pPr>
            <w:r w:rsidDel="00000000" w:rsidR="00000000" w:rsidRPr="00000000">
              <w:rPr>
                <w:rtl w:val="0"/>
              </w:rPr>
              <w:t xml:space="preserve">Not supported</w:t>
            </w:r>
          </w:p>
        </w:tc>
      </w:tr>
      <w:tr>
        <w:tc>
          <w:tcPr/>
          <w:p w:rsidR="00000000" w:rsidDel="00000000" w:rsidP="00000000" w:rsidRDefault="00000000" w:rsidRPr="00000000" w14:paraId="000001EC">
            <w:pPr>
              <w:rPr/>
            </w:pPr>
            <w:r w:rsidDel="00000000" w:rsidR="00000000" w:rsidRPr="00000000">
              <w:rPr>
                <w:rtl w:val="0"/>
              </w:rPr>
              <w:t xml:space="preserve">NRF_ERROR_INVALID_PARAM</w:t>
            </w:r>
          </w:p>
        </w:tc>
        <w:tc>
          <w:tcPr/>
          <w:p w:rsidR="00000000" w:rsidDel="00000000" w:rsidP="00000000" w:rsidRDefault="00000000" w:rsidRPr="00000000" w14:paraId="000001ED">
            <w:pPr>
              <w:rPr/>
            </w:pPr>
            <w:r w:rsidDel="00000000" w:rsidR="00000000" w:rsidRPr="00000000">
              <w:rPr>
                <w:rtl w:val="0"/>
              </w:rPr>
              <w:t xml:space="preserve">7</w:t>
            </w:r>
          </w:p>
        </w:tc>
        <w:tc>
          <w:tcPr/>
          <w:p w:rsidR="00000000" w:rsidDel="00000000" w:rsidP="00000000" w:rsidRDefault="00000000" w:rsidRPr="00000000" w14:paraId="000001EE">
            <w:pPr>
              <w:rPr/>
            </w:pPr>
            <w:r w:rsidDel="00000000" w:rsidR="00000000" w:rsidRPr="00000000">
              <w:rPr>
                <w:rtl w:val="0"/>
              </w:rPr>
              <w:t xml:space="preserve">Invalid Parameter</w:t>
            </w:r>
          </w:p>
        </w:tc>
      </w:tr>
      <w:tr>
        <w:tc>
          <w:tcPr/>
          <w:p w:rsidR="00000000" w:rsidDel="00000000" w:rsidP="00000000" w:rsidRDefault="00000000" w:rsidRPr="00000000" w14:paraId="000001EF">
            <w:pPr>
              <w:rPr/>
            </w:pPr>
            <w:r w:rsidDel="00000000" w:rsidR="00000000" w:rsidRPr="00000000">
              <w:rPr>
                <w:rtl w:val="0"/>
              </w:rPr>
              <w:t xml:space="preserve">NRF_ERROR_INVALID_STATE</w:t>
            </w:r>
          </w:p>
        </w:tc>
        <w:tc>
          <w:tcPr/>
          <w:p w:rsidR="00000000" w:rsidDel="00000000" w:rsidP="00000000" w:rsidRDefault="00000000" w:rsidRPr="00000000" w14:paraId="000001F0">
            <w:pPr>
              <w:rPr/>
            </w:pPr>
            <w:r w:rsidDel="00000000" w:rsidR="00000000" w:rsidRPr="00000000">
              <w:rPr>
                <w:rtl w:val="0"/>
              </w:rPr>
              <w:t xml:space="preserve">8</w:t>
            </w:r>
          </w:p>
        </w:tc>
        <w:tc>
          <w:tcPr/>
          <w:p w:rsidR="00000000" w:rsidDel="00000000" w:rsidP="00000000" w:rsidRDefault="00000000" w:rsidRPr="00000000" w14:paraId="000001F1">
            <w:pPr>
              <w:rPr/>
            </w:pPr>
            <w:r w:rsidDel="00000000" w:rsidR="00000000" w:rsidRPr="00000000">
              <w:rPr>
                <w:rtl w:val="0"/>
              </w:rPr>
              <w:t xml:space="preserve">Invalid state, operation disallowed in this state</w:t>
            </w:r>
          </w:p>
        </w:tc>
      </w:tr>
      <w:tr>
        <w:tc>
          <w:tcPr/>
          <w:p w:rsidR="00000000" w:rsidDel="00000000" w:rsidP="00000000" w:rsidRDefault="00000000" w:rsidRPr="00000000" w14:paraId="000001F2">
            <w:pPr>
              <w:rPr/>
            </w:pPr>
            <w:r w:rsidDel="00000000" w:rsidR="00000000" w:rsidRPr="00000000">
              <w:rPr>
                <w:rtl w:val="0"/>
              </w:rPr>
              <w:t xml:space="preserve">NRF_ERROR_INVALID_LENGTH</w:t>
            </w:r>
          </w:p>
        </w:tc>
        <w:tc>
          <w:tcPr/>
          <w:p w:rsidR="00000000" w:rsidDel="00000000" w:rsidP="00000000" w:rsidRDefault="00000000" w:rsidRPr="00000000" w14:paraId="000001F3">
            <w:pPr>
              <w:rPr/>
            </w:pPr>
            <w:r w:rsidDel="00000000" w:rsidR="00000000" w:rsidRPr="00000000">
              <w:rPr>
                <w:rtl w:val="0"/>
              </w:rPr>
              <w:t xml:space="preserve">9</w:t>
            </w:r>
          </w:p>
        </w:tc>
        <w:tc>
          <w:tcPr/>
          <w:p w:rsidR="00000000" w:rsidDel="00000000" w:rsidP="00000000" w:rsidRDefault="00000000" w:rsidRPr="00000000" w14:paraId="000001F4">
            <w:pPr>
              <w:rPr/>
            </w:pPr>
            <w:r w:rsidDel="00000000" w:rsidR="00000000" w:rsidRPr="00000000">
              <w:rPr>
                <w:rtl w:val="0"/>
              </w:rPr>
              <w:t xml:space="preserve">Invalid Length</w:t>
            </w:r>
          </w:p>
        </w:tc>
      </w:tr>
      <w:tr>
        <w:tc>
          <w:tcPr/>
          <w:p w:rsidR="00000000" w:rsidDel="00000000" w:rsidP="00000000" w:rsidRDefault="00000000" w:rsidRPr="00000000" w14:paraId="000001F5">
            <w:pPr>
              <w:rPr/>
            </w:pPr>
            <w:r w:rsidDel="00000000" w:rsidR="00000000" w:rsidRPr="00000000">
              <w:rPr>
                <w:rtl w:val="0"/>
              </w:rPr>
              <w:t xml:space="preserve">NRF_ERROR_INVALID_FLAGS</w:t>
            </w:r>
          </w:p>
        </w:tc>
        <w:tc>
          <w:tcPr/>
          <w:p w:rsidR="00000000" w:rsidDel="00000000" w:rsidP="00000000" w:rsidRDefault="00000000" w:rsidRPr="00000000" w14:paraId="000001F6">
            <w:pPr>
              <w:rPr/>
            </w:pPr>
            <w:r w:rsidDel="00000000" w:rsidR="00000000" w:rsidRPr="00000000">
              <w:rPr>
                <w:rtl w:val="0"/>
              </w:rPr>
              <w:t xml:space="preserve">10</w:t>
            </w:r>
          </w:p>
        </w:tc>
        <w:tc>
          <w:tcPr/>
          <w:p w:rsidR="00000000" w:rsidDel="00000000" w:rsidP="00000000" w:rsidRDefault="00000000" w:rsidRPr="00000000" w14:paraId="000001F7">
            <w:pPr>
              <w:rPr/>
            </w:pPr>
            <w:r w:rsidDel="00000000" w:rsidR="00000000" w:rsidRPr="00000000">
              <w:rPr>
                <w:rtl w:val="0"/>
              </w:rPr>
              <w:t xml:space="preserve">Invalid Flags</w:t>
            </w:r>
          </w:p>
        </w:tc>
      </w:tr>
      <w:tr>
        <w:tc>
          <w:tcPr/>
          <w:p w:rsidR="00000000" w:rsidDel="00000000" w:rsidP="00000000" w:rsidRDefault="00000000" w:rsidRPr="00000000" w14:paraId="000001F8">
            <w:pPr>
              <w:rPr/>
            </w:pPr>
            <w:r w:rsidDel="00000000" w:rsidR="00000000" w:rsidRPr="00000000">
              <w:rPr>
                <w:rtl w:val="0"/>
              </w:rPr>
              <w:t xml:space="preserve">NRF_ERROR_INVALID_DATA</w:t>
            </w:r>
          </w:p>
        </w:tc>
        <w:tc>
          <w:tcPr/>
          <w:p w:rsidR="00000000" w:rsidDel="00000000" w:rsidP="00000000" w:rsidRDefault="00000000" w:rsidRPr="00000000" w14:paraId="000001F9">
            <w:pPr>
              <w:rPr/>
            </w:pPr>
            <w:r w:rsidDel="00000000" w:rsidR="00000000" w:rsidRPr="00000000">
              <w:rPr>
                <w:rtl w:val="0"/>
              </w:rPr>
              <w:t xml:space="preserve">11</w:t>
            </w:r>
          </w:p>
        </w:tc>
        <w:tc>
          <w:tcPr/>
          <w:p w:rsidR="00000000" w:rsidDel="00000000" w:rsidP="00000000" w:rsidRDefault="00000000" w:rsidRPr="00000000" w14:paraId="000001FA">
            <w:pPr>
              <w:rPr/>
            </w:pPr>
            <w:r w:rsidDel="00000000" w:rsidR="00000000" w:rsidRPr="00000000">
              <w:rPr>
                <w:rtl w:val="0"/>
              </w:rPr>
              <w:t xml:space="preserve">Invalid Data</w:t>
            </w:r>
          </w:p>
        </w:tc>
      </w:tr>
      <w:tr>
        <w:tc>
          <w:tcPr/>
          <w:p w:rsidR="00000000" w:rsidDel="00000000" w:rsidP="00000000" w:rsidRDefault="00000000" w:rsidRPr="00000000" w14:paraId="000001FB">
            <w:pPr>
              <w:rPr/>
            </w:pPr>
            <w:r w:rsidDel="00000000" w:rsidR="00000000" w:rsidRPr="00000000">
              <w:rPr>
                <w:rtl w:val="0"/>
              </w:rPr>
              <w:t xml:space="preserve">NRF_ERROR_DATA_SIZE</w:t>
            </w:r>
          </w:p>
        </w:tc>
        <w:tc>
          <w:tcPr/>
          <w:p w:rsidR="00000000" w:rsidDel="00000000" w:rsidP="00000000" w:rsidRDefault="00000000" w:rsidRPr="00000000" w14:paraId="000001FC">
            <w:pPr>
              <w:rPr/>
            </w:pPr>
            <w:r w:rsidDel="00000000" w:rsidR="00000000" w:rsidRPr="00000000">
              <w:rPr>
                <w:rtl w:val="0"/>
              </w:rPr>
              <w:t xml:space="preserve">12</w:t>
            </w:r>
          </w:p>
        </w:tc>
        <w:tc>
          <w:tcPr/>
          <w:p w:rsidR="00000000" w:rsidDel="00000000" w:rsidP="00000000" w:rsidRDefault="00000000" w:rsidRPr="00000000" w14:paraId="000001FD">
            <w:pPr>
              <w:rPr/>
            </w:pPr>
            <w:r w:rsidDel="00000000" w:rsidR="00000000" w:rsidRPr="00000000">
              <w:rPr>
                <w:rtl w:val="0"/>
              </w:rPr>
              <w:t xml:space="preserve">Invalid Data size</w:t>
            </w:r>
          </w:p>
        </w:tc>
      </w:tr>
      <w:tr>
        <w:tc>
          <w:tcPr/>
          <w:p w:rsidR="00000000" w:rsidDel="00000000" w:rsidP="00000000" w:rsidRDefault="00000000" w:rsidRPr="00000000" w14:paraId="000001FE">
            <w:pPr>
              <w:rPr/>
            </w:pPr>
            <w:r w:rsidDel="00000000" w:rsidR="00000000" w:rsidRPr="00000000">
              <w:rPr>
                <w:rtl w:val="0"/>
              </w:rPr>
              <w:t xml:space="preserve">NRF_ERROR_TIMEOUT</w:t>
            </w:r>
          </w:p>
        </w:tc>
        <w:tc>
          <w:tcPr/>
          <w:p w:rsidR="00000000" w:rsidDel="00000000" w:rsidP="00000000" w:rsidRDefault="00000000" w:rsidRPr="00000000" w14:paraId="000001FF">
            <w:pPr>
              <w:rPr/>
            </w:pPr>
            <w:r w:rsidDel="00000000" w:rsidR="00000000" w:rsidRPr="00000000">
              <w:rPr>
                <w:rtl w:val="0"/>
              </w:rPr>
              <w:t xml:space="preserve">13</w:t>
            </w:r>
          </w:p>
        </w:tc>
        <w:tc>
          <w:tcPr/>
          <w:p w:rsidR="00000000" w:rsidDel="00000000" w:rsidP="00000000" w:rsidRDefault="00000000" w:rsidRPr="00000000" w14:paraId="00000200">
            <w:pPr>
              <w:rPr/>
            </w:pPr>
            <w:r w:rsidDel="00000000" w:rsidR="00000000" w:rsidRPr="00000000">
              <w:rPr>
                <w:rtl w:val="0"/>
              </w:rPr>
              <w:t xml:space="preserve">Operation timed out</w:t>
            </w:r>
          </w:p>
        </w:tc>
      </w:tr>
      <w:tr>
        <w:tc>
          <w:tcPr/>
          <w:p w:rsidR="00000000" w:rsidDel="00000000" w:rsidP="00000000" w:rsidRDefault="00000000" w:rsidRPr="00000000" w14:paraId="00000201">
            <w:pPr>
              <w:rPr/>
            </w:pPr>
            <w:r w:rsidDel="00000000" w:rsidR="00000000" w:rsidRPr="00000000">
              <w:rPr>
                <w:rtl w:val="0"/>
              </w:rPr>
              <w:t xml:space="preserve">NRF_ERROR_NULL</w:t>
            </w:r>
          </w:p>
        </w:tc>
        <w:tc>
          <w:tcPr/>
          <w:p w:rsidR="00000000" w:rsidDel="00000000" w:rsidP="00000000" w:rsidRDefault="00000000" w:rsidRPr="00000000" w14:paraId="00000202">
            <w:pPr>
              <w:rPr/>
            </w:pPr>
            <w:r w:rsidDel="00000000" w:rsidR="00000000" w:rsidRPr="00000000">
              <w:rPr>
                <w:rtl w:val="0"/>
              </w:rPr>
              <w:t xml:space="preserve">14</w:t>
            </w:r>
          </w:p>
        </w:tc>
        <w:tc>
          <w:tcPr/>
          <w:p w:rsidR="00000000" w:rsidDel="00000000" w:rsidP="00000000" w:rsidRDefault="00000000" w:rsidRPr="00000000" w14:paraId="00000203">
            <w:pPr>
              <w:rPr/>
            </w:pPr>
            <w:r w:rsidDel="00000000" w:rsidR="00000000" w:rsidRPr="00000000">
              <w:rPr>
                <w:rtl w:val="0"/>
              </w:rPr>
              <w:t xml:space="preserve">Null Pointer</w:t>
            </w:r>
          </w:p>
        </w:tc>
      </w:tr>
      <w:tr>
        <w:tc>
          <w:tcPr/>
          <w:p w:rsidR="00000000" w:rsidDel="00000000" w:rsidP="00000000" w:rsidRDefault="00000000" w:rsidRPr="00000000" w14:paraId="00000204">
            <w:pPr>
              <w:rPr/>
            </w:pPr>
            <w:r w:rsidDel="00000000" w:rsidR="00000000" w:rsidRPr="00000000">
              <w:rPr>
                <w:rtl w:val="0"/>
              </w:rPr>
              <w:t xml:space="preserve">NRF_ERROR_FORBIDDEN</w:t>
            </w:r>
          </w:p>
        </w:tc>
        <w:tc>
          <w:tcPr/>
          <w:p w:rsidR="00000000" w:rsidDel="00000000" w:rsidP="00000000" w:rsidRDefault="00000000" w:rsidRPr="00000000" w14:paraId="00000205">
            <w:pPr>
              <w:rPr/>
            </w:pPr>
            <w:r w:rsidDel="00000000" w:rsidR="00000000" w:rsidRPr="00000000">
              <w:rPr>
                <w:rtl w:val="0"/>
              </w:rPr>
              <w:t xml:space="preserve">15</w:t>
            </w:r>
          </w:p>
        </w:tc>
        <w:tc>
          <w:tcPr/>
          <w:p w:rsidR="00000000" w:rsidDel="00000000" w:rsidP="00000000" w:rsidRDefault="00000000" w:rsidRPr="00000000" w14:paraId="00000206">
            <w:pPr>
              <w:rPr/>
            </w:pPr>
            <w:r w:rsidDel="00000000" w:rsidR="00000000" w:rsidRPr="00000000">
              <w:rPr>
                <w:rtl w:val="0"/>
              </w:rPr>
              <w:t xml:space="preserve">Forbidden Operation</w:t>
            </w:r>
          </w:p>
        </w:tc>
      </w:tr>
      <w:tr>
        <w:tc>
          <w:tcPr/>
          <w:p w:rsidR="00000000" w:rsidDel="00000000" w:rsidP="00000000" w:rsidRDefault="00000000" w:rsidRPr="00000000" w14:paraId="00000207">
            <w:pPr>
              <w:rPr/>
            </w:pPr>
            <w:r w:rsidDel="00000000" w:rsidR="00000000" w:rsidRPr="00000000">
              <w:rPr>
                <w:rtl w:val="0"/>
              </w:rPr>
              <w:t xml:space="preserve">NRF_ERROR_INVALID_ADDR</w:t>
            </w:r>
          </w:p>
        </w:tc>
        <w:tc>
          <w:tcPr/>
          <w:p w:rsidR="00000000" w:rsidDel="00000000" w:rsidP="00000000" w:rsidRDefault="00000000" w:rsidRPr="00000000" w14:paraId="00000208">
            <w:pPr>
              <w:rPr/>
            </w:pPr>
            <w:r w:rsidDel="00000000" w:rsidR="00000000" w:rsidRPr="00000000">
              <w:rPr>
                <w:rtl w:val="0"/>
              </w:rPr>
              <w:t xml:space="preserve">16</w:t>
            </w:r>
          </w:p>
        </w:tc>
        <w:tc>
          <w:tcPr/>
          <w:p w:rsidR="00000000" w:rsidDel="00000000" w:rsidP="00000000" w:rsidRDefault="00000000" w:rsidRPr="00000000" w14:paraId="00000209">
            <w:pPr>
              <w:rPr/>
            </w:pPr>
            <w:r w:rsidDel="00000000" w:rsidR="00000000" w:rsidRPr="00000000">
              <w:rPr>
                <w:rtl w:val="0"/>
              </w:rPr>
              <w:t xml:space="preserve">Bad Memory Address</w:t>
            </w:r>
          </w:p>
        </w:tc>
      </w:tr>
      <w:tr>
        <w:tc>
          <w:tcPr/>
          <w:p w:rsidR="00000000" w:rsidDel="00000000" w:rsidP="00000000" w:rsidRDefault="00000000" w:rsidRPr="00000000" w14:paraId="0000020A">
            <w:pPr>
              <w:rPr/>
            </w:pPr>
            <w:r w:rsidDel="00000000" w:rsidR="00000000" w:rsidRPr="00000000">
              <w:rPr>
                <w:rtl w:val="0"/>
              </w:rPr>
              <w:t xml:space="preserve">NRF_ERROR_BUSY</w:t>
            </w:r>
          </w:p>
        </w:tc>
        <w:tc>
          <w:tcPr/>
          <w:p w:rsidR="00000000" w:rsidDel="00000000" w:rsidP="00000000" w:rsidRDefault="00000000" w:rsidRPr="00000000" w14:paraId="0000020B">
            <w:pPr>
              <w:rPr/>
            </w:pPr>
            <w:r w:rsidDel="00000000" w:rsidR="00000000" w:rsidRPr="00000000">
              <w:rPr>
                <w:rtl w:val="0"/>
              </w:rPr>
              <w:t xml:space="preserve">17</w:t>
            </w:r>
          </w:p>
        </w:tc>
        <w:tc>
          <w:tcPr/>
          <w:p w:rsidR="00000000" w:rsidDel="00000000" w:rsidP="00000000" w:rsidRDefault="00000000" w:rsidRPr="00000000" w14:paraId="0000020C">
            <w:pPr>
              <w:rPr/>
            </w:pPr>
            <w:r w:rsidDel="00000000" w:rsidR="00000000" w:rsidRPr="00000000">
              <w:rPr>
                <w:rtl w:val="0"/>
              </w:rPr>
              <w:t xml:space="preserve">Busy</w:t>
            </w:r>
          </w:p>
        </w:tc>
      </w:tr>
      <w:tr>
        <w:tc>
          <w:tcPr>
            <w:tcBorders>
              <w:bottom w:color="000000" w:space="0" w:sz="4" w:val="single"/>
            </w:tcBorders>
          </w:tcPr>
          <w:p w:rsidR="00000000" w:rsidDel="00000000" w:rsidP="00000000" w:rsidRDefault="00000000" w:rsidRPr="00000000" w14:paraId="0000020D">
            <w:pPr>
              <w:rPr/>
            </w:pPr>
            <w:r w:rsidDel="00000000" w:rsidR="00000000" w:rsidRPr="00000000">
              <w:rPr>
                <w:rtl w:val="0"/>
              </w:rPr>
              <w:t xml:space="preserve">NRF_ERROR_CONN_COUNT</w:t>
            </w:r>
          </w:p>
        </w:tc>
        <w:tc>
          <w:tcPr>
            <w:tcBorders>
              <w:bottom w:color="000000" w:space="0" w:sz="4" w:val="single"/>
            </w:tcBorders>
          </w:tcPr>
          <w:p w:rsidR="00000000" w:rsidDel="00000000" w:rsidP="00000000" w:rsidRDefault="00000000" w:rsidRPr="00000000" w14:paraId="0000020E">
            <w:pPr>
              <w:rPr/>
            </w:pPr>
            <w:r w:rsidDel="00000000" w:rsidR="00000000" w:rsidRPr="00000000">
              <w:rPr>
                <w:rtl w:val="0"/>
              </w:rPr>
              <w:t xml:space="preserve">18</w:t>
            </w:r>
          </w:p>
        </w:tc>
        <w:tc>
          <w:tcPr>
            <w:tcBorders>
              <w:bottom w:color="000000" w:space="0" w:sz="4" w:val="single"/>
            </w:tcBorders>
          </w:tcPr>
          <w:p w:rsidR="00000000" w:rsidDel="00000000" w:rsidP="00000000" w:rsidRDefault="00000000" w:rsidRPr="00000000" w14:paraId="0000020F">
            <w:pPr>
              <w:rPr/>
            </w:pPr>
            <w:r w:rsidDel="00000000" w:rsidR="00000000" w:rsidRPr="00000000">
              <w:rPr>
                <w:rtl w:val="0"/>
              </w:rPr>
              <w:t xml:space="preserve">Maximum connection count exceeded.</w:t>
            </w:r>
          </w:p>
        </w:tc>
      </w:tr>
      <w:tr>
        <w:tc>
          <w:tcPr>
            <w:tcBorders>
              <w:bottom w:color="000000" w:space="0" w:sz="4" w:val="single"/>
            </w:tcBorders>
          </w:tcPr>
          <w:p w:rsidR="00000000" w:rsidDel="00000000" w:rsidP="00000000" w:rsidRDefault="00000000" w:rsidRPr="00000000" w14:paraId="00000210">
            <w:pPr>
              <w:tabs>
                <w:tab w:val="left" w:pos="1027"/>
              </w:tabs>
              <w:rPr/>
            </w:pPr>
            <w:r w:rsidDel="00000000" w:rsidR="00000000" w:rsidRPr="00000000">
              <w:rPr>
                <w:rtl w:val="0"/>
              </w:rPr>
              <w:t xml:space="preserve">NRF_ERROR_RESOURCES</w:t>
            </w:r>
          </w:p>
        </w:tc>
        <w:tc>
          <w:tcPr>
            <w:tcBorders>
              <w:bottom w:color="000000" w:space="0" w:sz="4" w:val="single"/>
            </w:tcBorders>
          </w:tcPr>
          <w:p w:rsidR="00000000" w:rsidDel="00000000" w:rsidP="00000000" w:rsidRDefault="00000000" w:rsidRPr="00000000" w14:paraId="00000211">
            <w:pPr>
              <w:rPr/>
            </w:pPr>
            <w:r w:rsidDel="00000000" w:rsidR="00000000" w:rsidRPr="00000000">
              <w:rPr>
                <w:rtl w:val="0"/>
              </w:rPr>
              <w:t xml:space="preserve">19</w:t>
            </w:r>
          </w:p>
        </w:tc>
        <w:tc>
          <w:tcPr>
            <w:tcBorders>
              <w:bottom w:color="000000" w:space="0" w:sz="4" w:val="single"/>
            </w:tcBorders>
          </w:tcPr>
          <w:p w:rsidR="00000000" w:rsidDel="00000000" w:rsidP="00000000" w:rsidRDefault="00000000" w:rsidRPr="00000000" w14:paraId="00000212">
            <w:pPr>
              <w:rPr/>
            </w:pPr>
            <w:r w:rsidDel="00000000" w:rsidR="00000000" w:rsidRPr="00000000">
              <w:rPr>
                <w:rtl w:val="0"/>
              </w:rPr>
              <w:t xml:space="preserve">Not enough resources for operation</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13">
            <w:pPr>
              <w:jc w:val="center"/>
              <w:rPr>
                <w:b w:val="1"/>
              </w:rPr>
            </w:pPr>
            <w:r w:rsidDel="00000000" w:rsidR="00000000" w:rsidRPr="00000000">
              <w:rPr>
                <w:b w:val="1"/>
                <w:rtl w:val="0"/>
              </w:rPr>
              <w:t xml:space="preserve">Tabel: 2</w:t>
            </w:r>
          </w:p>
        </w:tc>
      </w:tr>
    </w:tbl>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Als een opdracht wordt gestuurd dat nog een aantal extra bytes verwacht, maar er worden te weinig bytes meegestuurd met de opdracht. Dan wordt de error code “Invalid Length” terug gestuurd. </w:t>
      </w:r>
    </w:p>
    <w:p w:rsidR="00000000" w:rsidDel="00000000" w:rsidP="00000000" w:rsidRDefault="00000000" w:rsidRPr="00000000" w14:paraId="00000218">
      <w:pPr>
        <w:rPr/>
      </w:pPr>
      <w:r w:rsidDel="00000000" w:rsidR="00000000" w:rsidRPr="00000000">
        <w:rPr>
          <w:rtl w:val="0"/>
        </w:rPr>
        <w:t xml:space="preserve">Voorbeeld:</w:t>
      </w:r>
    </w:p>
    <w:tbl>
      <w:tblPr>
        <w:tblStyle w:val="Table6"/>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19">
            <w:pPr>
              <w:rPr>
                <w:b w:val="1"/>
              </w:rPr>
            </w:pPr>
            <w:r w:rsidDel="00000000" w:rsidR="00000000" w:rsidRPr="00000000">
              <w:rPr>
                <w:rtl w:val="0"/>
              </w:rPr>
            </w:r>
          </w:p>
        </w:tc>
        <w:tc>
          <w:tcPr/>
          <w:p w:rsidR="00000000" w:rsidDel="00000000" w:rsidP="00000000" w:rsidRDefault="00000000" w:rsidRPr="00000000" w14:paraId="0000021A">
            <w:pPr>
              <w:rPr>
                <w:b w:val="1"/>
              </w:rPr>
            </w:pPr>
            <w:r w:rsidDel="00000000" w:rsidR="00000000" w:rsidRPr="00000000">
              <w:rPr>
                <w:b w:val="1"/>
                <w:rtl w:val="0"/>
              </w:rPr>
              <w:t xml:space="preserve">Hex bericht</w:t>
            </w:r>
          </w:p>
        </w:tc>
        <w:tc>
          <w:tcPr/>
          <w:p w:rsidR="00000000" w:rsidDel="00000000" w:rsidP="00000000" w:rsidRDefault="00000000" w:rsidRPr="00000000" w14:paraId="0000021B">
            <w:pPr>
              <w:rPr>
                <w:b w:val="1"/>
              </w:rPr>
            </w:pPr>
            <w:r w:rsidDel="00000000" w:rsidR="00000000" w:rsidRPr="00000000">
              <w:rPr>
                <w:b w:val="1"/>
                <w:rtl w:val="0"/>
              </w:rPr>
              <w:t xml:space="preserve">Inhoud</w:t>
            </w:r>
          </w:p>
        </w:tc>
      </w:tr>
      <w:tr>
        <w:tc>
          <w:tcPr/>
          <w:p w:rsidR="00000000" w:rsidDel="00000000" w:rsidP="00000000" w:rsidRDefault="00000000" w:rsidRPr="00000000" w14:paraId="0000021C">
            <w:pPr>
              <w:rPr>
                <w:b w:val="1"/>
              </w:rPr>
            </w:pPr>
            <w:r w:rsidDel="00000000" w:rsidR="00000000" w:rsidRPr="00000000">
              <w:rPr>
                <w:b w:val="1"/>
                <w:rtl w:val="0"/>
              </w:rPr>
              <w:t xml:space="preserve">Opdracht</w:t>
            </w:r>
          </w:p>
        </w:tc>
        <w:tc>
          <w:tcPr/>
          <w:p w:rsidR="00000000" w:rsidDel="00000000" w:rsidP="00000000" w:rsidRDefault="00000000" w:rsidRPr="00000000" w14:paraId="0000021D">
            <w:pPr>
              <w:rPr/>
            </w:pPr>
            <w:r w:rsidDel="00000000" w:rsidR="00000000" w:rsidRPr="00000000">
              <w:rPr>
                <w:rtl w:val="0"/>
              </w:rPr>
              <w:t xml:space="preserve">0x96</w:t>
            </w:r>
          </w:p>
        </w:tc>
        <w:tc>
          <w:tcPr/>
          <w:p w:rsidR="00000000" w:rsidDel="00000000" w:rsidP="00000000" w:rsidRDefault="00000000" w:rsidRPr="00000000" w14:paraId="0000021E">
            <w:pPr>
              <w:rPr/>
            </w:pPr>
            <w:r w:rsidDel="00000000" w:rsidR="00000000" w:rsidRPr="00000000">
              <w:rPr>
                <w:rtl w:val="0"/>
              </w:rPr>
              <w:t xml:space="preserve">WRITE_LORAWAN_APPEUI</w:t>
            </w:r>
          </w:p>
        </w:tc>
      </w:tr>
      <w:tr>
        <w:trPr>
          <w:trHeight w:val="260" w:hRule="atLeast"/>
        </w:trPr>
        <w:tc>
          <w:tcPr/>
          <w:p w:rsidR="00000000" w:rsidDel="00000000" w:rsidP="00000000" w:rsidRDefault="00000000" w:rsidRPr="00000000" w14:paraId="0000021F">
            <w:pPr>
              <w:rPr>
                <w:b w:val="1"/>
              </w:rPr>
            </w:pPr>
            <w:r w:rsidDel="00000000" w:rsidR="00000000" w:rsidRPr="00000000">
              <w:rPr>
                <w:b w:val="1"/>
                <w:rtl w:val="0"/>
              </w:rPr>
              <w:t xml:space="preserve">Antwoord</w:t>
            </w:r>
          </w:p>
        </w:tc>
        <w:tc>
          <w:tcPr/>
          <w:p w:rsidR="00000000" w:rsidDel="00000000" w:rsidP="00000000" w:rsidRDefault="00000000" w:rsidRPr="00000000" w14:paraId="00000220">
            <w:pPr>
              <w:rPr/>
            </w:pPr>
            <w:r w:rsidDel="00000000" w:rsidR="00000000" w:rsidRPr="00000000">
              <w:rPr>
                <w:rtl w:val="0"/>
              </w:rPr>
              <w:t xml:space="preserve">0x009600000009</w:t>
            </w:r>
          </w:p>
        </w:tc>
        <w:tc>
          <w:tcPr/>
          <w:p w:rsidR="00000000" w:rsidDel="00000000" w:rsidP="00000000" w:rsidRDefault="00000000" w:rsidRPr="00000000" w14:paraId="00000221">
            <w:pPr>
              <w:rPr/>
            </w:pPr>
            <w:r w:rsidDel="00000000" w:rsidR="00000000" w:rsidRPr="00000000">
              <w:rPr>
                <w:rtl w:val="0"/>
              </w:rPr>
              <w:t xml:space="preserve">RESPONSE voor WRITE_LORAWAN_APPEUI, error code: Invalid Length</w:t>
            </w:r>
          </w:p>
        </w:tc>
      </w:tr>
    </w:tbl>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Als een onbekend commando wordt gestuurd wordt</w:t>
      </w:r>
    </w:p>
    <w:tbl>
      <w:tblPr>
        <w:tblStyle w:val="Table7"/>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24">
            <w:pPr>
              <w:rPr>
                <w:b w:val="1"/>
              </w:rPr>
            </w:pPr>
            <w:r w:rsidDel="00000000" w:rsidR="00000000" w:rsidRPr="00000000">
              <w:rPr>
                <w:rtl w:val="0"/>
              </w:rPr>
            </w:r>
          </w:p>
        </w:tc>
        <w:tc>
          <w:tcPr/>
          <w:p w:rsidR="00000000" w:rsidDel="00000000" w:rsidP="00000000" w:rsidRDefault="00000000" w:rsidRPr="00000000" w14:paraId="00000225">
            <w:pPr>
              <w:rPr>
                <w:b w:val="1"/>
              </w:rPr>
            </w:pPr>
            <w:r w:rsidDel="00000000" w:rsidR="00000000" w:rsidRPr="00000000">
              <w:rPr>
                <w:b w:val="1"/>
                <w:rtl w:val="0"/>
              </w:rPr>
              <w:t xml:space="preserve">Hex bericht</w:t>
            </w:r>
          </w:p>
        </w:tc>
        <w:tc>
          <w:tcPr/>
          <w:p w:rsidR="00000000" w:rsidDel="00000000" w:rsidP="00000000" w:rsidRDefault="00000000" w:rsidRPr="00000000" w14:paraId="00000226">
            <w:pPr>
              <w:rPr>
                <w:b w:val="1"/>
              </w:rPr>
            </w:pPr>
            <w:r w:rsidDel="00000000" w:rsidR="00000000" w:rsidRPr="00000000">
              <w:rPr>
                <w:b w:val="1"/>
                <w:rtl w:val="0"/>
              </w:rPr>
              <w:t xml:space="preserve">Inhoud</w:t>
            </w:r>
          </w:p>
        </w:tc>
      </w:tr>
      <w:tr>
        <w:tc>
          <w:tcPr/>
          <w:p w:rsidR="00000000" w:rsidDel="00000000" w:rsidP="00000000" w:rsidRDefault="00000000" w:rsidRPr="00000000" w14:paraId="00000227">
            <w:pPr>
              <w:rPr>
                <w:b w:val="1"/>
              </w:rPr>
            </w:pPr>
            <w:r w:rsidDel="00000000" w:rsidR="00000000" w:rsidRPr="00000000">
              <w:rPr>
                <w:b w:val="1"/>
                <w:rtl w:val="0"/>
              </w:rPr>
              <w:t xml:space="preserve">Opdracht</w:t>
            </w:r>
          </w:p>
        </w:tc>
        <w:tc>
          <w:tcPr/>
          <w:p w:rsidR="00000000" w:rsidDel="00000000" w:rsidP="00000000" w:rsidRDefault="00000000" w:rsidRPr="00000000" w14:paraId="00000228">
            <w:pPr>
              <w:rPr/>
            </w:pPr>
            <w:r w:rsidDel="00000000" w:rsidR="00000000" w:rsidRPr="00000000">
              <w:rPr>
                <w:rtl w:val="0"/>
              </w:rPr>
              <w:t xml:space="preserve">0xFE</w:t>
            </w:r>
          </w:p>
        </w:tc>
        <w:tc>
          <w:tcPr/>
          <w:p w:rsidR="00000000" w:rsidDel="00000000" w:rsidP="00000000" w:rsidRDefault="00000000" w:rsidRPr="00000000" w14:paraId="00000229">
            <w:pPr>
              <w:rPr/>
            </w:pPr>
            <w:r w:rsidDel="00000000" w:rsidR="00000000" w:rsidRPr="00000000">
              <w:rPr>
                <w:rtl w:val="0"/>
              </w:rPr>
              <w:t xml:space="preserve">Geen gespecificeerde opdracht</w:t>
            </w:r>
          </w:p>
        </w:tc>
      </w:tr>
      <w:tr>
        <w:trPr>
          <w:trHeight w:val="260" w:hRule="atLeast"/>
        </w:trPr>
        <w:tc>
          <w:tcPr/>
          <w:p w:rsidR="00000000" w:rsidDel="00000000" w:rsidP="00000000" w:rsidRDefault="00000000" w:rsidRPr="00000000" w14:paraId="0000022A">
            <w:pPr>
              <w:rPr>
                <w:b w:val="1"/>
              </w:rPr>
            </w:pPr>
            <w:r w:rsidDel="00000000" w:rsidR="00000000" w:rsidRPr="00000000">
              <w:rPr>
                <w:b w:val="1"/>
                <w:rtl w:val="0"/>
              </w:rPr>
              <w:t xml:space="preserve">Antwoord</w:t>
            </w:r>
          </w:p>
        </w:tc>
        <w:tc>
          <w:tcPr/>
          <w:p w:rsidR="00000000" w:rsidDel="00000000" w:rsidP="00000000" w:rsidRDefault="00000000" w:rsidRPr="00000000" w14:paraId="0000022B">
            <w:pPr>
              <w:rPr/>
            </w:pPr>
            <w:r w:rsidDel="00000000" w:rsidR="00000000" w:rsidRPr="00000000">
              <w:rPr>
                <w:rtl w:val="0"/>
              </w:rPr>
              <w:t xml:space="preserve">0x00FE00000005</w:t>
            </w:r>
          </w:p>
        </w:tc>
        <w:tc>
          <w:tcPr/>
          <w:p w:rsidR="00000000" w:rsidDel="00000000" w:rsidP="00000000" w:rsidRDefault="00000000" w:rsidRPr="00000000" w14:paraId="0000022C">
            <w:pPr>
              <w:rPr/>
            </w:pPr>
            <w:r w:rsidDel="00000000" w:rsidR="00000000" w:rsidRPr="00000000">
              <w:rPr>
                <w:rtl w:val="0"/>
              </w:rPr>
              <w:t xml:space="preserve">RESPONSE voor 0xFE, error code: Not found</w:t>
            </w:r>
          </w:p>
        </w:tc>
      </w:tr>
    </w:tbl>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3"/>
        <w:numPr>
          <w:ilvl w:val="2"/>
          <w:numId w:val="2"/>
        </w:numPr>
        <w:ind w:left="862" w:hanging="720"/>
        <w:rPr/>
      </w:pPr>
      <w:bookmarkStart w:colFirst="0" w:colLast="0" w:name="_heading=h.4i7ojhp" w:id="22"/>
      <w:bookmarkEnd w:id="22"/>
      <w:r w:rsidDel="00000000" w:rsidR="00000000" w:rsidRPr="00000000">
        <w:rPr>
          <w:rtl w:val="0"/>
        </w:rPr>
        <w:t xml:space="preserve">1d/0x01 - READ_FIRMWARE_VERSION</w:t>
        <w:tab/>
      </w:r>
    </w:p>
    <w:p w:rsidR="00000000" w:rsidDel="00000000" w:rsidP="00000000" w:rsidRDefault="00000000" w:rsidRPr="00000000" w14:paraId="00000231">
      <w:pPr>
        <w:rPr/>
      </w:pPr>
      <w:r w:rsidDel="00000000" w:rsidR="00000000" w:rsidRPr="00000000">
        <w:rPr>
          <w:rtl w:val="0"/>
        </w:rPr>
        <w:t xml:space="preserve">Met dit commando wordt de firmware versie uitgelezen.</w:t>
      </w:r>
    </w:p>
    <w:p w:rsidR="00000000" w:rsidDel="00000000" w:rsidP="00000000" w:rsidRDefault="00000000" w:rsidRPr="00000000" w14:paraId="00000232">
      <w:pPr>
        <w:rPr/>
      </w:pPr>
      <w:r w:rsidDel="00000000" w:rsidR="00000000" w:rsidRPr="00000000">
        <w:rPr>
          <w:rtl w:val="0"/>
        </w:rPr>
      </w:r>
    </w:p>
    <w:tbl>
      <w:tblPr>
        <w:tblStyle w:val="Table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3"/>
        <w:gridCol w:w="1028"/>
        <w:gridCol w:w="1069"/>
        <w:gridCol w:w="4738"/>
        <w:tblGridChange w:id="0">
          <w:tblGrid>
            <w:gridCol w:w="2793"/>
            <w:gridCol w:w="1028"/>
            <w:gridCol w:w="1069"/>
            <w:gridCol w:w="4738"/>
          </w:tblGrid>
        </w:tblGridChange>
      </w:tblGrid>
      <w:tr>
        <w:tc>
          <w:tcPr/>
          <w:p w:rsidR="00000000" w:rsidDel="00000000" w:rsidP="00000000" w:rsidRDefault="00000000" w:rsidRPr="00000000" w14:paraId="00000233">
            <w:pPr>
              <w:rPr>
                <w:b w:val="1"/>
              </w:rPr>
            </w:pPr>
            <w:r w:rsidDel="00000000" w:rsidR="00000000" w:rsidRPr="00000000">
              <w:rPr>
                <w:b w:val="1"/>
                <w:rtl w:val="0"/>
              </w:rPr>
              <w:t xml:space="preserve">Veld</w:t>
            </w:r>
          </w:p>
        </w:tc>
        <w:tc>
          <w:tcPr/>
          <w:p w:rsidR="00000000" w:rsidDel="00000000" w:rsidP="00000000" w:rsidRDefault="00000000" w:rsidRPr="00000000" w14:paraId="00000234">
            <w:pPr>
              <w:rPr>
                <w:b w:val="1"/>
              </w:rPr>
            </w:pPr>
            <w:r w:rsidDel="00000000" w:rsidR="00000000" w:rsidRPr="00000000">
              <w:rPr>
                <w:b w:val="1"/>
                <w:rtl w:val="0"/>
              </w:rPr>
              <w:t xml:space="preserve">Grote</w:t>
            </w:r>
          </w:p>
        </w:tc>
        <w:tc>
          <w:tcPr/>
          <w:p w:rsidR="00000000" w:rsidDel="00000000" w:rsidP="00000000" w:rsidRDefault="00000000" w:rsidRPr="00000000" w14:paraId="00000235">
            <w:pPr>
              <w:rPr>
                <w:b w:val="1"/>
              </w:rPr>
            </w:pPr>
            <w:r w:rsidDel="00000000" w:rsidR="00000000" w:rsidRPr="00000000">
              <w:rPr>
                <w:b w:val="1"/>
                <w:rtl w:val="0"/>
              </w:rPr>
              <w:t xml:space="preserve">Waarde</w:t>
            </w:r>
          </w:p>
        </w:tc>
        <w:tc>
          <w:tcPr/>
          <w:p w:rsidR="00000000" w:rsidDel="00000000" w:rsidP="00000000" w:rsidRDefault="00000000" w:rsidRPr="00000000" w14:paraId="00000236">
            <w:pPr>
              <w:rPr>
                <w:b w:val="1"/>
              </w:rPr>
            </w:pPr>
            <w:r w:rsidDel="00000000" w:rsidR="00000000" w:rsidRPr="00000000">
              <w:rPr>
                <w:b w:val="1"/>
                <w:rtl w:val="0"/>
              </w:rPr>
              <w:t xml:space="preserve">Omschrijving</w:t>
            </w:r>
          </w:p>
        </w:tc>
      </w:tr>
      <w:tr>
        <w:tc>
          <w:tcPr/>
          <w:p w:rsidR="00000000" w:rsidDel="00000000" w:rsidP="00000000" w:rsidRDefault="00000000" w:rsidRPr="00000000" w14:paraId="00000237">
            <w:pPr>
              <w:rPr/>
            </w:pPr>
            <w:r w:rsidDel="00000000" w:rsidR="00000000" w:rsidRPr="00000000">
              <w:rPr>
                <w:rtl w:val="0"/>
              </w:rPr>
              <w:t xml:space="preserve">READ_FIRMWARE_VERSION</w:t>
            </w:r>
          </w:p>
        </w:tc>
        <w:tc>
          <w:tcPr/>
          <w:p w:rsidR="00000000" w:rsidDel="00000000" w:rsidP="00000000" w:rsidRDefault="00000000" w:rsidRPr="00000000" w14:paraId="00000238">
            <w:pPr>
              <w:rPr/>
            </w:pPr>
            <w:r w:rsidDel="00000000" w:rsidR="00000000" w:rsidRPr="00000000">
              <w:rPr>
                <w:rtl w:val="0"/>
              </w:rPr>
              <w:t xml:space="preserve">Uint8_t</w:t>
            </w:r>
          </w:p>
        </w:tc>
        <w:tc>
          <w:tcPr/>
          <w:p w:rsidR="00000000" w:rsidDel="00000000" w:rsidP="00000000" w:rsidRDefault="00000000" w:rsidRPr="00000000" w14:paraId="00000239">
            <w:pPr>
              <w:rPr/>
            </w:pPr>
            <w:r w:rsidDel="00000000" w:rsidR="00000000" w:rsidRPr="00000000">
              <w:rPr>
                <w:rtl w:val="0"/>
              </w:rPr>
              <w:t xml:space="preserve">0x01</w:t>
            </w:r>
          </w:p>
        </w:tc>
        <w:tc>
          <w:tcPr/>
          <w:p w:rsidR="00000000" w:rsidDel="00000000" w:rsidP="00000000" w:rsidRDefault="00000000" w:rsidRPr="00000000" w14:paraId="0000023A">
            <w:pPr>
              <w:rPr/>
            </w:pPr>
            <w:r w:rsidDel="00000000" w:rsidR="00000000" w:rsidRPr="00000000">
              <w:rPr>
                <w:rtl w:val="0"/>
              </w:rPr>
              <w:t xml:space="preserve">READ_FIRMWARE_VERSION opdracht ID</w:t>
            </w:r>
          </w:p>
        </w:tc>
      </w:tr>
      <w:tr>
        <w:tc>
          <w:tcPr/>
          <w:p w:rsidR="00000000" w:rsidDel="00000000" w:rsidP="00000000" w:rsidRDefault="00000000" w:rsidRPr="00000000" w14:paraId="0000023B">
            <w:pPr>
              <w:rPr/>
            </w:pPr>
            <w:r w:rsidDel="00000000" w:rsidR="00000000" w:rsidRPr="00000000">
              <w:rPr>
                <w:rtl w:val="0"/>
              </w:rPr>
              <w:t xml:space="preserve">Major</w:t>
            </w:r>
          </w:p>
        </w:tc>
        <w:tc>
          <w:tcPr/>
          <w:p w:rsidR="00000000" w:rsidDel="00000000" w:rsidP="00000000" w:rsidRDefault="00000000" w:rsidRPr="00000000" w14:paraId="0000023C">
            <w:pPr>
              <w:rPr/>
            </w:pPr>
            <w:r w:rsidDel="00000000" w:rsidR="00000000" w:rsidRPr="00000000">
              <w:rPr>
                <w:rtl w:val="0"/>
              </w:rPr>
              <w:t xml:space="preserve">Uint16_t</w:t>
            </w:r>
          </w:p>
        </w:tc>
        <w:tc>
          <w:tcPr/>
          <w:p w:rsidR="00000000" w:rsidDel="00000000" w:rsidP="00000000" w:rsidRDefault="00000000" w:rsidRPr="00000000" w14:paraId="0000023D">
            <w:pPr>
              <w:rPr/>
            </w:pPr>
            <w:r w:rsidDel="00000000" w:rsidR="00000000" w:rsidRPr="00000000">
              <w:rPr>
                <w:rtl w:val="0"/>
              </w:rPr>
              <w:t xml:space="preserve">-</w:t>
            </w:r>
          </w:p>
        </w:tc>
        <w:tc>
          <w:tcPr/>
          <w:p w:rsidR="00000000" w:rsidDel="00000000" w:rsidP="00000000" w:rsidRDefault="00000000" w:rsidRPr="00000000" w14:paraId="0000023E">
            <w:pPr>
              <w:rPr/>
            </w:pPr>
            <w:r w:rsidDel="00000000" w:rsidR="00000000" w:rsidRPr="00000000">
              <w:rPr>
                <w:rtl w:val="0"/>
              </w:rPr>
              <w:t xml:space="preserve">Firmware major number</w:t>
            </w:r>
          </w:p>
        </w:tc>
      </w:tr>
      <w:tr>
        <w:tc>
          <w:tcPr/>
          <w:p w:rsidR="00000000" w:rsidDel="00000000" w:rsidP="00000000" w:rsidRDefault="00000000" w:rsidRPr="00000000" w14:paraId="0000023F">
            <w:pPr>
              <w:rPr/>
            </w:pPr>
            <w:r w:rsidDel="00000000" w:rsidR="00000000" w:rsidRPr="00000000">
              <w:rPr>
                <w:rtl w:val="0"/>
              </w:rPr>
              <w:t xml:space="preserve">Minor</w:t>
            </w:r>
          </w:p>
        </w:tc>
        <w:tc>
          <w:tcPr/>
          <w:p w:rsidR="00000000" w:rsidDel="00000000" w:rsidP="00000000" w:rsidRDefault="00000000" w:rsidRPr="00000000" w14:paraId="00000240">
            <w:pPr>
              <w:rPr/>
            </w:pPr>
            <w:r w:rsidDel="00000000" w:rsidR="00000000" w:rsidRPr="00000000">
              <w:rPr>
                <w:rtl w:val="0"/>
              </w:rPr>
              <w:t xml:space="preserve">Uint16_t</w:t>
            </w:r>
          </w:p>
        </w:tc>
        <w:tc>
          <w:tcPr/>
          <w:p w:rsidR="00000000" w:rsidDel="00000000" w:rsidP="00000000" w:rsidRDefault="00000000" w:rsidRPr="00000000" w14:paraId="00000241">
            <w:pPr>
              <w:rPr/>
            </w:pPr>
            <w:r w:rsidDel="00000000" w:rsidR="00000000" w:rsidRPr="00000000">
              <w:rPr>
                <w:rtl w:val="0"/>
              </w:rPr>
              <w:t xml:space="preserve">-</w:t>
            </w:r>
          </w:p>
        </w:tc>
        <w:tc>
          <w:tcPr/>
          <w:p w:rsidR="00000000" w:rsidDel="00000000" w:rsidP="00000000" w:rsidRDefault="00000000" w:rsidRPr="00000000" w14:paraId="00000242">
            <w:pPr>
              <w:rPr/>
            </w:pPr>
            <w:r w:rsidDel="00000000" w:rsidR="00000000" w:rsidRPr="00000000">
              <w:rPr>
                <w:rtl w:val="0"/>
              </w:rPr>
              <w:t xml:space="preserve">Firmware minor number</w:t>
            </w:r>
          </w:p>
        </w:tc>
      </w:tr>
      <w:tr>
        <w:tc>
          <w:tcPr/>
          <w:p w:rsidR="00000000" w:rsidDel="00000000" w:rsidP="00000000" w:rsidRDefault="00000000" w:rsidRPr="00000000" w14:paraId="00000243">
            <w:pPr>
              <w:rPr/>
            </w:pPr>
            <w:r w:rsidDel="00000000" w:rsidR="00000000" w:rsidRPr="00000000">
              <w:rPr>
                <w:rtl w:val="0"/>
              </w:rPr>
              <w:t xml:space="preserve">Sub</w:t>
            </w:r>
          </w:p>
        </w:tc>
        <w:tc>
          <w:tcPr/>
          <w:p w:rsidR="00000000" w:rsidDel="00000000" w:rsidP="00000000" w:rsidRDefault="00000000" w:rsidRPr="00000000" w14:paraId="00000244">
            <w:pPr>
              <w:rPr/>
            </w:pPr>
            <w:r w:rsidDel="00000000" w:rsidR="00000000" w:rsidRPr="00000000">
              <w:rPr>
                <w:rtl w:val="0"/>
              </w:rPr>
              <w:t xml:space="preserve">Uint16_t</w:t>
            </w:r>
          </w:p>
        </w:tc>
        <w:tc>
          <w:tcPr/>
          <w:p w:rsidR="00000000" w:rsidDel="00000000" w:rsidP="00000000" w:rsidRDefault="00000000" w:rsidRPr="00000000" w14:paraId="00000245">
            <w:pPr>
              <w:rPr/>
            </w:pPr>
            <w:r w:rsidDel="00000000" w:rsidR="00000000" w:rsidRPr="00000000">
              <w:rPr>
                <w:rtl w:val="0"/>
              </w:rPr>
              <w:t xml:space="preserve">-</w:t>
            </w:r>
          </w:p>
        </w:tc>
        <w:tc>
          <w:tcPr/>
          <w:p w:rsidR="00000000" w:rsidDel="00000000" w:rsidP="00000000" w:rsidRDefault="00000000" w:rsidRPr="00000000" w14:paraId="00000246">
            <w:pPr>
              <w:rPr/>
            </w:pPr>
            <w:r w:rsidDel="00000000" w:rsidR="00000000" w:rsidRPr="00000000">
              <w:rPr>
                <w:rtl w:val="0"/>
              </w:rPr>
              <w:t xml:space="preserve">Firmware sub number</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Voorbeeld:</w:t>
      </w:r>
    </w:p>
    <w:tbl>
      <w:tblPr>
        <w:tblStyle w:val="Table9"/>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057"/>
        <w:gridCol w:w="6945"/>
        <w:tblGridChange w:id="0">
          <w:tblGrid>
            <w:gridCol w:w="1199"/>
            <w:gridCol w:w="2057"/>
            <w:gridCol w:w="6945"/>
          </w:tblGrid>
        </w:tblGridChange>
      </w:tblGrid>
      <w:tr>
        <w:tc>
          <w:tcPr/>
          <w:p w:rsidR="00000000" w:rsidDel="00000000" w:rsidP="00000000" w:rsidRDefault="00000000" w:rsidRPr="00000000" w14:paraId="00000249">
            <w:pPr>
              <w:rPr>
                <w:b w:val="1"/>
              </w:rPr>
            </w:pPr>
            <w:r w:rsidDel="00000000" w:rsidR="00000000" w:rsidRPr="00000000">
              <w:rPr>
                <w:rtl w:val="0"/>
              </w:rPr>
            </w:r>
          </w:p>
        </w:tc>
        <w:tc>
          <w:tcPr/>
          <w:p w:rsidR="00000000" w:rsidDel="00000000" w:rsidP="00000000" w:rsidRDefault="00000000" w:rsidRPr="00000000" w14:paraId="0000024A">
            <w:pPr>
              <w:rPr>
                <w:b w:val="1"/>
              </w:rPr>
            </w:pPr>
            <w:r w:rsidDel="00000000" w:rsidR="00000000" w:rsidRPr="00000000">
              <w:rPr>
                <w:b w:val="1"/>
                <w:rtl w:val="0"/>
              </w:rPr>
              <w:t xml:space="preserve">Hex bericht</w:t>
            </w:r>
          </w:p>
        </w:tc>
        <w:tc>
          <w:tcPr/>
          <w:p w:rsidR="00000000" w:rsidDel="00000000" w:rsidP="00000000" w:rsidRDefault="00000000" w:rsidRPr="00000000" w14:paraId="0000024B">
            <w:pPr>
              <w:rPr>
                <w:b w:val="1"/>
              </w:rPr>
            </w:pPr>
            <w:r w:rsidDel="00000000" w:rsidR="00000000" w:rsidRPr="00000000">
              <w:rPr>
                <w:b w:val="1"/>
                <w:rtl w:val="0"/>
              </w:rPr>
              <w:t xml:space="preserve">Inhoud</w:t>
            </w:r>
          </w:p>
        </w:tc>
      </w:tr>
      <w:tr>
        <w:tc>
          <w:tcPr/>
          <w:p w:rsidR="00000000" w:rsidDel="00000000" w:rsidP="00000000" w:rsidRDefault="00000000" w:rsidRPr="00000000" w14:paraId="0000024C">
            <w:pPr>
              <w:rPr>
                <w:b w:val="1"/>
              </w:rPr>
            </w:pPr>
            <w:r w:rsidDel="00000000" w:rsidR="00000000" w:rsidRPr="00000000">
              <w:rPr>
                <w:b w:val="1"/>
                <w:rtl w:val="0"/>
              </w:rPr>
              <w:t xml:space="preserve">Opdracht</w:t>
            </w:r>
          </w:p>
        </w:tc>
        <w:tc>
          <w:tcPr/>
          <w:p w:rsidR="00000000" w:rsidDel="00000000" w:rsidP="00000000" w:rsidRDefault="00000000" w:rsidRPr="00000000" w14:paraId="0000024D">
            <w:pPr>
              <w:rPr/>
            </w:pPr>
            <w:r w:rsidDel="00000000" w:rsidR="00000000" w:rsidRPr="00000000">
              <w:rPr>
                <w:rtl w:val="0"/>
              </w:rPr>
              <w:t xml:space="preserve">0x01</w:t>
            </w:r>
          </w:p>
        </w:tc>
        <w:tc>
          <w:tcPr/>
          <w:p w:rsidR="00000000" w:rsidDel="00000000" w:rsidP="00000000" w:rsidRDefault="00000000" w:rsidRPr="00000000" w14:paraId="0000024E">
            <w:pPr>
              <w:rPr/>
            </w:pPr>
            <w:r w:rsidDel="00000000" w:rsidR="00000000" w:rsidRPr="00000000">
              <w:rPr>
                <w:rtl w:val="0"/>
              </w:rPr>
              <w:t xml:space="preserve">READ_FIRMWARE_VERSION opdracht</w:t>
            </w:r>
          </w:p>
        </w:tc>
      </w:tr>
      <w:tr>
        <w:trPr>
          <w:trHeight w:val="260" w:hRule="atLeast"/>
        </w:trPr>
        <w:tc>
          <w:tcPr/>
          <w:p w:rsidR="00000000" w:rsidDel="00000000" w:rsidP="00000000" w:rsidRDefault="00000000" w:rsidRPr="00000000" w14:paraId="0000024F">
            <w:pPr>
              <w:rPr>
                <w:b w:val="1"/>
              </w:rPr>
            </w:pPr>
            <w:r w:rsidDel="00000000" w:rsidR="00000000" w:rsidRPr="00000000">
              <w:rPr>
                <w:b w:val="1"/>
                <w:rtl w:val="0"/>
              </w:rPr>
              <w:t xml:space="preserve">Antwoord</w:t>
            </w:r>
          </w:p>
        </w:tc>
        <w:tc>
          <w:tcPr/>
          <w:p w:rsidR="00000000" w:rsidDel="00000000" w:rsidP="00000000" w:rsidRDefault="00000000" w:rsidRPr="00000000" w14:paraId="00000250">
            <w:pPr>
              <w:rPr/>
            </w:pPr>
            <w:r w:rsidDel="00000000" w:rsidR="00000000" w:rsidRPr="00000000">
              <w:rPr>
                <w:rtl w:val="0"/>
              </w:rPr>
              <w:t xml:space="preserve">0x01000000000001</w:t>
            </w:r>
          </w:p>
        </w:tc>
        <w:tc>
          <w:tcPr/>
          <w:p w:rsidR="00000000" w:rsidDel="00000000" w:rsidP="00000000" w:rsidRDefault="00000000" w:rsidRPr="00000000" w14:paraId="00000251">
            <w:pPr>
              <w:rPr/>
            </w:pPr>
            <w:r w:rsidDel="00000000" w:rsidR="00000000" w:rsidRPr="00000000">
              <w:rPr>
                <w:rtl w:val="0"/>
              </w:rPr>
              <w:t xml:space="preserve">READ_FIRMWARE_VERSION antwoord: firmware versie 0.0.1</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3"/>
        <w:numPr>
          <w:ilvl w:val="2"/>
          <w:numId w:val="2"/>
        </w:numPr>
        <w:ind w:left="862" w:hanging="720"/>
        <w:rPr/>
      </w:pPr>
      <w:bookmarkStart w:colFirst="0" w:colLast="0" w:name="_heading=h.2xcytpi" w:id="23"/>
      <w:bookmarkEnd w:id="23"/>
      <w:r w:rsidDel="00000000" w:rsidR="00000000" w:rsidRPr="00000000">
        <w:rPr>
          <w:rtl w:val="0"/>
        </w:rPr>
        <w:t xml:space="preserve">2d/0x02 - READ_HARDWARE_VERSION</w:t>
      </w:r>
    </w:p>
    <w:p w:rsidR="00000000" w:rsidDel="00000000" w:rsidP="00000000" w:rsidRDefault="00000000" w:rsidRPr="00000000" w14:paraId="00000255">
      <w:pPr>
        <w:rPr/>
      </w:pPr>
      <w:r w:rsidDel="00000000" w:rsidR="00000000" w:rsidRPr="00000000">
        <w:rPr>
          <w:rtl w:val="0"/>
        </w:rPr>
        <w:t xml:space="preserve">Met dit commando wordt de Hardware versie en ID nummer uitgelezen.</w:t>
      </w:r>
    </w:p>
    <w:p w:rsidR="00000000" w:rsidDel="00000000" w:rsidP="00000000" w:rsidRDefault="00000000" w:rsidRPr="00000000" w14:paraId="00000256">
      <w:pPr>
        <w:rPr/>
      </w:pPr>
      <w:r w:rsidDel="00000000" w:rsidR="00000000" w:rsidRPr="00000000">
        <w:rPr>
          <w:rtl w:val="0"/>
        </w:rPr>
      </w:r>
    </w:p>
    <w:tbl>
      <w:tblPr>
        <w:tblStyle w:val="Table1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1"/>
        <w:gridCol w:w="1023"/>
        <w:gridCol w:w="1063"/>
        <w:gridCol w:w="4641"/>
        <w:tblGridChange w:id="0">
          <w:tblGrid>
            <w:gridCol w:w="2901"/>
            <w:gridCol w:w="1023"/>
            <w:gridCol w:w="1063"/>
            <w:gridCol w:w="4641"/>
          </w:tblGrid>
        </w:tblGridChange>
      </w:tblGrid>
      <w:tr>
        <w:tc>
          <w:tcPr/>
          <w:p w:rsidR="00000000" w:rsidDel="00000000" w:rsidP="00000000" w:rsidRDefault="00000000" w:rsidRPr="00000000" w14:paraId="00000257">
            <w:pPr>
              <w:rPr>
                <w:b w:val="1"/>
              </w:rPr>
            </w:pPr>
            <w:r w:rsidDel="00000000" w:rsidR="00000000" w:rsidRPr="00000000">
              <w:rPr>
                <w:b w:val="1"/>
                <w:rtl w:val="0"/>
              </w:rPr>
              <w:t xml:space="preserve">Veld</w:t>
            </w:r>
          </w:p>
        </w:tc>
        <w:tc>
          <w:tcPr/>
          <w:p w:rsidR="00000000" w:rsidDel="00000000" w:rsidP="00000000" w:rsidRDefault="00000000" w:rsidRPr="00000000" w14:paraId="00000258">
            <w:pPr>
              <w:rPr>
                <w:b w:val="1"/>
              </w:rPr>
            </w:pPr>
            <w:r w:rsidDel="00000000" w:rsidR="00000000" w:rsidRPr="00000000">
              <w:rPr>
                <w:b w:val="1"/>
                <w:rtl w:val="0"/>
              </w:rPr>
              <w:t xml:space="preserve">Grote</w:t>
            </w:r>
          </w:p>
        </w:tc>
        <w:tc>
          <w:tcPr/>
          <w:p w:rsidR="00000000" w:rsidDel="00000000" w:rsidP="00000000" w:rsidRDefault="00000000" w:rsidRPr="00000000" w14:paraId="00000259">
            <w:pPr>
              <w:rPr>
                <w:b w:val="1"/>
              </w:rPr>
            </w:pPr>
            <w:r w:rsidDel="00000000" w:rsidR="00000000" w:rsidRPr="00000000">
              <w:rPr>
                <w:b w:val="1"/>
                <w:rtl w:val="0"/>
              </w:rPr>
              <w:t xml:space="preserve">Waarde</w:t>
            </w:r>
          </w:p>
        </w:tc>
        <w:tc>
          <w:tcPr/>
          <w:p w:rsidR="00000000" w:rsidDel="00000000" w:rsidP="00000000" w:rsidRDefault="00000000" w:rsidRPr="00000000" w14:paraId="0000025A">
            <w:pPr>
              <w:rPr>
                <w:b w:val="1"/>
              </w:rPr>
            </w:pPr>
            <w:r w:rsidDel="00000000" w:rsidR="00000000" w:rsidRPr="00000000">
              <w:rPr>
                <w:b w:val="1"/>
                <w:rtl w:val="0"/>
              </w:rPr>
              <w:t xml:space="preserve">Omschrijving</w:t>
            </w:r>
          </w:p>
        </w:tc>
      </w:tr>
      <w:tr>
        <w:tc>
          <w:tcPr/>
          <w:p w:rsidR="00000000" w:rsidDel="00000000" w:rsidP="00000000" w:rsidRDefault="00000000" w:rsidRPr="00000000" w14:paraId="0000025B">
            <w:pPr>
              <w:rPr/>
            </w:pPr>
            <w:r w:rsidDel="00000000" w:rsidR="00000000" w:rsidRPr="00000000">
              <w:rPr>
                <w:rtl w:val="0"/>
              </w:rPr>
              <w:t xml:space="preserve">READ_HARDWARE_VERSION</w:t>
            </w:r>
          </w:p>
        </w:tc>
        <w:tc>
          <w:tcPr/>
          <w:p w:rsidR="00000000" w:rsidDel="00000000" w:rsidP="00000000" w:rsidRDefault="00000000" w:rsidRPr="00000000" w14:paraId="0000025C">
            <w:pPr>
              <w:rPr/>
            </w:pPr>
            <w:r w:rsidDel="00000000" w:rsidR="00000000" w:rsidRPr="00000000">
              <w:rPr>
                <w:rtl w:val="0"/>
              </w:rPr>
              <w:t xml:space="preserve">Uint8_t</w:t>
            </w:r>
          </w:p>
        </w:tc>
        <w:tc>
          <w:tcPr/>
          <w:p w:rsidR="00000000" w:rsidDel="00000000" w:rsidP="00000000" w:rsidRDefault="00000000" w:rsidRPr="00000000" w14:paraId="0000025D">
            <w:pPr>
              <w:rPr/>
            </w:pPr>
            <w:r w:rsidDel="00000000" w:rsidR="00000000" w:rsidRPr="00000000">
              <w:rPr>
                <w:rtl w:val="0"/>
              </w:rPr>
              <w:t xml:space="preserve">0x02</w:t>
            </w:r>
          </w:p>
        </w:tc>
        <w:tc>
          <w:tcPr/>
          <w:p w:rsidR="00000000" w:rsidDel="00000000" w:rsidP="00000000" w:rsidRDefault="00000000" w:rsidRPr="00000000" w14:paraId="0000025E">
            <w:pPr>
              <w:rPr/>
            </w:pPr>
            <w:r w:rsidDel="00000000" w:rsidR="00000000" w:rsidRPr="00000000">
              <w:rPr>
                <w:rtl w:val="0"/>
              </w:rPr>
              <w:t xml:space="preserve">READ_HARDWARE_VERSION opdracht ID</w:t>
            </w:r>
          </w:p>
        </w:tc>
      </w:tr>
      <w:tr>
        <w:tc>
          <w:tcPr/>
          <w:p w:rsidR="00000000" w:rsidDel="00000000" w:rsidP="00000000" w:rsidRDefault="00000000" w:rsidRPr="00000000" w14:paraId="0000025F">
            <w:pPr>
              <w:rPr/>
            </w:pPr>
            <w:r w:rsidDel="00000000" w:rsidR="00000000" w:rsidRPr="00000000">
              <w:rPr>
                <w:rtl w:val="0"/>
              </w:rPr>
              <w:t xml:space="preserve">Major</w:t>
            </w:r>
          </w:p>
        </w:tc>
        <w:tc>
          <w:tcPr/>
          <w:p w:rsidR="00000000" w:rsidDel="00000000" w:rsidP="00000000" w:rsidRDefault="00000000" w:rsidRPr="00000000" w14:paraId="00000260">
            <w:pPr>
              <w:rPr/>
            </w:pPr>
            <w:r w:rsidDel="00000000" w:rsidR="00000000" w:rsidRPr="00000000">
              <w:rPr>
                <w:rtl w:val="0"/>
              </w:rPr>
              <w:t xml:space="preserve">Uint16_t</w:t>
            </w:r>
          </w:p>
        </w:tc>
        <w:tc>
          <w:tcPr/>
          <w:p w:rsidR="00000000" w:rsidDel="00000000" w:rsidP="00000000" w:rsidRDefault="00000000" w:rsidRPr="00000000" w14:paraId="00000261">
            <w:pPr>
              <w:rPr/>
            </w:pPr>
            <w:r w:rsidDel="00000000" w:rsidR="00000000" w:rsidRPr="00000000">
              <w:rPr>
                <w:rtl w:val="0"/>
              </w:rPr>
              <w:t xml:space="preserve">-</w:t>
            </w:r>
          </w:p>
        </w:tc>
        <w:tc>
          <w:tcPr/>
          <w:p w:rsidR="00000000" w:rsidDel="00000000" w:rsidP="00000000" w:rsidRDefault="00000000" w:rsidRPr="00000000" w14:paraId="00000262">
            <w:pPr>
              <w:rPr/>
            </w:pPr>
            <w:r w:rsidDel="00000000" w:rsidR="00000000" w:rsidRPr="00000000">
              <w:rPr>
                <w:rtl w:val="0"/>
              </w:rPr>
              <w:t xml:space="preserve">Hardware major number</w:t>
            </w:r>
          </w:p>
        </w:tc>
      </w:tr>
      <w:tr>
        <w:tc>
          <w:tcPr/>
          <w:p w:rsidR="00000000" w:rsidDel="00000000" w:rsidP="00000000" w:rsidRDefault="00000000" w:rsidRPr="00000000" w14:paraId="00000263">
            <w:pPr>
              <w:rPr/>
            </w:pPr>
            <w:r w:rsidDel="00000000" w:rsidR="00000000" w:rsidRPr="00000000">
              <w:rPr>
                <w:rtl w:val="0"/>
              </w:rPr>
              <w:t xml:space="preserve">Minor</w:t>
            </w:r>
          </w:p>
        </w:tc>
        <w:tc>
          <w:tcPr/>
          <w:p w:rsidR="00000000" w:rsidDel="00000000" w:rsidP="00000000" w:rsidRDefault="00000000" w:rsidRPr="00000000" w14:paraId="00000264">
            <w:pPr>
              <w:rPr/>
            </w:pPr>
            <w:r w:rsidDel="00000000" w:rsidR="00000000" w:rsidRPr="00000000">
              <w:rPr>
                <w:rtl w:val="0"/>
              </w:rPr>
              <w:t xml:space="preserve">Uint16_t</w:t>
            </w:r>
          </w:p>
        </w:tc>
        <w:tc>
          <w:tcPr/>
          <w:p w:rsidR="00000000" w:rsidDel="00000000" w:rsidP="00000000" w:rsidRDefault="00000000" w:rsidRPr="00000000" w14:paraId="00000265">
            <w:pPr>
              <w:rPr/>
            </w:pPr>
            <w:r w:rsidDel="00000000" w:rsidR="00000000" w:rsidRPr="00000000">
              <w:rPr>
                <w:rtl w:val="0"/>
              </w:rPr>
              <w:t xml:space="preserve">-</w:t>
            </w:r>
          </w:p>
        </w:tc>
        <w:tc>
          <w:tcPr/>
          <w:p w:rsidR="00000000" w:rsidDel="00000000" w:rsidP="00000000" w:rsidRDefault="00000000" w:rsidRPr="00000000" w14:paraId="00000266">
            <w:pPr>
              <w:rPr/>
            </w:pPr>
            <w:r w:rsidDel="00000000" w:rsidR="00000000" w:rsidRPr="00000000">
              <w:rPr>
                <w:rtl w:val="0"/>
              </w:rPr>
              <w:t xml:space="preserve">Hardware minor number</w:t>
            </w:r>
          </w:p>
        </w:tc>
      </w:tr>
      <w:tr>
        <w:tc>
          <w:tcPr/>
          <w:p w:rsidR="00000000" w:rsidDel="00000000" w:rsidP="00000000" w:rsidRDefault="00000000" w:rsidRPr="00000000" w14:paraId="00000267">
            <w:pPr>
              <w:rPr/>
            </w:pPr>
            <w:r w:rsidDel="00000000" w:rsidR="00000000" w:rsidRPr="00000000">
              <w:rPr>
                <w:rtl w:val="0"/>
              </w:rPr>
              <w:t xml:space="preserve">ID</w:t>
            </w:r>
          </w:p>
        </w:tc>
        <w:tc>
          <w:tcPr/>
          <w:p w:rsidR="00000000" w:rsidDel="00000000" w:rsidP="00000000" w:rsidRDefault="00000000" w:rsidRPr="00000000" w14:paraId="00000268">
            <w:pPr>
              <w:rPr/>
            </w:pPr>
            <w:r w:rsidDel="00000000" w:rsidR="00000000" w:rsidRPr="00000000">
              <w:rPr>
                <w:rtl w:val="0"/>
              </w:rPr>
              <w:t xml:space="preserve">Uint32_t</w:t>
            </w:r>
          </w:p>
        </w:tc>
        <w:tc>
          <w:tcPr/>
          <w:p w:rsidR="00000000" w:rsidDel="00000000" w:rsidP="00000000" w:rsidRDefault="00000000" w:rsidRPr="00000000" w14:paraId="00000269">
            <w:pPr>
              <w:rPr/>
            </w:pPr>
            <w:r w:rsidDel="00000000" w:rsidR="00000000" w:rsidRPr="00000000">
              <w:rPr>
                <w:rtl w:val="0"/>
              </w:rPr>
              <w:t xml:space="preserve">-</w:t>
            </w:r>
          </w:p>
        </w:tc>
        <w:tc>
          <w:tcPr/>
          <w:p w:rsidR="00000000" w:rsidDel="00000000" w:rsidP="00000000" w:rsidRDefault="00000000" w:rsidRPr="00000000" w14:paraId="0000026A">
            <w:pPr>
              <w:rPr/>
            </w:pPr>
            <w:r w:rsidDel="00000000" w:rsidR="00000000" w:rsidRPr="00000000">
              <w:rPr>
                <w:rtl w:val="0"/>
              </w:rPr>
              <w:t xml:space="preserve">Hardware ID number</w:t>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Voorbeeld:</w:t>
      </w:r>
    </w:p>
    <w:tbl>
      <w:tblPr>
        <w:tblStyle w:val="Table1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6"/>
        <w:gridCol w:w="2411"/>
        <w:gridCol w:w="6878"/>
        <w:tblGridChange w:id="0">
          <w:tblGrid>
            <w:gridCol w:w="1196"/>
            <w:gridCol w:w="2411"/>
            <w:gridCol w:w="6878"/>
          </w:tblGrid>
        </w:tblGridChange>
      </w:tblGrid>
      <w:tr>
        <w:tc>
          <w:tcPr/>
          <w:p w:rsidR="00000000" w:rsidDel="00000000" w:rsidP="00000000" w:rsidRDefault="00000000" w:rsidRPr="00000000" w14:paraId="0000026D">
            <w:pPr>
              <w:rPr>
                <w:b w:val="1"/>
              </w:rPr>
            </w:pPr>
            <w:r w:rsidDel="00000000" w:rsidR="00000000" w:rsidRPr="00000000">
              <w:rPr>
                <w:rtl w:val="0"/>
              </w:rPr>
            </w:r>
          </w:p>
        </w:tc>
        <w:tc>
          <w:tcPr/>
          <w:p w:rsidR="00000000" w:rsidDel="00000000" w:rsidP="00000000" w:rsidRDefault="00000000" w:rsidRPr="00000000" w14:paraId="0000026E">
            <w:pPr>
              <w:rPr>
                <w:b w:val="1"/>
              </w:rPr>
            </w:pPr>
            <w:r w:rsidDel="00000000" w:rsidR="00000000" w:rsidRPr="00000000">
              <w:rPr>
                <w:b w:val="1"/>
                <w:rtl w:val="0"/>
              </w:rPr>
              <w:t xml:space="preserve">Hex bericht</w:t>
            </w:r>
          </w:p>
        </w:tc>
        <w:tc>
          <w:tcPr/>
          <w:p w:rsidR="00000000" w:rsidDel="00000000" w:rsidP="00000000" w:rsidRDefault="00000000" w:rsidRPr="00000000" w14:paraId="0000026F">
            <w:pPr>
              <w:rPr>
                <w:b w:val="1"/>
              </w:rPr>
            </w:pPr>
            <w:r w:rsidDel="00000000" w:rsidR="00000000" w:rsidRPr="00000000">
              <w:rPr>
                <w:b w:val="1"/>
                <w:rtl w:val="0"/>
              </w:rPr>
              <w:t xml:space="preserve">Inhoud</w:t>
            </w:r>
          </w:p>
        </w:tc>
      </w:tr>
      <w:tr>
        <w:tc>
          <w:tcPr/>
          <w:p w:rsidR="00000000" w:rsidDel="00000000" w:rsidP="00000000" w:rsidRDefault="00000000" w:rsidRPr="00000000" w14:paraId="00000270">
            <w:pPr>
              <w:rPr>
                <w:b w:val="1"/>
              </w:rPr>
            </w:pPr>
            <w:r w:rsidDel="00000000" w:rsidR="00000000" w:rsidRPr="00000000">
              <w:rPr>
                <w:b w:val="1"/>
                <w:rtl w:val="0"/>
              </w:rPr>
              <w:t xml:space="preserve">Opdracht</w:t>
            </w:r>
          </w:p>
        </w:tc>
        <w:tc>
          <w:tcPr/>
          <w:p w:rsidR="00000000" w:rsidDel="00000000" w:rsidP="00000000" w:rsidRDefault="00000000" w:rsidRPr="00000000" w14:paraId="00000271">
            <w:pPr>
              <w:rPr/>
            </w:pPr>
            <w:r w:rsidDel="00000000" w:rsidR="00000000" w:rsidRPr="00000000">
              <w:rPr>
                <w:rtl w:val="0"/>
              </w:rPr>
              <w:t xml:space="preserve">0x02</w:t>
            </w:r>
          </w:p>
        </w:tc>
        <w:tc>
          <w:tcPr/>
          <w:p w:rsidR="00000000" w:rsidDel="00000000" w:rsidP="00000000" w:rsidRDefault="00000000" w:rsidRPr="00000000" w14:paraId="00000272">
            <w:pPr>
              <w:rPr/>
            </w:pPr>
            <w:r w:rsidDel="00000000" w:rsidR="00000000" w:rsidRPr="00000000">
              <w:rPr>
                <w:rtl w:val="0"/>
              </w:rPr>
              <w:t xml:space="preserve">READ_HARDWARE_VERSION opdracht</w:t>
            </w:r>
          </w:p>
        </w:tc>
      </w:tr>
      <w:tr>
        <w:trPr>
          <w:trHeight w:val="260" w:hRule="atLeast"/>
        </w:trPr>
        <w:tc>
          <w:tcPr/>
          <w:p w:rsidR="00000000" w:rsidDel="00000000" w:rsidP="00000000" w:rsidRDefault="00000000" w:rsidRPr="00000000" w14:paraId="00000273">
            <w:pPr>
              <w:rPr>
                <w:b w:val="1"/>
              </w:rPr>
            </w:pPr>
            <w:r w:rsidDel="00000000" w:rsidR="00000000" w:rsidRPr="00000000">
              <w:rPr>
                <w:b w:val="1"/>
                <w:rtl w:val="0"/>
              </w:rPr>
              <w:t xml:space="preserve">Antwoord</w:t>
            </w:r>
          </w:p>
        </w:tc>
        <w:tc>
          <w:tcPr/>
          <w:p w:rsidR="00000000" w:rsidDel="00000000" w:rsidP="00000000" w:rsidRDefault="00000000" w:rsidRPr="00000000" w14:paraId="00000274">
            <w:pPr>
              <w:rPr/>
            </w:pPr>
            <w:r w:rsidDel="00000000" w:rsidR="00000000" w:rsidRPr="00000000">
              <w:rPr>
                <w:rtl w:val="0"/>
              </w:rPr>
              <w:t xml:space="preserve">0x02000100000002E70E</w:t>
            </w:r>
          </w:p>
        </w:tc>
        <w:tc>
          <w:tcPr/>
          <w:p w:rsidR="00000000" w:rsidDel="00000000" w:rsidP="00000000" w:rsidRDefault="00000000" w:rsidRPr="00000000" w14:paraId="00000275">
            <w:pPr>
              <w:rPr/>
            </w:pPr>
            <w:r w:rsidDel="00000000" w:rsidR="00000000" w:rsidRPr="00000000">
              <w:rPr>
                <w:rtl w:val="0"/>
              </w:rPr>
              <w:t xml:space="preserve">READ_HARDWARE_VERSION antwoord: Hardware versie 1.0, ID= 190222</w:t>
            </w:r>
          </w:p>
        </w:tc>
      </w:tr>
    </w:tbl>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Firmware en hardware uitlezen</w:t>
      </w:r>
    </w:p>
    <w:tbl>
      <w:tblPr>
        <w:tblStyle w:val="Table1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
        <w:gridCol w:w="3756"/>
        <w:gridCol w:w="5549"/>
        <w:tblGridChange w:id="0">
          <w:tblGrid>
            <w:gridCol w:w="1180"/>
            <w:gridCol w:w="3756"/>
            <w:gridCol w:w="5549"/>
          </w:tblGrid>
        </w:tblGridChange>
      </w:tblGrid>
      <w:tr>
        <w:tc>
          <w:tcPr/>
          <w:p w:rsidR="00000000" w:rsidDel="00000000" w:rsidP="00000000" w:rsidRDefault="00000000" w:rsidRPr="00000000" w14:paraId="00000278">
            <w:pPr>
              <w:rPr>
                <w:b w:val="1"/>
              </w:rPr>
            </w:pPr>
            <w:r w:rsidDel="00000000" w:rsidR="00000000" w:rsidRPr="00000000">
              <w:rPr>
                <w:rtl w:val="0"/>
              </w:rPr>
            </w:r>
          </w:p>
        </w:tc>
        <w:tc>
          <w:tcPr/>
          <w:p w:rsidR="00000000" w:rsidDel="00000000" w:rsidP="00000000" w:rsidRDefault="00000000" w:rsidRPr="00000000" w14:paraId="00000279">
            <w:pPr>
              <w:rPr>
                <w:b w:val="1"/>
              </w:rPr>
            </w:pPr>
            <w:r w:rsidDel="00000000" w:rsidR="00000000" w:rsidRPr="00000000">
              <w:rPr>
                <w:b w:val="1"/>
                <w:rtl w:val="0"/>
              </w:rPr>
              <w:t xml:space="preserve">Hex bericht</w:t>
            </w:r>
          </w:p>
        </w:tc>
        <w:tc>
          <w:tcPr/>
          <w:p w:rsidR="00000000" w:rsidDel="00000000" w:rsidP="00000000" w:rsidRDefault="00000000" w:rsidRPr="00000000" w14:paraId="0000027A">
            <w:pPr>
              <w:rPr>
                <w:b w:val="1"/>
              </w:rPr>
            </w:pPr>
            <w:r w:rsidDel="00000000" w:rsidR="00000000" w:rsidRPr="00000000">
              <w:rPr>
                <w:b w:val="1"/>
                <w:rtl w:val="0"/>
              </w:rPr>
              <w:t xml:space="preserve">Inhoud</w:t>
            </w:r>
          </w:p>
        </w:tc>
      </w:tr>
      <w:tr>
        <w:tc>
          <w:tcPr/>
          <w:p w:rsidR="00000000" w:rsidDel="00000000" w:rsidP="00000000" w:rsidRDefault="00000000" w:rsidRPr="00000000" w14:paraId="0000027B">
            <w:pPr>
              <w:rPr>
                <w:b w:val="1"/>
              </w:rPr>
            </w:pPr>
            <w:r w:rsidDel="00000000" w:rsidR="00000000" w:rsidRPr="00000000">
              <w:rPr>
                <w:b w:val="1"/>
                <w:rtl w:val="0"/>
              </w:rPr>
              <w:t xml:space="preserve">Opdracht</w:t>
            </w:r>
          </w:p>
        </w:tc>
        <w:tc>
          <w:tcPr/>
          <w:p w:rsidR="00000000" w:rsidDel="00000000" w:rsidP="00000000" w:rsidRDefault="00000000" w:rsidRPr="00000000" w14:paraId="0000027C">
            <w:pPr>
              <w:rPr/>
            </w:pPr>
            <w:r w:rsidDel="00000000" w:rsidR="00000000" w:rsidRPr="00000000">
              <w:rPr>
                <w:rtl w:val="0"/>
              </w:rPr>
              <w:t xml:space="preserve">0x0102</w:t>
            </w:r>
          </w:p>
        </w:tc>
        <w:tc>
          <w:tcPr/>
          <w:p w:rsidR="00000000" w:rsidDel="00000000" w:rsidP="00000000" w:rsidRDefault="00000000" w:rsidRPr="00000000" w14:paraId="0000027D">
            <w:pPr>
              <w:rPr/>
            </w:pPr>
            <w:r w:rsidDel="00000000" w:rsidR="00000000" w:rsidRPr="00000000">
              <w:rPr>
                <w:rtl w:val="0"/>
              </w:rPr>
              <w:t xml:space="preserve">READ_FIRMWARE_VERSION , READ_HARDWARE_VERSION opdracht</w:t>
            </w:r>
          </w:p>
        </w:tc>
      </w:tr>
      <w:tr>
        <w:trPr>
          <w:trHeight w:val="260" w:hRule="atLeast"/>
        </w:trPr>
        <w:tc>
          <w:tcPr/>
          <w:p w:rsidR="00000000" w:rsidDel="00000000" w:rsidP="00000000" w:rsidRDefault="00000000" w:rsidRPr="00000000" w14:paraId="0000027E">
            <w:pPr>
              <w:rPr>
                <w:b w:val="1"/>
              </w:rPr>
            </w:pPr>
            <w:r w:rsidDel="00000000" w:rsidR="00000000" w:rsidRPr="00000000">
              <w:rPr>
                <w:b w:val="1"/>
                <w:rtl w:val="0"/>
              </w:rPr>
              <w:t xml:space="preserve">Antwoord</w:t>
            </w:r>
          </w:p>
        </w:tc>
        <w:tc>
          <w:tcPr/>
          <w:p w:rsidR="00000000" w:rsidDel="00000000" w:rsidP="00000000" w:rsidRDefault="00000000" w:rsidRPr="00000000" w14:paraId="0000027F">
            <w:pPr>
              <w:rPr/>
            </w:pPr>
            <w:r w:rsidDel="00000000" w:rsidR="00000000" w:rsidRPr="00000000">
              <w:rPr>
                <w:rtl w:val="0"/>
              </w:rPr>
              <w:t xml:space="preserve">0100000000000102000100000002E70E</w:t>
            </w:r>
          </w:p>
          <w:p w:rsidR="00000000" w:rsidDel="00000000" w:rsidP="00000000" w:rsidRDefault="00000000" w:rsidRPr="00000000" w14:paraId="00000280">
            <w:pPr>
              <w:rPr/>
            </w:pPr>
            <w:r w:rsidDel="00000000" w:rsidR="00000000" w:rsidRPr="00000000">
              <w:rPr>
                <w:rtl w:val="0"/>
              </w:rPr>
            </w:r>
          </w:p>
        </w:tc>
        <w:tc>
          <w:tcPr/>
          <w:p w:rsidR="00000000" w:rsidDel="00000000" w:rsidP="00000000" w:rsidRDefault="00000000" w:rsidRPr="00000000" w14:paraId="00000281">
            <w:pPr>
              <w:rPr/>
            </w:pPr>
            <w:r w:rsidDel="00000000" w:rsidR="00000000" w:rsidRPr="00000000">
              <w:rPr>
                <w:rtl w:val="0"/>
              </w:rPr>
              <w:t xml:space="preserve">READ_FIRMWARE_VERSION= 0.0.01</w:t>
            </w:r>
          </w:p>
          <w:p w:rsidR="00000000" w:rsidDel="00000000" w:rsidP="00000000" w:rsidRDefault="00000000" w:rsidRPr="00000000" w14:paraId="00000282">
            <w:pPr>
              <w:rPr/>
            </w:pPr>
            <w:r w:rsidDel="00000000" w:rsidR="00000000" w:rsidRPr="00000000">
              <w:rPr>
                <w:rtl w:val="0"/>
              </w:rPr>
              <w:t xml:space="preserve">READ_HARDWARE_VERSION=1.0, ID= 190222</w:t>
            </w:r>
          </w:p>
        </w:tc>
      </w:tr>
    </w:tbl>
    <w:p w:rsidR="00000000" w:rsidDel="00000000" w:rsidP="00000000" w:rsidRDefault="00000000" w:rsidRPr="00000000" w14:paraId="00000283">
      <w:pPr>
        <w:pStyle w:val="Heading3"/>
        <w:numPr>
          <w:ilvl w:val="2"/>
          <w:numId w:val="2"/>
        </w:numPr>
        <w:ind w:left="862" w:hanging="720"/>
        <w:rPr/>
      </w:pPr>
      <w:bookmarkStart w:colFirst="0" w:colLast="0" w:name="_heading=h.1ci93xb" w:id="24"/>
      <w:bookmarkEnd w:id="24"/>
      <w:r w:rsidDel="00000000" w:rsidR="00000000" w:rsidRPr="00000000">
        <w:rPr>
          <w:rtl w:val="0"/>
        </w:rPr>
        <w:t xml:space="preserve">3d/0x03 - READ_DS18B20_STATE</w:t>
      </w:r>
    </w:p>
    <w:p w:rsidR="00000000" w:rsidDel="00000000" w:rsidP="00000000" w:rsidRDefault="00000000" w:rsidRPr="00000000" w14:paraId="00000284">
      <w:pPr>
        <w:rPr/>
      </w:pPr>
      <w:r w:rsidDel="00000000" w:rsidR="00000000" w:rsidRPr="00000000">
        <w:rPr>
          <w:rtl w:val="0"/>
        </w:rPr>
        <w:t xml:space="preserve">Lees de temperatuur resolutie en status uit.</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Opdracht:</w:t>
      </w:r>
    </w:p>
    <w:tbl>
      <w:tblPr>
        <w:tblStyle w:val="Table1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87">
            <w:pPr>
              <w:rPr>
                <w:b w:val="1"/>
              </w:rPr>
            </w:pPr>
            <w:r w:rsidDel="00000000" w:rsidR="00000000" w:rsidRPr="00000000">
              <w:rPr>
                <w:b w:val="1"/>
                <w:rtl w:val="0"/>
              </w:rPr>
              <w:t xml:space="preserve">Veld</w:t>
            </w:r>
          </w:p>
        </w:tc>
        <w:tc>
          <w:tcPr/>
          <w:p w:rsidR="00000000" w:rsidDel="00000000" w:rsidP="00000000" w:rsidRDefault="00000000" w:rsidRPr="00000000" w14:paraId="00000288">
            <w:pPr>
              <w:rPr>
                <w:b w:val="1"/>
              </w:rPr>
            </w:pPr>
            <w:r w:rsidDel="00000000" w:rsidR="00000000" w:rsidRPr="00000000">
              <w:rPr>
                <w:b w:val="1"/>
                <w:rtl w:val="0"/>
              </w:rPr>
              <w:t xml:space="preserve">Grote</w:t>
            </w:r>
          </w:p>
        </w:tc>
        <w:tc>
          <w:tcPr/>
          <w:p w:rsidR="00000000" w:rsidDel="00000000" w:rsidP="00000000" w:rsidRDefault="00000000" w:rsidRPr="00000000" w14:paraId="00000289">
            <w:pPr>
              <w:rPr>
                <w:b w:val="1"/>
              </w:rPr>
            </w:pPr>
            <w:r w:rsidDel="00000000" w:rsidR="00000000" w:rsidRPr="00000000">
              <w:rPr>
                <w:b w:val="1"/>
                <w:rtl w:val="0"/>
              </w:rPr>
              <w:t xml:space="preserve">Waarde</w:t>
            </w:r>
          </w:p>
        </w:tc>
        <w:tc>
          <w:tcPr/>
          <w:p w:rsidR="00000000" w:rsidDel="00000000" w:rsidP="00000000" w:rsidRDefault="00000000" w:rsidRPr="00000000" w14:paraId="0000028A">
            <w:pPr>
              <w:rPr>
                <w:b w:val="1"/>
              </w:rPr>
            </w:pPr>
            <w:r w:rsidDel="00000000" w:rsidR="00000000" w:rsidRPr="00000000">
              <w:rPr>
                <w:b w:val="1"/>
                <w:rtl w:val="0"/>
              </w:rPr>
              <w:t xml:space="preserve">Omschrijving</w:t>
            </w:r>
          </w:p>
        </w:tc>
      </w:tr>
      <w:tr>
        <w:tc>
          <w:tcPr/>
          <w:p w:rsidR="00000000" w:rsidDel="00000000" w:rsidP="00000000" w:rsidRDefault="00000000" w:rsidRPr="00000000" w14:paraId="0000028B">
            <w:pPr>
              <w:rPr/>
            </w:pPr>
            <w:r w:rsidDel="00000000" w:rsidR="00000000" w:rsidRPr="00000000">
              <w:rPr>
                <w:rtl w:val="0"/>
              </w:rPr>
              <w:t xml:space="preserve">READ_DS18B20_STATE</w:t>
            </w:r>
          </w:p>
        </w:tc>
        <w:tc>
          <w:tcPr/>
          <w:p w:rsidR="00000000" w:rsidDel="00000000" w:rsidP="00000000" w:rsidRDefault="00000000" w:rsidRPr="00000000" w14:paraId="0000028C">
            <w:pPr>
              <w:rPr/>
            </w:pPr>
            <w:r w:rsidDel="00000000" w:rsidR="00000000" w:rsidRPr="00000000">
              <w:rPr>
                <w:rtl w:val="0"/>
              </w:rPr>
              <w:t xml:space="preserve">Uint8_t</w:t>
            </w:r>
          </w:p>
        </w:tc>
        <w:tc>
          <w:tcPr/>
          <w:p w:rsidR="00000000" w:rsidDel="00000000" w:rsidP="00000000" w:rsidRDefault="00000000" w:rsidRPr="00000000" w14:paraId="0000028D">
            <w:pPr>
              <w:rPr/>
            </w:pPr>
            <w:r w:rsidDel="00000000" w:rsidR="00000000" w:rsidRPr="00000000">
              <w:rPr>
                <w:rtl w:val="0"/>
              </w:rPr>
              <w:t xml:space="preserve">0x03</w:t>
            </w:r>
          </w:p>
        </w:tc>
        <w:tc>
          <w:tcPr/>
          <w:p w:rsidR="00000000" w:rsidDel="00000000" w:rsidP="00000000" w:rsidRDefault="00000000" w:rsidRPr="00000000" w14:paraId="0000028E">
            <w:pPr>
              <w:rPr/>
            </w:pPr>
            <w:r w:rsidDel="00000000" w:rsidR="00000000" w:rsidRPr="00000000">
              <w:rPr>
                <w:rtl w:val="0"/>
              </w:rPr>
              <w:t xml:space="preserve">READ_DS18B20_STATE opdracht ID</w:t>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Antwoord2:</w:t>
      </w:r>
    </w:p>
    <w:tbl>
      <w:tblPr>
        <w:tblStyle w:val="Table1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91">
            <w:pPr>
              <w:rPr>
                <w:b w:val="1"/>
              </w:rPr>
            </w:pPr>
            <w:r w:rsidDel="00000000" w:rsidR="00000000" w:rsidRPr="00000000">
              <w:rPr>
                <w:b w:val="1"/>
                <w:rtl w:val="0"/>
              </w:rPr>
              <w:t xml:space="preserve">Veld</w:t>
            </w:r>
          </w:p>
        </w:tc>
        <w:tc>
          <w:tcPr/>
          <w:p w:rsidR="00000000" w:rsidDel="00000000" w:rsidP="00000000" w:rsidRDefault="00000000" w:rsidRPr="00000000" w14:paraId="00000292">
            <w:pPr>
              <w:rPr>
                <w:b w:val="1"/>
              </w:rPr>
            </w:pPr>
            <w:r w:rsidDel="00000000" w:rsidR="00000000" w:rsidRPr="00000000">
              <w:rPr>
                <w:b w:val="1"/>
                <w:rtl w:val="0"/>
              </w:rPr>
              <w:t xml:space="preserve">Grote</w:t>
            </w:r>
          </w:p>
        </w:tc>
        <w:tc>
          <w:tcPr/>
          <w:p w:rsidR="00000000" w:rsidDel="00000000" w:rsidP="00000000" w:rsidRDefault="00000000" w:rsidRPr="00000000" w14:paraId="00000293">
            <w:pPr>
              <w:rPr>
                <w:b w:val="1"/>
              </w:rPr>
            </w:pPr>
            <w:r w:rsidDel="00000000" w:rsidR="00000000" w:rsidRPr="00000000">
              <w:rPr>
                <w:b w:val="1"/>
                <w:rtl w:val="0"/>
              </w:rPr>
              <w:t xml:space="preserve">Waarde</w:t>
            </w:r>
          </w:p>
        </w:tc>
        <w:tc>
          <w:tcPr/>
          <w:p w:rsidR="00000000" w:rsidDel="00000000" w:rsidP="00000000" w:rsidRDefault="00000000" w:rsidRPr="00000000" w14:paraId="00000294">
            <w:pPr>
              <w:rPr>
                <w:b w:val="1"/>
              </w:rPr>
            </w:pPr>
            <w:r w:rsidDel="00000000" w:rsidR="00000000" w:rsidRPr="00000000">
              <w:rPr>
                <w:b w:val="1"/>
                <w:rtl w:val="0"/>
              </w:rPr>
              <w:t xml:space="preserve">Omschrijving</w:t>
            </w:r>
          </w:p>
        </w:tc>
      </w:tr>
      <w:tr>
        <w:tc>
          <w:tcPr/>
          <w:p w:rsidR="00000000" w:rsidDel="00000000" w:rsidP="00000000" w:rsidRDefault="00000000" w:rsidRPr="00000000" w14:paraId="00000295">
            <w:pPr>
              <w:rPr/>
            </w:pPr>
            <w:r w:rsidDel="00000000" w:rsidR="00000000" w:rsidRPr="00000000">
              <w:rPr>
                <w:rtl w:val="0"/>
              </w:rPr>
              <w:t xml:space="preserve">READ_DS18B20_STATE</w:t>
            </w:r>
          </w:p>
        </w:tc>
        <w:tc>
          <w:tcPr/>
          <w:p w:rsidR="00000000" w:rsidDel="00000000" w:rsidP="00000000" w:rsidRDefault="00000000" w:rsidRPr="00000000" w14:paraId="00000296">
            <w:pPr>
              <w:rPr/>
            </w:pPr>
            <w:r w:rsidDel="00000000" w:rsidR="00000000" w:rsidRPr="00000000">
              <w:rPr>
                <w:rtl w:val="0"/>
              </w:rPr>
              <w:t xml:space="preserve">Uint8_t</w:t>
            </w:r>
          </w:p>
        </w:tc>
        <w:tc>
          <w:tcPr/>
          <w:p w:rsidR="00000000" w:rsidDel="00000000" w:rsidP="00000000" w:rsidRDefault="00000000" w:rsidRPr="00000000" w14:paraId="00000297">
            <w:pPr>
              <w:rPr/>
            </w:pPr>
            <w:r w:rsidDel="00000000" w:rsidR="00000000" w:rsidRPr="00000000">
              <w:rPr>
                <w:rtl w:val="0"/>
              </w:rPr>
              <w:t xml:space="preserve">0x03</w:t>
            </w:r>
          </w:p>
        </w:tc>
        <w:tc>
          <w:tcPr/>
          <w:p w:rsidR="00000000" w:rsidDel="00000000" w:rsidP="00000000" w:rsidRDefault="00000000" w:rsidRPr="00000000" w14:paraId="00000298">
            <w:pPr>
              <w:rPr/>
            </w:pPr>
            <w:r w:rsidDel="00000000" w:rsidR="00000000" w:rsidRPr="00000000">
              <w:rPr>
                <w:rtl w:val="0"/>
              </w:rPr>
              <w:t xml:space="preserve">READ_DS18B20_STATE opdracht ID</w:t>
            </w:r>
          </w:p>
        </w:tc>
      </w:tr>
      <w:tr>
        <w:tc>
          <w:tcPr/>
          <w:p w:rsidR="00000000" w:rsidDel="00000000" w:rsidP="00000000" w:rsidRDefault="00000000" w:rsidRPr="00000000" w14:paraId="00000299">
            <w:pPr>
              <w:rPr/>
            </w:pPr>
            <w:r w:rsidDel="00000000" w:rsidR="00000000" w:rsidRPr="00000000">
              <w:rPr>
                <w:rtl w:val="0"/>
              </w:rPr>
              <w:t xml:space="preserve">status</w:t>
            </w:r>
          </w:p>
        </w:tc>
        <w:tc>
          <w:tcPr/>
          <w:p w:rsidR="00000000" w:rsidDel="00000000" w:rsidP="00000000" w:rsidRDefault="00000000" w:rsidRPr="00000000" w14:paraId="0000029A">
            <w:pPr>
              <w:rPr/>
            </w:pPr>
            <w:r w:rsidDel="00000000" w:rsidR="00000000" w:rsidRPr="00000000">
              <w:rPr>
                <w:rtl w:val="0"/>
              </w:rPr>
              <w:t xml:space="preserve">Uint8_t</w:t>
            </w:r>
          </w:p>
        </w:tc>
        <w:tc>
          <w:tcPr/>
          <w:p w:rsidR="00000000" w:rsidDel="00000000" w:rsidP="00000000" w:rsidRDefault="00000000" w:rsidRPr="00000000" w14:paraId="0000029B">
            <w:pPr>
              <w:rPr/>
            </w:pPr>
            <w:r w:rsidDel="00000000" w:rsidR="00000000" w:rsidRPr="00000000">
              <w:rPr>
                <w:rtl w:val="0"/>
              </w:rPr>
            </w:r>
          </w:p>
        </w:tc>
        <w:tc>
          <w:tcPr/>
          <w:p w:rsidR="00000000" w:rsidDel="00000000" w:rsidP="00000000" w:rsidRDefault="00000000" w:rsidRPr="00000000" w14:paraId="0000029C">
            <w:pPr>
              <w:rPr/>
            </w:pPr>
            <w:r w:rsidDel="00000000" w:rsidR="00000000" w:rsidRPr="00000000">
              <w:rPr>
                <w:rtl w:val="0"/>
              </w:rPr>
              <w:t xml:space="preserve">Bit[0] = Aan/Uit: 0=Uit, 1=Aan</w:t>
            </w:r>
          </w:p>
          <w:p w:rsidR="00000000" w:rsidDel="00000000" w:rsidP="00000000" w:rsidRDefault="00000000" w:rsidRPr="00000000" w14:paraId="0000029D">
            <w:pPr>
              <w:rPr/>
            </w:pPr>
            <w:r w:rsidDel="00000000" w:rsidR="00000000" w:rsidRPr="00000000">
              <w:rPr>
                <w:rtl w:val="0"/>
              </w:rPr>
              <w:t xml:space="preserve">Bit [1:3] = Temperatuur Resolutie</w:t>
            </w:r>
          </w:p>
          <w:p w:rsidR="00000000" w:rsidDel="00000000" w:rsidP="00000000" w:rsidRDefault="00000000" w:rsidRPr="00000000" w14:paraId="0000029E">
            <w:pPr>
              <w:rPr/>
            </w:pPr>
            <w:r w:rsidDel="00000000" w:rsidR="00000000" w:rsidRPr="00000000">
              <w:rPr>
                <w:rtl w:val="0"/>
              </w:rPr>
              <w:t xml:space="preserve">1 = 9 Bit resolutie</w:t>
            </w:r>
          </w:p>
          <w:p w:rsidR="00000000" w:rsidDel="00000000" w:rsidP="00000000" w:rsidRDefault="00000000" w:rsidRPr="00000000" w14:paraId="0000029F">
            <w:pPr>
              <w:rPr/>
            </w:pPr>
            <w:r w:rsidDel="00000000" w:rsidR="00000000" w:rsidRPr="00000000">
              <w:rPr>
                <w:rtl w:val="0"/>
              </w:rPr>
              <w:t xml:space="preserve">2 = 10 Bit resolutie</w:t>
            </w:r>
          </w:p>
          <w:p w:rsidR="00000000" w:rsidDel="00000000" w:rsidP="00000000" w:rsidRDefault="00000000" w:rsidRPr="00000000" w14:paraId="000002A0">
            <w:pPr>
              <w:rPr/>
            </w:pPr>
            <w:r w:rsidDel="00000000" w:rsidR="00000000" w:rsidRPr="00000000">
              <w:rPr>
                <w:rtl w:val="0"/>
              </w:rPr>
              <w:t xml:space="preserve">3 = 11 Bit resolutie</w:t>
            </w:r>
          </w:p>
          <w:p w:rsidR="00000000" w:rsidDel="00000000" w:rsidP="00000000" w:rsidRDefault="00000000" w:rsidRPr="00000000" w14:paraId="000002A1">
            <w:pPr>
              <w:rPr/>
            </w:pPr>
            <w:r w:rsidDel="00000000" w:rsidR="00000000" w:rsidRPr="00000000">
              <w:rPr>
                <w:rtl w:val="0"/>
              </w:rPr>
              <w:t xml:space="preserve">4 = 12 Bit resolutie</w:t>
            </w:r>
          </w:p>
          <w:p w:rsidR="00000000" w:rsidDel="00000000" w:rsidP="00000000" w:rsidRDefault="00000000" w:rsidRPr="00000000" w14:paraId="000002A2">
            <w:pPr>
              <w:rPr/>
            </w:pPr>
            <w:r w:rsidDel="00000000" w:rsidR="00000000" w:rsidRPr="00000000">
              <w:rPr>
                <w:rtl w:val="0"/>
              </w:rPr>
              <w:t xml:space="preserve">Bit[4:7]= ongebruikt</w:t>
            </w:r>
          </w:p>
        </w:tc>
      </w:tr>
    </w:tbl>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Voorbeeld:</w:t>
      </w:r>
    </w:p>
    <w:tbl>
      <w:tblPr>
        <w:tblStyle w:val="Table1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2A6">
            <w:pPr>
              <w:rPr>
                <w:b w:val="1"/>
              </w:rPr>
            </w:pPr>
            <w:r w:rsidDel="00000000" w:rsidR="00000000" w:rsidRPr="00000000">
              <w:rPr>
                <w:rtl w:val="0"/>
              </w:rPr>
            </w:r>
          </w:p>
        </w:tc>
        <w:tc>
          <w:tcPr/>
          <w:p w:rsidR="00000000" w:rsidDel="00000000" w:rsidP="00000000" w:rsidRDefault="00000000" w:rsidRPr="00000000" w14:paraId="000002A7">
            <w:pPr>
              <w:rPr>
                <w:b w:val="1"/>
              </w:rPr>
            </w:pPr>
            <w:r w:rsidDel="00000000" w:rsidR="00000000" w:rsidRPr="00000000">
              <w:rPr>
                <w:b w:val="1"/>
                <w:rtl w:val="0"/>
              </w:rPr>
              <w:t xml:space="preserve">Hex bericht</w:t>
            </w:r>
          </w:p>
        </w:tc>
        <w:tc>
          <w:tcPr/>
          <w:p w:rsidR="00000000" w:rsidDel="00000000" w:rsidP="00000000" w:rsidRDefault="00000000" w:rsidRPr="00000000" w14:paraId="000002A8">
            <w:pPr>
              <w:rPr>
                <w:b w:val="1"/>
              </w:rPr>
            </w:pPr>
            <w:r w:rsidDel="00000000" w:rsidR="00000000" w:rsidRPr="00000000">
              <w:rPr>
                <w:b w:val="1"/>
                <w:rtl w:val="0"/>
              </w:rPr>
              <w:t xml:space="preserve">Inhoud</w:t>
            </w:r>
          </w:p>
        </w:tc>
      </w:tr>
      <w:tr>
        <w:tc>
          <w:tcPr/>
          <w:p w:rsidR="00000000" w:rsidDel="00000000" w:rsidP="00000000" w:rsidRDefault="00000000" w:rsidRPr="00000000" w14:paraId="000002A9">
            <w:pPr>
              <w:rPr>
                <w:b w:val="1"/>
              </w:rPr>
            </w:pPr>
            <w:r w:rsidDel="00000000" w:rsidR="00000000" w:rsidRPr="00000000">
              <w:rPr>
                <w:b w:val="1"/>
                <w:rtl w:val="0"/>
              </w:rPr>
              <w:t xml:space="preserve">Opdracht</w:t>
            </w:r>
          </w:p>
        </w:tc>
        <w:tc>
          <w:tcPr/>
          <w:p w:rsidR="00000000" w:rsidDel="00000000" w:rsidP="00000000" w:rsidRDefault="00000000" w:rsidRPr="00000000" w14:paraId="000002AA">
            <w:pPr>
              <w:rPr/>
            </w:pPr>
            <w:r w:rsidDel="00000000" w:rsidR="00000000" w:rsidRPr="00000000">
              <w:rPr>
                <w:rtl w:val="0"/>
              </w:rPr>
              <w:t xml:space="preserve">0x03</w:t>
            </w:r>
          </w:p>
        </w:tc>
        <w:tc>
          <w:tcPr/>
          <w:p w:rsidR="00000000" w:rsidDel="00000000" w:rsidP="00000000" w:rsidRDefault="00000000" w:rsidRPr="00000000" w14:paraId="000002AB">
            <w:pPr>
              <w:rPr/>
            </w:pPr>
            <w:r w:rsidDel="00000000" w:rsidR="00000000" w:rsidRPr="00000000">
              <w:rPr>
                <w:rtl w:val="0"/>
              </w:rPr>
              <w:t xml:space="preserve">READ_DS18B20_STATE</w:t>
            </w:r>
          </w:p>
        </w:tc>
      </w:tr>
      <w:tr>
        <w:trPr>
          <w:trHeight w:val="260" w:hRule="atLeast"/>
        </w:trPr>
        <w:tc>
          <w:tcPr/>
          <w:p w:rsidR="00000000" w:rsidDel="00000000" w:rsidP="00000000" w:rsidRDefault="00000000" w:rsidRPr="00000000" w14:paraId="000002AC">
            <w:pPr>
              <w:rPr>
                <w:b w:val="1"/>
              </w:rPr>
            </w:pPr>
            <w:r w:rsidDel="00000000" w:rsidR="00000000" w:rsidRPr="00000000">
              <w:rPr>
                <w:b w:val="1"/>
                <w:rtl w:val="0"/>
              </w:rPr>
              <w:t xml:space="preserve">Antwoord</w:t>
            </w:r>
          </w:p>
        </w:tc>
        <w:tc>
          <w:tcPr/>
          <w:p w:rsidR="00000000" w:rsidDel="00000000" w:rsidP="00000000" w:rsidRDefault="00000000" w:rsidRPr="00000000" w14:paraId="000002AD">
            <w:pPr>
              <w:rPr/>
            </w:pPr>
            <w:r w:rsidDel="00000000" w:rsidR="00000000" w:rsidRPr="00000000">
              <w:rPr>
                <w:rtl w:val="0"/>
              </w:rPr>
              <w:t xml:space="preserve">0x0309</w:t>
            </w:r>
          </w:p>
        </w:tc>
        <w:tc>
          <w:tcPr/>
          <w:p w:rsidR="00000000" w:rsidDel="00000000" w:rsidP="00000000" w:rsidRDefault="00000000" w:rsidRPr="00000000" w14:paraId="000002AE">
            <w:pPr>
              <w:rPr/>
            </w:pPr>
            <w:r w:rsidDel="00000000" w:rsidR="00000000" w:rsidRPr="00000000">
              <w:rPr>
                <w:rtl w:val="0"/>
              </w:rPr>
              <w:t xml:space="preserve">0b0000 1001 =Aan/uit=1 en resolutie=4:12 bit resolutie</w:t>
            </w:r>
          </w:p>
        </w:tc>
      </w:tr>
    </w:tbl>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3"/>
        <w:numPr>
          <w:ilvl w:val="2"/>
          <w:numId w:val="2"/>
        </w:numPr>
        <w:ind w:left="862" w:hanging="720"/>
        <w:rPr/>
      </w:pPr>
      <w:bookmarkStart w:colFirst="0" w:colLast="0" w:name="_heading=h.3whwml4" w:id="25"/>
      <w:bookmarkEnd w:id="25"/>
      <w:r w:rsidDel="00000000" w:rsidR="00000000" w:rsidRPr="00000000">
        <w:rPr>
          <w:rtl w:val="0"/>
        </w:rPr>
        <w:t xml:space="preserve">131d/0x83 - WRITE_DS18B20_STATE</w:t>
      </w:r>
    </w:p>
    <w:p w:rsidR="00000000" w:rsidDel="00000000" w:rsidP="00000000" w:rsidRDefault="00000000" w:rsidRPr="00000000" w14:paraId="000002B2">
      <w:pPr>
        <w:rPr/>
      </w:pPr>
      <w:r w:rsidDel="00000000" w:rsidR="00000000" w:rsidRPr="00000000">
        <w:rPr>
          <w:rtl w:val="0"/>
        </w:rPr>
        <w:t xml:space="preserve">Zet de temperatuur resolutie en status.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Opdracht:</w:t>
      </w:r>
    </w:p>
    <w:tbl>
      <w:tblPr>
        <w:tblStyle w:val="Table1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2B5">
            <w:pPr>
              <w:rPr>
                <w:b w:val="1"/>
              </w:rPr>
            </w:pPr>
            <w:r w:rsidDel="00000000" w:rsidR="00000000" w:rsidRPr="00000000">
              <w:rPr>
                <w:b w:val="1"/>
                <w:rtl w:val="0"/>
              </w:rPr>
              <w:t xml:space="preserve">Veld</w:t>
            </w:r>
          </w:p>
        </w:tc>
        <w:tc>
          <w:tcPr/>
          <w:p w:rsidR="00000000" w:rsidDel="00000000" w:rsidP="00000000" w:rsidRDefault="00000000" w:rsidRPr="00000000" w14:paraId="000002B6">
            <w:pPr>
              <w:rPr>
                <w:b w:val="1"/>
              </w:rPr>
            </w:pPr>
            <w:r w:rsidDel="00000000" w:rsidR="00000000" w:rsidRPr="00000000">
              <w:rPr>
                <w:b w:val="1"/>
                <w:rtl w:val="0"/>
              </w:rPr>
              <w:t xml:space="preserve">Grote</w:t>
            </w:r>
          </w:p>
        </w:tc>
        <w:tc>
          <w:tcPr/>
          <w:p w:rsidR="00000000" w:rsidDel="00000000" w:rsidP="00000000" w:rsidRDefault="00000000" w:rsidRPr="00000000" w14:paraId="000002B7">
            <w:pPr>
              <w:rPr>
                <w:b w:val="1"/>
              </w:rPr>
            </w:pPr>
            <w:r w:rsidDel="00000000" w:rsidR="00000000" w:rsidRPr="00000000">
              <w:rPr>
                <w:b w:val="1"/>
                <w:rtl w:val="0"/>
              </w:rPr>
              <w:t xml:space="preserve">Waarde</w:t>
            </w:r>
          </w:p>
        </w:tc>
        <w:tc>
          <w:tcPr/>
          <w:p w:rsidR="00000000" w:rsidDel="00000000" w:rsidP="00000000" w:rsidRDefault="00000000" w:rsidRPr="00000000" w14:paraId="000002B8">
            <w:pPr>
              <w:rPr>
                <w:b w:val="1"/>
              </w:rPr>
            </w:pPr>
            <w:r w:rsidDel="00000000" w:rsidR="00000000" w:rsidRPr="00000000">
              <w:rPr>
                <w:b w:val="1"/>
                <w:rtl w:val="0"/>
              </w:rPr>
              <w:t xml:space="preserve">Omschrijving</w:t>
            </w:r>
          </w:p>
        </w:tc>
      </w:tr>
      <w:tr>
        <w:tc>
          <w:tcPr/>
          <w:p w:rsidR="00000000" w:rsidDel="00000000" w:rsidP="00000000" w:rsidRDefault="00000000" w:rsidRPr="00000000" w14:paraId="000002B9">
            <w:pPr>
              <w:rPr/>
            </w:pPr>
            <w:r w:rsidDel="00000000" w:rsidR="00000000" w:rsidRPr="00000000">
              <w:rPr>
                <w:rtl w:val="0"/>
              </w:rPr>
              <w:t xml:space="preserve">WRITE_DS18B20_STATE</w:t>
            </w:r>
          </w:p>
        </w:tc>
        <w:tc>
          <w:tcPr/>
          <w:p w:rsidR="00000000" w:rsidDel="00000000" w:rsidP="00000000" w:rsidRDefault="00000000" w:rsidRPr="00000000" w14:paraId="000002BA">
            <w:pPr>
              <w:rPr/>
            </w:pPr>
            <w:r w:rsidDel="00000000" w:rsidR="00000000" w:rsidRPr="00000000">
              <w:rPr>
                <w:rtl w:val="0"/>
              </w:rPr>
              <w:t xml:space="preserve">Uint8_t</w:t>
            </w:r>
          </w:p>
        </w:tc>
        <w:tc>
          <w:tcPr/>
          <w:p w:rsidR="00000000" w:rsidDel="00000000" w:rsidP="00000000" w:rsidRDefault="00000000" w:rsidRPr="00000000" w14:paraId="000002BB">
            <w:pPr>
              <w:rPr/>
            </w:pPr>
            <w:r w:rsidDel="00000000" w:rsidR="00000000" w:rsidRPr="00000000">
              <w:rPr>
                <w:rtl w:val="0"/>
              </w:rPr>
              <w:t xml:space="preserve">0x83</w:t>
            </w:r>
          </w:p>
        </w:tc>
        <w:tc>
          <w:tcPr/>
          <w:p w:rsidR="00000000" w:rsidDel="00000000" w:rsidP="00000000" w:rsidRDefault="00000000" w:rsidRPr="00000000" w14:paraId="000002BC">
            <w:pPr>
              <w:rPr/>
            </w:pPr>
            <w:r w:rsidDel="00000000" w:rsidR="00000000" w:rsidRPr="00000000">
              <w:rPr>
                <w:rtl w:val="0"/>
              </w:rPr>
              <w:t xml:space="preserve">WRITE_DS18B20_STATE opdracht ID</w:t>
            </w:r>
          </w:p>
        </w:tc>
      </w:tr>
      <w:tr>
        <w:tc>
          <w:tcPr/>
          <w:p w:rsidR="00000000" w:rsidDel="00000000" w:rsidP="00000000" w:rsidRDefault="00000000" w:rsidRPr="00000000" w14:paraId="000002BD">
            <w:pPr>
              <w:rPr/>
            </w:pPr>
            <w:r w:rsidDel="00000000" w:rsidR="00000000" w:rsidRPr="00000000">
              <w:rPr>
                <w:rtl w:val="0"/>
              </w:rPr>
              <w:t xml:space="preserve">status</w:t>
            </w:r>
          </w:p>
        </w:tc>
        <w:tc>
          <w:tcPr/>
          <w:p w:rsidR="00000000" w:rsidDel="00000000" w:rsidP="00000000" w:rsidRDefault="00000000" w:rsidRPr="00000000" w14:paraId="000002BE">
            <w:pPr>
              <w:rPr/>
            </w:pPr>
            <w:r w:rsidDel="00000000" w:rsidR="00000000" w:rsidRPr="00000000">
              <w:rPr>
                <w:rtl w:val="0"/>
              </w:rPr>
              <w:t xml:space="preserve">Uint8_t</w:t>
            </w:r>
          </w:p>
        </w:tc>
        <w:tc>
          <w:tcPr/>
          <w:p w:rsidR="00000000" w:rsidDel="00000000" w:rsidP="00000000" w:rsidRDefault="00000000" w:rsidRPr="00000000" w14:paraId="000002BF">
            <w:pPr>
              <w:rPr/>
            </w:pPr>
            <w:r w:rsidDel="00000000" w:rsidR="00000000" w:rsidRPr="00000000">
              <w:rPr>
                <w:rtl w:val="0"/>
              </w:rPr>
            </w:r>
          </w:p>
        </w:tc>
        <w:tc>
          <w:tcPr/>
          <w:p w:rsidR="00000000" w:rsidDel="00000000" w:rsidP="00000000" w:rsidRDefault="00000000" w:rsidRPr="00000000" w14:paraId="000002C0">
            <w:pPr>
              <w:rPr/>
            </w:pPr>
            <w:r w:rsidDel="00000000" w:rsidR="00000000" w:rsidRPr="00000000">
              <w:rPr>
                <w:rtl w:val="0"/>
              </w:rPr>
              <w:t xml:space="preserve">Bit[0] = Aan/Uit: 0=Uit, 1=Aan</w:t>
            </w:r>
          </w:p>
          <w:p w:rsidR="00000000" w:rsidDel="00000000" w:rsidP="00000000" w:rsidRDefault="00000000" w:rsidRPr="00000000" w14:paraId="000002C1">
            <w:pPr>
              <w:rPr/>
            </w:pPr>
            <w:r w:rsidDel="00000000" w:rsidR="00000000" w:rsidRPr="00000000">
              <w:rPr>
                <w:rtl w:val="0"/>
              </w:rPr>
              <w:t xml:space="preserve">Bit [1:3] = Temperatuur Resolutie</w:t>
            </w:r>
          </w:p>
          <w:p w:rsidR="00000000" w:rsidDel="00000000" w:rsidP="00000000" w:rsidRDefault="00000000" w:rsidRPr="00000000" w14:paraId="000002C2">
            <w:pPr>
              <w:rPr/>
            </w:pPr>
            <w:r w:rsidDel="00000000" w:rsidR="00000000" w:rsidRPr="00000000">
              <w:rPr>
                <w:rtl w:val="0"/>
              </w:rPr>
              <w:t xml:space="preserve">1 = 9 Bit resolutie</w:t>
            </w:r>
          </w:p>
          <w:p w:rsidR="00000000" w:rsidDel="00000000" w:rsidP="00000000" w:rsidRDefault="00000000" w:rsidRPr="00000000" w14:paraId="000002C3">
            <w:pPr>
              <w:rPr/>
            </w:pPr>
            <w:r w:rsidDel="00000000" w:rsidR="00000000" w:rsidRPr="00000000">
              <w:rPr>
                <w:rtl w:val="0"/>
              </w:rPr>
              <w:t xml:space="preserve">2 = 10 Bit resolutie</w:t>
            </w:r>
          </w:p>
          <w:p w:rsidR="00000000" w:rsidDel="00000000" w:rsidP="00000000" w:rsidRDefault="00000000" w:rsidRPr="00000000" w14:paraId="000002C4">
            <w:pPr>
              <w:rPr/>
            </w:pPr>
            <w:r w:rsidDel="00000000" w:rsidR="00000000" w:rsidRPr="00000000">
              <w:rPr>
                <w:rtl w:val="0"/>
              </w:rPr>
              <w:t xml:space="preserve">3 = 11 Bit resolutie</w:t>
            </w:r>
          </w:p>
          <w:p w:rsidR="00000000" w:rsidDel="00000000" w:rsidP="00000000" w:rsidRDefault="00000000" w:rsidRPr="00000000" w14:paraId="000002C5">
            <w:pPr>
              <w:rPr/>
            </w:pPr>
            <w:r w:rsidDel="00000000" w:rsidR="00000000" w:rsidRPr="00000000">
              <w:rPr>
                <w:rtl w:val="0"/>
              </w:rPr>
              <w:t xml:space="preserve">4 = 12 Bit resolutie</w:t>
            </w:r>
          </w:p>
          <w:p w:rsidR="00000000" w:rsidDel="00000000" w:rsidP="00000000" w:rsidRDefault="00000000" w:rsidRPr="00000000" w14:paraId="000002C6">
            <w:pPr>
              <w:rPr/>
            </w:pPr>
            <w:r w:rsidDel="00000000" w:rsidR="00000000" w:rsidRPr="00000000">
              <w:rPr>
                <w:rtl w:val="0"/>
              </w:rPr>
              <w:t xml:space="preserve">Bit[4:7]= ongebruikt</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Voorbeeld:</w:t>
      </w:r>
    </w:p>
    <w:tbl>
      <w:tblPr>
        <w:tblStyle w:val="Table1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2CA">
            <w:pPr>
              <w:rPr>
                <w:b w:val="1"/>
              </w:rPr>
            </w:pPr>
            <w:r w:rsidDel="00000000" w:rsidR="00000000" w:rsidRPr="00000000">
              <w:rPr>
                <w:rtl w:val="0"/>
              </w:rPr>
            </w:r>
          </w:p>
        </w:tc>
        <w:tc>
          <w:tcPr/>
          <w:p w:rsidR="00000000" w:rsidDel="00000000" w:rsidP="00000000" w:rsidRDefault="00000000" w:rsidRPr="00000000" w14:paraId="000002CB">
            <w:pPr>
              <w:rPr>
                <w:b w:val="1"/>
              </w:rPr>
            </w:pPr>
            <w:r w:rsidDel="00000000" w:rsidR="00000000" w:rsidRPr="00000000">
              <w:rPr>
                <w:b w:val="1"/>
                <w:rtl w:val="0"/>
              </w:rPr>
              <w:t xml:space="preserve">Hex bericht</w:t>
            </w:r>
          </w:p>
        </w:tc>
        <w:tc>
          <w:tcPr/>
          <w:p w:rsidR="00000000" w:rsidDel="00000000" w:rsidP="00000000" w:rsidRDefault="00000000" w:rsidRPr="00000000" w14:paraId="000002CC">
            <w:pPr>
              <w:rPr>
                <w:b w:val="1"/>
              </w:rPr>
            </w:pPr>
            <w:r w:rsidDel="00000000" w:rsidR="00000000" w:rsidRPr="00000000">
              <w:rPr>
                <w:b w:val="1"/>
                <w:rtl w:val="0"/>
              </w:rPr>
              <w:t xml:space="preserve">Inhoud</w:t>
            </w:r>
          </w:p>
        </w:tc>
      </w:tr>
      <w:tr>
        <w:tc>
          <w:tcPr/>
          <w:p w:rsidR="00000000" w:rsidDel="00000000" w:rsidP="00000000" w:rsidRDefault="00000000" w:rsidRPr="00000000" w14:paraId="000002CD">
            <w:pPr>
              <w:rPr>
                <w:b w:val="1"/>
              </w:rPr>
            </w:pPr>
            <w:r w:rsidDel="00000000" w:rsidR="00000000" w:rsidRPr="00000000">
              <w:rPr>
                <w:b w:val="1"/>
                <w:rtl w:val="0"/>
              </w:rPr>
              <w:t xml:space="preserve">Opdracht</w:t>
            </w:r>
          </w:p>
        </w:tc>
        <w:tc>
          <w:tcPr/>
          <w:p w:rsidR="00000000" w:rsidDel="00000000" w:rsidP="00000000" w:rsidRDefault="00000000" w:rsidRPr="00000000" w14:paraId="000002CE">
            <w:pPr>
              <w:rPr/>
            </w:pPr>
            <w:r w:rsidDel="00000000" w:rsidR="00000000" w:rsidRPr="00000000">
              <w:rPr>
                <w:rtl w:val="0"/>
              </w:rPr>
              <w:t xml:space="preserve">0x8309</w:t>
            </w:r>
          </w:p>
        </w:tc>
        <w:tc>
          <w:tcPr/>
          <w:p w:rsidR="00000000" w:rsidDel="00000000" w:rsidP="00000000" w:rsidRDefault="00000000" w:rsidRPr="00000000" w14:paraId="000002CF">
            <w:pPr>
              <w:rPr/>
            </w:pPr>
            <w:r w:rsidDel="00000000" w:rsidR="00000000" w:rsidRPr="00000000">
              <w:rPr>
                <w:rtl w:val="0"/>
              </w:rPr>
              <w:t xml:space="preserve">WRITE_DS18B20_STATE, aan/uit=1, 12-bit resolutie</w:t>
            </w:r>
          </w:p>
        </w:tc>
      </w:tr>
      <w:tr>
        <w:trPr>
          <w:trHeight w:val="260" w:hRule="atLeast"/>
        </w:trPr>
        <w:tc>
          <w:tcPr/>
          <w:p w:rsidR="00000000" w:rsidDel="00000000" w:rsidP="00000000" w:rsidRDefault="00000000" w:rsidRPr="00000000" w14:paraId="000002D0">
            <w:pPr>
              <w:rPr>
                <w:b w:val="1"/>
              </w:rPr>
            </w:pPr>
            <w:r w:rsidDel="00000000" w:rsidR="00000000" w:rsidRPr="00000000">
              <w:rPr>
                <w:b w:val="1"/>
                <w:rtl w:val="0"/>
              </w:rPr>
              <w:t xml:space="preserve">Antwoord</w:t>
            </w:r>
          </w:p>
        </w:tc>
        <w:tc>
          <w:tcPr/>
          <w:p w:rsidR="00000000" w:rsidDel="00000000" w:rsidP="00000000" w:rsidRDefault="00000000" w:rsidRPr="00000000" w14:paraId="000002D1">
            <w:pPr>
              <w:rPr/>
            </w:pPr>
            <w:r w:rsidDel="00000000" w:rsidR="00000000" w:rsidRPr="00000000">
              <w:rPr>
                <w:rtl w:val="0"/>
              </w:rPr>
              <w:t xml:space="preserve">0x008300000000</w:t>
            </w:r>
          </w:p>
        </w:tc>
        <w:tc>
          <w:tcPr/>
          <w:p w:rsidR="00000000" w:rsidDel="00000000" w:rsidP="00000000" w:rsidRDefault="00000000" w:rsidRPr="00000000" w14:paraId="000002D2">
            <w:pPr>
              <w:rPr/>
            </w:pPr>
            <w:r w:rsidDel="00000000" w:rsidR="00000000" w:rsidRPr="00000000">
              <w:rPr>
                <w:rtl w:val="0"/>
              </w:rPr>
            </w:r>
          </w:p>
        </w:tc>
      </w:tr>
    </w:tbl>
    <w:p w:rsidR="00000000" w:rsidDel="00000000" w:rsidP="00000000" w:rsidRDefault="00000000" w:rsidRPr="00000000" w14:paraId="000002D3">
      <w:pPr>
        <w:rPr/>
      </w:pPr>
      <w:r w:rsidDel="00000000" w:rsidR="00000000" w:rsidRPr="00000000">
        <w:rPr>
          <w:rtl w:val="0"/>
        </w:rPr>
      </w:r>
    </w:p>
    <w:tbl>
      <w:tblPr>
        <w:tblStyle w:val="Table1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2D4">
            <w:pPr>
              <w:rPr>
                <w:b w:val="1"/>
              </w:rPr>
            </w:pPr>
            <w:r w:rsidDel="00000000" w:rsidR="00000000" w:rsidRPr="00000000">
              <w:rPr>
                <w:rtl w:val="0"/>
              </w:rPr>
            </w:r>
          </w:p>
        </w:tc>
        <w:tc>
          <w:tcPr/>
          <w:p w:rsidR="00000000" w:rsidDel="00000000" w:rsidP="00000000" w:rsidRDefault="00000000" w:rsidRPr="00000000" w14:paraId="000002D5">
            <w:pPr>
              <w:rPr>
                <w:b w:val="1"/>
              </w:rPr>
            </w:pPr>
            <w:r w:rsidDel="00000000" w:rsidR="00000000" w:rsidRPr="00000000">
              <w:rPr>
                <w:b w:val="1"/>
                <w:rtl w:val="0"/>
              </w:rPr>
              <w:t xml:space="preserve">Hex bericht</w:t>
            </w:r>
          </w:p>
        </w:tc>
        <w:tc>
          <w:tcPr/>
          <w:p w:rsidR="00000000" w:rsidDel="00000000" w:rsidP="00000000" w:rsidRDefault="00000000" w:rsidRPr="00000000" w14:paraId="000002D6">
            <w:pPr>
              <w:rPr>
                <w:b w:val="1"/>
              </w:rPr>
            </w:pPr>
            <w:r w:rsidDel="00000000" w:rsidR="00000000" w:rsidRPr="00000000">
              <w:rPr>
                <w:b w:val="1"/>
                <w:rtl w:val="0"/>
              </w:rPr>
              <w:t xml:space="preserve">Inhoud</w:t>
            </w:r>
          </w:p>
        </w:tc>
      </w:tr>
      <w:tr>
        <w:tc>
          <w:tcPr/>
          <w:p w:rsidR="00000000" w:rsidDel="00000000" w:rsidP="00000000" w:rsidRDefault="00000000" w:rsidRPr="00000000" w14:paraId="000002D7">
            <w:pPr>
              <w:rPr>
                <w:b w:val="1"/>
              </w:rPr>
            </w:pPr>
            <w:r w:rsidDel="00000000" w:rsidR="00000000" w:rsidRPr="00000000">
              <w:rPr>
                <w:b w:val="1"/>
                <w:rtl w:val="0"/>
              </w:rPr>
              <w:t xml:space="preserve">Opdracht</w:t>
            </w:r>
          </w:p>
        </w:tc>
        <w:tc>
          <w:tcPr/>
          <w:p w:rsidR="00000000" w:rsidDel="00000000" w:rsidP="00000000" w:rsidRDefault="00000000" w:rsidRPr="00000000" w14:paraId="000002D8">
            <w:pPr>
              <w:rPr/>
            </w:pPr>
            <w:r w:rsidDel="00000000" w:rsidR="00000000" w:rsidRPr="00000000">
              <w:rPr>
                <w:rtl w:val="0"/>
              </w:rPr>
              <w:t xml:space="preserve">0x8305</w:t>
            </w:r>
          </w:p>
        </w:tc>
        <w:tc>
          <w:tcPr/>
          <w:p w:rsidR="00000000" w:rsidDel="00000000" w:rsidP="00000000" w:rsidRDefault="00000000" w:rsidRPr="00000000" w14:paraId="000002D9">
            <w:pPr>
              <w:rPr/>
            </w:pPr>
            <w:r w:rsidDel="00000000" w:rsidR="00000000" w:rsidRPr="00000000">
              <w:rPr>
                <w:rtl w:val="0"/>
              </w:rPr>
              <w:t xml:space="preserve">WRITE_DS18B20_STATE, aan/uit=1, 10-bit resolutie</w:t>
            </w:r>
          </w:p>
        </w:tc>
      </w:tr>
      <w:tr>
        <w:trPr>
          <w:trHeight w:val="260" w:hRule="atLeast"/>
        </w:trPr>
        <w:tc>
          <w:tcPr/>
          <w:p w:rsidR="00000000" w:rsidDel="00000000" w:rsidP="00000000" w:rsidRDefault="00000000" w:rsidRPr="00000000" w14:paraId="000002DA">
            <w:pPr>
              <w:rPr>
                <w:b w:val="1"/>
              </w:rPr>
            </w:pPr>
            <w:r w:rsidDel="00000000" w:rsidR="00000000" w:rsidRPr="00000000">
              <w:rPr>
                <w:b w:val="1"/>
                <w:rtl w:val="0"/>
              </w:rPr>
              <w:t xml:space="preserve">Antwoord</w:t>
            </w:r>
          </w:p>
        </w:tc>
        <w:tc>
          <w:tcPr/>
          <w:p w:rsidR="00000000" w:rsidDel="00000000" w:rsidP="00000000" w:rsidRDefault="00000000" w:rsidRPr="00000000" w14:paraId="000002DB">
            <w:pPr>
              <w:rPr/>
            </w:pPr>
            <w:r w:rsidDel="00000000" w:rsidR="00000000" w:rsidRPr="00000000">
              <w:rPr>
                <w:rtl w:val="0"/>
              </w:rPr>
              <w:t xml:space="preserve">0x008300000000</w:t>
            </w:r>
          </w:p>
        </w:tc>
        <w:tc>
          <w:tcPr/>
          <w:p w:rsidR="00000000" w:rsidDel="00000000" w:rsidP="00000000" w:rsidRDefault="00000000" w:rsidRPr="00000000" w14:paraId="000002DC">
            <w:pPr>
              <w:rPr/>
            </w:pPr>
            <w:r w:rsidDel="00000000" w:rsidR="00000000" w:rsidRPr="00000000">
              <w:rPr>
                <w:rtl w:val="0"/>
              </w:rPr>
            </w:r>
          </w:p>
        </w:tc>
      </w:tr>
    </w:tbl>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3"/>
        <w:numPr>
          <w:ilvl w:val="2"/>
          <w:numId w:val="2"/>
        </w:numPr>
        <w:ind w:left="862" w:hanging="720"/>
        <w:rPr/>
      </w:pPr>
      <w:bookmarkStart w:colFirst="0" w:colLast="0" w:name="_heading=h.2bn6wsx" w:id="26"/>
      <w:bookmarkEnd w:id="26"/>
      <w:r w:rsidDel="00000000" w:rsidR="00000000" w:rsidRPr="00000000">
        <w:rPr>
          <w:rtl w:val="0"/>
        </w:rPr>
        <w:t xml:space="preserve">4d/0x04 - READ_DS18B20_CONVERSION</w:t>
      </w:r>
    </w:p>
    <w:p w:rsidR="00000000" w:rsidDel="00000000" w:rsidP="00000000" w:rsidRDefault="00000000" w:rsidRPr="00000000" w14:paraId="000002E0">
      <w:pPr>
        <w:rPr/>
      </w:pPr>
      <w:r w:rsidDel="00000000" w:rsidR="00000000" w:rsidRPr="00000000">
        <w:rPr>
          <w:rtl w:val="0"/>
        </w:rPr>
        <w:t xml:space="preserve">Lees de laatste temperatuur conversie waardes van de aangesloten DS18B20’s.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Opdracht:</w:t>
      </w:r>
    </w:p>
    <w:tbl>
      <w:tblPr>
        <w:tblStyle w:val="Table19"/>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9"/>
        <w:gridCol w:w="1415"/>
        <w:gridCol w:w="1109"/>
        <w:gridCol w:w="4183"/>
        <w:tblGridChange w:id="0">
          <w:tblGrid>
            <w:gridCol w:w="3069"/>
            <w:gridCol w:w="1415"/>
            <w:gridCol w:w="1109"/>
            <w:gridCol w:w="4183"/>
          </w:tblGrid>
        </w:tblGridChange>
      </w:tblGrid>
      <w:tr>
        <w:tc>
          <w:tcPr/>
          <w:p w:rsidR="00000000" w:rsidDel="00000000" w:rsidP="00000000" w:rsidRDefault="00000000" w:rsidRPr="00000000" w14:paraId="000002E3">
            <w:pPr>
              <w:rPr>
                <w:b w:val="1"/>
              </w:rPr>
            </w:pPr>
            <w:r w:rsidDel="00000000" w:rsidR="00000000" w:rsidRPr="00000000">
              <w:rPr>
                <w:b w:val="1"/>
                <w:rtl w:val="0"/>
              </w:rPr>
              <w:t xml:space="preserve">Veld</w:t>
            </w:r>
          </w:p>
        </w:tc>
        <w:tc>
          <w:tcPr/>
          <w:p w:rsidR="00000000" w:rsidDel="00000000" w:rsidP="00000000" w:rsidRDefault="00000000" w:rsidRPr="00000000" w14:paraId="000002E4">
            <w:pPr>
              <w:rPr>
                <w:b w:val="1"/>
              </w:rPr>
            </w:pPr>
            <w:r w:rsidDel="00000000" w:rsidR="00000000" w:rsidRPr="00000000">
              <w:rPr>
                <w:b w:val="1"/>
                <w:rtl w:val="0"/>
              </w:rPr>
              <w:t xml:space="preserve">Grote</w:t>
            </w:r>
          </w:p>
        </w:tc>
        <w:tc>
          <w:tcPr/>
          <w:p w:rsidR="00000000" w:rsidDel="00000000" w:rsidP="00000000" w:rsidRDefault="00000000" w:rsidRPr="00000000" w14:paraId="000002E5">
            <w:pPr>
              <w:rPr>
                <w:b w:val="1"/>
              </w:rPr>
            </w:pPr>
            <w:r w:rsidDel="00000000" w:rsidR="00000000" w:rsidRPr="00000000">
              <w:rPr>
                <w:b w:val="1"/>
                <w:rtl w:val="0"/>
              </w:rPr>
              <w:t xml:space="preserve">Waarde</w:t>
            </w:r>
          </w:p>
        </w:tc>
        <w:tc>
          <w:tcPr/>
          <w:p w:rsidR="00000000" w:rsidDel="00000000" w:rsidP="00000000" w:rsidRDefault="00000000" w:rsidRPr="00000000" w14:paraId="000002E6">
            <w:pPr>
              <w:rPr>
                <w:b w:val="1"/>
              </w:rPr>
            </w:pPr>
            <w:r w:rsidDel="00000000" w:rsidR="00000000" w:rsidRPr="00000000">
              <w:rPr>
                <w:b w:val="1"/>
                <w:rtl w:val="0"/>
              </w:rPr>
              <w:t xml:space="preserve">Omschrijving</w:t>
            </w:r>
          </w:p>
        </w:tc>
      </w:tr>
      <w:tr>
        <w:tc>
          <w:tcPr/>
          <w:p w:rsidR="00000000" w:rsidDel="00000000" w:rsidP="00000000" w:rsidRDefault="00000000" w:rsidRPr="00000000" w14:paraId="000002E7">
            <w:pPr>
              <w:rPr/>
            </w:pPr>
            <w:r w:rsidDel="00000000" w:rsidR="00000000" w:rsidRPr="00000000">
              <w:rPr>
                <w:rtl w:val="0"/>
              </w:rPr>
              <w:t xml:space="preserve">READ_DS18B20_CONVERSION</w:t>
            </w:r>
          </w:p>
        </w:tc>
        <w:tc>
          <w:tcPr/>
          <w:p w:rsidR="00000000" w:rsidDel="00000000" w:rsidP="00000000" w:rsidRDefault="00000000" w:rsidRPr="00000000" w14:paraId="000002E8">
            <w:pPr>
              <w:rPr/>
            </w:pPr>
            <w:r w:rsidDel="00000000" w:rsidR="00000000" w:rsidRPr="00000000">
              <w:rPr>
                <w:rtl w:val="0"/>
              </w:rPr>
              <w:t xml:space="preserve">Uint8_t</w:t>
            </w:r>
          </w:p>
        </w:tc>
        <w:tc>
          <w:tcPr/>
          <w:p w:rsidR="00000000" w:rsidDel="00000000" w:rsidP="00000000" w:rsidRDefault="00000000" w:rsidRPr="00000000" w14:paraId="000002E9">
            <w:pPr>
              <w:rPr/>
            </w:pPr>
            <w:r w:rsidDel="00000000" w:rsidR="00000000" w:rsidRPr="00000000">
              <w:rPr>
                <w:rtl w:val="0"/>
              </w:rPr>
              <w:t xml:space="preserve">0x04</w:t>
            </w:r>
          </w:p>
        </w:tc>
        <w:tc>
          <w:tcPr/>
          <w:p w:rsidR="00000000" w:rsidDel="00000000" w:rsidP="00000000" w:rsidRDefault="00000000" w:rsidRPr="00000000" w14:paraId="000002EA">
            <w:pPr>
              <w:rPr/>
            </w:pPr>
            <w:r w:rsidDel="00000000" w:rsidR="00000000" w:rsidRPr="00000000">
              <w:rPr>
                <w:rtl w:val="0"/>
              </w:rPr>
              <w:t xml:space="preserve">READ_DS18B20_CONVERSION opdracht ID</w:t>
            </w:r>
          </w:p>
        </w:tc>
      </w:tr>
    </w:tbl>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Antwoord:</w:t>
      </w:r>
    </w:p>
    <w:tbl>
      <w:tblPr>
        <w:tblStyle w:val="Table2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9"/>
        <w:gridCol w:w="1415"/>
        <w:gridCol w:w="1109"/>
        <w:gridCol w:w="4035"/>
        <w:tblGridChange w:id="0">
          <w:tblGrid>
            <w:gridCol w:w="3069"/>
            <w:gridCol w:w="1415"/>
            <w:gridCol w:w="1109"/>
            <w:gridCol w:w="4035"/>
          </w:tblGrid>
        </w:tblGridChange>
      </w:tblGrid>
      <w:tr>
        <w:tc>
          <w:tcPr/>
          <w:p w:rsidR="00000000" w:rsidDel="00000000" w:rsidP="00000000" w:rsidRDefault="00000000" w:rsidRPr="00000000" w14:paraId="000002ED">
            <w:pPr>
              <w:rPr>
                <w:b w:val="1"/>
              </w:rPr>
            </w:pPr>
            <w:r w:rsidDel="00000000" w:rsidR="00000000" w:rsidRPr="00000000">
              <w:rPr>
                <w:b w:val="1"/>
                <w:rtl w:val="0"/>
              </w:rPr>
              <w:t xml:space="preserve">Veld</w:t>
            </w:r>
          </w:p>
        </w:tc>
        <w:tc>
          <w:tcPr/>
          <w:p w:rsidR="00000000" w:rsidDel="00000000" w:rsidP="00000000" w:rsidRDefault="00000000" w:rsidRPr="00000000" w14:paraId="000002EE">
            <w:pPr>
              <w:rPr>
                <w:b w:val="1"/>
              </w:rPr>
            </w:pPr>
            <w:r w:rsidDel="00000000" w:rsidR="00000000" w:rsidRPr="00000000">
              <w:rPr>
                <w:b w:val="1"/>
                <w:rtl w:val="0"/>
              </w:rPr>
              <w:t xml:space="preserve">Grote</w:t>
            </w:r>
          </w:p>
        </w:tc>
        <w:tc>
          <w:tcPr/>
          <w:p w:rsidR="00000000" w:rsidDel="00000000" w:rsidP="00000000" w:rsidRDefault="00000000" w:rsidRPr="00000000" w14:paraId="000002EF">
            <w:pPr>
              <w:rPr>
                <w:b w:val="1"/>
              </w:rPr>
            </w:pPr>
            <w:r w:rsidDel="00000000" w:rsidR="00000000" w:rsidRPr="00000000">
              <w:rPr>
                <w:b w:val="1"/>
                <w:rtl w:val="0"/>
              </w:rPr>
              <w:t xml:space="preserve">Waarde</w:t>
            </w:r>
          </w:p>
        </w:tc>
        <w:tc>
          <w:tcPr/>
          <w:p w:rsidR="00000000" w:rsidDel="00000000" w:rsidP="00000000" w:rsidRDefault="00000000" w:rsidRPr="00000000" w14:paraId="000002F0">
            <w:pPr>
              <w:rPr>
                <w:b w:val="1"/>
              </w:rPr>
            </w:pPr>
            <w:r w:rsidDel="00000000" w:rsidR="00000000" w:rsidRPr="00000000">
              <w:rPr>
                <w:b w:val="1"/>
                <w:rtl w:val="0"/>
              </w:rPr>
              <w:t xml:space="preserve">Omschrijving</w:t>
            </w:r>
          </w:p>
        </w:tc>
      </w:tr>
      <w:tr>
        <w:tc>
          <w:tcPr/>
          <w:p w:rsidR="00000000" w:rsidDel="00000000" w:rsidP="00000000" w:rsidRDefault="00000000" w:rsidRPr="00000000" w14:paraId="000002F1">
            <w:pPr>
              <w:rPr/>
            </w:pPr>
            <w:r w:rsidDel="00000000" w:rsidR="00000000" w:rsidRPr="00000000">
              <w:rPr>
                <w:rtl w:val="0"/>
              </w:rPr>
              <w:t xml:space="preserve">READ_DS18B20_CONVERSION</w:t>
            </w:r>
          </w:p>
        </w:tc>
        <w:tc>
          <w:tcPr/>
          <w:p w:rsidR="00000000" w:rsidDel="00000000" w:rsidP="00000000" w:rsidRDefault="00000000" w:rsidRPr="00000000" w14:paraId="000002F2">
            <w:pPr>
              <w:rPr/>
            </w:pPr>
            <w:r w:rsidDel="00000000" w:rsidR="00000000" w:rsidRPr="00000000">
              <w:rPr>
                <w:rtl w:val="0"/>
              </w:rPr>
              <w:t xml:space="preserve">Uint8_t</w:t>
            </w:r>
          </w:p>
        </w:tc>
        <w:tc>
          <w:tcPr/>
          <w:p w:rsidR="00000000" w:rsidDel="00000000" w:rsidP="00000000" w:rsidRDefault="00000000" w:rsidRPr="00000000" w14:paraId="000002F3">
            <w:pPr>
              <w:rPr/>
            </w:pPr>
            <w:r w:rsidDel="00000000" w:rsidR="00000000" w:rsidRPr="00000000">
              <w:rPr>
                <w:rtl w:val="0"/>
              </w:rPr>
              <w:t xml:space="preserve">0x04</w:t>
            </w:r>
          </w:p>
        </w:tc>
        <w:tc>
          <w:tcPr/>
          <w:p w:rsidR="00000000" w:rsidDel="00000000" w:rsidP="00000000" w:rsidRDefault="00000000" w:rsidRPr="00000000" w14:paraId="000002F4">
            <w:pPr>
              <w:rPr/>
            </w:pPr>
            <w:r w:rsidDel="00000000" w:rsidR="00000000" w:rsidRPr="00000000">
              <w:rPr>
                <w:rtl w:val="0"/>
              </w:rPr>
              <w:t xml:space="preserve">READ_DS18B20_CONVERSION </w:t>
            </w:r>
          </w:p>
        </w:tc>
      </w:tr>
      <w:tr>
        <w:tc>
          <w:tcPr/>
          <w:p w:rsidR="00000000" w:rsidDel="00000000" w:rsidP="00000000" w:rsidRDefault="00000000" w:rsidRPr="00000000" w14:paraId="000002F5">
            <w:pPr>
              <w:rPr/>
            </w:pPr>
            <w:r w:rsidDel="00000000" w:rsidR="00000000" w:rsidRPr="00000000">
              <w:rPr>
                <w:rtl w:val="0"/>
              </w:rPr>
              <w:t xml:space="preserve">N</w:t>
            </w:r>
          </w:p>
        </w:tc>
        <w:tc>
          <w:tcPr/>
          <w:p w:rsidR="00000000" w:rsidDel="00000000" w:rsidP="00000000" w:rsidRDefault="00000000" w:rsidRPr="00000000" w14:paraId="000002F6">
            <w:pPr>
              <w:rPr/>
            </w:pPr>
            <w:r w:rsidDel="00000000" w:rsidR="00000000" w:rsidRPr="00000000">
              <w:rPr>
                <w:rtl w:val="0"/>
              </w:rPr>
              <w:t xml:space="preserve">Uint8_t</w:t>
            </w:r>
          </w:p>
        </w:tc>
        <w:tc>
          <w:tcPr/>
          <w:p w:rsidR="00000000" w:rsidDel="00000000" w:rsidP="00000000" w:rsidRDefault="00000000" w:rsidRPr="00000000" w14:paraId="000002F7">
            <w:pPr>
              <w:rPr/>
            </w:pPr>
            <w:r w:rsidDel="00000000" w:rsidR="00000000" w:rsidRPr="00000000">
              <w:rPr>
                <w:rtl w:val="0"/>
              </w:rPr>
              <w:t xml:space="preserve">&lt; 10</w:t>
            </w:r>
          </w:p>
        </w:tc>
        <w:tc>
          <w:tcPr/>
          <w:p w:rsidR="00000000" w:rsidDel="00000000" w:rsidP="00000000" w:rsidRDefault="00000000" w:rsidRPr="00000000" w14:paraId="000002F8">
            <w:pPr>
              <w:rPr/>
            </w:pPr>
            <w:r w:rsidDel="00000000" w:rsidR="00000000" w:rsidRPr="00000000">
              <w:rPr>
                <w:rtl w:val="0"/>
              </w:rPr>
              <w:t xml:space="preserve">Aantal DS18B20 sensoren</w:t>
            </w:r>
          </w:p>
        </w:tc>
      </w:tr>
      <w:tr>
        <w:tc>
          <w:tcPr/>
          <w:p w:rsidR="00000000" w:rsidDel="00000000" w:rsidP="00000000" w:rsidRDefault="00000000" w:rsidRPr="00000000" w14:paraId="000002F9">
            <w:pPr>
              <w:rPr/>
            </w:pPr>
            <w:r w:rsidDel="00000000" w:rsidR="00000000" w:rsidRPr="00000000">
              <w:rPr>
                <w:rtl w:val="0"/>
              </w:rPr>
              <w:t xml:space="preserve">Temperatuur sensor</w:t>
            </w:r>
          </w:p>
        </w:tc>
        <w:tc>
          <w:tcPr/>
          <w:p w:rsidR="00000000" w:rsidDel="00000000" w:rsidP="00000000" w:rsidRDefault="00000000" w:rsidRPr="00000000" w14:paraId="000002FA">
            <w:pPr>
              <w:rPr/>
            </w:pPr>
            <w:r w:rsidDel="00000000" w:rsidR="00000000" w:rsidRPr="00000000">
              <w:rPr>
                <w:rtl w:val="0"/>
              </w:rPr>
              <w:t xml:space="preserve">N * int16_t</w:t>
            </w:r>
          </w:p>
        </w:tc>
        <w:tc>
          <w:tcPr/>
          <w:p w:rsidR="00000000" w:rsidDel="00000000" w:rsidP="00000000" w:rsidRDefault="00000000" w:rsidRPr="00000000" w14:paraId="000002FB">
            <w:pPr>
              <w:rPr/>
            </w:pPr>
            <w:r w:rsidDel="00000000" w:rsidR="00000000" w:rsidRPr="00000000">
              <w:rPr>
                <w:rtl w:val="0"/>
              </w:rPr>
            </w:r>
          </w:p>
        </w:tc>
        <w:tc>
          <w:tcPr/>
          <w:p w:rsidR="00000000" w:rsidDel="00000000" w:rsidP="00000000" w:rsidRDefault="00000000" w:rsidRPr="00000000" w14:paraId="000002FC">
            <w:pPr>
              <w:rPr/>
            </w:pPr>
            <w:r w:rsidDel="00000000" w:rsidR="00000000" w:rsidRPr="00000000">
              <w:rPr>
                <w:rtl w:val="0"/>
              </w:rPr>
              <w:t xml:space="preserve">MSB van int16_t temperatuur in honderdste graden nauwkeurigheid</w:t>
            </w:r>
          </w:p>
        </w:tc>
      </w:tr>
    </w:tbl>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Voorbeeld enkele temperatuur sensor:</w:t>
      </w:r>
    </w:p>
    <w:tbl>
      <w:tblPr>
        <w:tblStyle w:val="Table2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300">
            <w:pPr>
              <w:rPr>
                <w:b w:val="1"/>
              </w:rPr>
            </w:pPr>
            <w:r w:rsidDel="00000000" w:rsidR="00000000" w:rsidRPr="00000000">
              <w:rPr>
                <w:rtl w:val="0"/>
              </w:rPr>
            </w:r>
          </w:p>
        </w:tc>
        <w:tc>
          <w:tcPr/>
          <w:p w:rsidR="00000000" w:rsidDel="00000000" w:rsidP="00000000" w:rsidRDefault="00000000" w:rsidRPr="00000000" w14:paraId="00000301">
            <w:pPr>
              <w:rPr>
                <w:b w:val="1"/>
              </w:rPr>
            </w:pPr>
            <w:r w:rsidDel="00000000" w:rsidR="00000000" w:rsidRPr="00000000">
              <w:rPr>
                <w:b w:val="1"/>
                <w:rtl w:val="0"/>
              </w:rPr>
              <w:t xml:space="preserve">Hex bericht</w:t>
            </w:r>
          </w:p>
        </w:tc>
        <w:tc>
          <w:tcPr/>
          <w:p w:rsidR="00000000" w:rsidDel="00000000" w:rsidP="00000000" w:rsidRDefault="00000000" w:rsidRPr="00000000" w14:paraId="00000302">
            <w:pPr>
              <w:rPr>
                <w:b w:val="1"/>
              </w:rPr>
            </w:pPr>
            <w:r w:rsidDel="00000000" w:rsidR="00000000" w:rsidRPr="00000000">
              <w:rPr>
                <w:b w:val="1"/>
                <w:rtl w:val="0"/>
              </w:rPr>
              <w:t xml:space="preserve">Inhoud</w:t>
            </w:r>
          </w:p>
        </w:tc>
      </w:tr>
      <w:tr>
        <w:tc>
          <w:tcPr/>
          <w:p w:rsidR="00000000" w:rsidDel="00000000" w:rsidP="00000000" w:rsidRDefault="00000000" w:rsidRPr="00000000" w14:paraId="00000303">
            <w:pPr>
              <w:rPr>
                <w:b w:val="1"/>
              </w:rPr>
            </w:pPr>
            <w:r w:rsidDel="00000000" w:rsidR="00000000" w:rsidRPr="00000000">
              <w:rPr>
                <w:b w:val="1"/>
                <w:rtl w:val="0"/>
              </w:rPr>
              <w:t xml:space="preserve">Opdracht</w:t>
            </w:r>
          </w:p>
        </w:tc>
        <w:tc>
          <w:tcPr/>
          <w:p w:rsidR="00000000" w:rsidDel="00000000" w:rsidP="00000000" w:rsidRDefault="00000000" w:rsidRPr="00000000" w14:paraId="00000304">
            <w:pPr>
              <w:rPr/>
            </w:pPr>
            <w:r w:rsidDel="00000000" w:rsidR="00000000" w:rsidRPr="00000000">
              <w:rPr>
                <w:rtl w:val="0"/>
              </w:rPr>
              <w:t xml:space="preserve">0x04</w:t>
            </w:r>
          </w:p>
        </w:tc>
        <w:tc>
          <w:tcPr/>
          <w:p w:rsidR="00000000" w:rsidDel="00000000" w:rsidP="00000000" w:rsidRDefault="00000000" w:rsidRPr="00000000" w14:paraId="00000305">
            <w:pPr>
              <w:rPr/>
            </w:pPr>
            <w:r w:rsidDel="00000000" w:rsidR="00000000" w:rsidRPr="00000000">
              <w:rPr>
                <w:rtl w:val="0"/>
              </w:rPr>
              <w:t xml:space="preserve">READ_DS18B20_CONVERSION</w:t>
            </w:r>
          </w:p>
        </w:tc>
      </w:tr>
      <w:tr>
        <w:trPr>
          <w:trHeight w:val="260" w:hRule="atLeast"/>
        </w:trPr>
        <w:tc>
          <w:tcPr/>
          <w:p w:rsidR="00000000" w:rsidDel="00000000" w:rsidP="00000000" w:rsidRDefault="00000000" w:rsidRPr="00000000" w14:paraId="00000306">
            <w:pPr>
              <w:rPr>
                <w:b w:val="1"/>
              </w:rPr>
            </w:pPr>
            <w:r w:rsidDel="00000000" w:rsidR="00000000" w:rsidRPr="00000000">
              <w:rPr>
                <w:b w:val="1"/>
                <w:rtl w:val="0"/>
              </w:rPr>
              <w:t xml:space="preserve">Antwoord</w:t>
            </w:r>
          </w:p>
        </w:tc>
        <w:tc>
          <w:tcPr/>
          <w:p w:rsidR="00000000" w:rsidDel="00000000" w:rsidP="00000000" w:rsidRDefault="00000000" w:rsidRPr="00000000" w14:paraId="00000307">
            <w:pPr>
              <w:rPr/>
            </w:pPr>
            <w:r w:rsidDel="00000000" w:rsidR="00000000" w:rsidRPr="00000000">
              <w:rPr>
                <w:rtl w:val="0"/>
              </w:rPr>
              <w:t xml:space="preserve">0x04010898</w:t>
            </w:r>
          </w:p>
        </w:tc>
        <w:tc>
          <w:tcPr/>
          <w:p w:rsidR="00000000" w:rsidDel="00000000" w:rsidP="00000000" w:rsidRDefault="00000000" w:rsidRPr="00000000" w14:paraId="00000308">
            <w:pPr>
              <w:rPr/>
            </w:pPr>
            <w:r w:rsidDel="00000000" w:rsidR="00000000" w:rsidRPr="00000000">
              <w:rPr>
                <w:rtl w:val="0"/>
              </w:rPr>
              <w:t xml:space="preserve">READ_DS18B20_CONVERSION, 1 DS18B20, temperatuur[0] = 0x0898/2200d = 22.00°C</w:t>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Voorbeeld meerdere temperatuursensoren:</w:t>
      </w:r>
    </w:p>
    <w:tbl>
      <w:tblPr>
        <w:tblStyle w:val="Table2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2273"/>
        <w:gridCol w:w="7019"/>
        <w:tblGridChange w:id="0">
          <w:tblGrid>
            <w:gridCol w:w="1193"/>
            <w:gridCol w:w="2273"/>
            <w:gridCol w:w="7019"/>
          </w:tblGrid>
        </w:tblGridChange>
      </w:tblGrid>
      <w:tr>
        <w:tc>
          <w:tcPr/>
          <w:p w:rsidR="00000000" w:rsidDel="00000000" w:rsidP="00000000" w:rsidRDefault="00000000" w:rsidRPr="00000000" w14:paraId="0000030B">
            <w:pPr>
              <w:rPr>
                <w:b w:val="1"/>
              </w:rPr>
            </w:pPr>
            <w:r w:rsidDel="00000000" w:rsidR="00000000" w:rsidRPr="00000000">
              <w:rPr>
                <w:rtl w:val="0"/>
              </w:rPr>
            </w:r>
          </w:p>
        </w:tc>
        <w:tc>
          <w:tcPr/>
          <w:p w:rsidR="00000000" w:rsidDel="00000000" w:rsidP="00000000" w:rsidRDefault="00000000" w:rsidRPr="00000000" w14:paraId="0000030C">
            <w:pPr>
              <w:rPr>
                <w:b w:val="1"/>
              </w:rPr>
            </w:pPr>
            <w:r w:rsidDel="00000000" w:rsidR="00000000" w:rsidRPr="00000000">
              <w:rPr>
                <w:b w:val="1"/>
                <w:rtl w:val="0"/>
              </w:rPr>
              <w:t xml:space="preserve">Hex bericht</w:t>
            </w:r>
          </w:p>
        </w:tc>
        <w:tc>
          <w:tcPr/>
          <w:p w:rsidR="00000000" w:rsidDel="00000000" w:rsidP="00000000" w:rsidRDefault="00000000" w:rsidRPr="00000000" w14:paraId="0000030D">
            <w:pPr>
              <w:rPr>
                <w:b w:val="1"/>
              </w:rPr>
            </w:pPr>
            <w:r w:rsidDel="00000000" w:rsidR="00000000" w:rsidRPr="00000000">
              <w:rPr>
                <w:b w:val="1"/>
                <w:rtl w:val="0"/>
              </w:rPr>
              <w:t xml:space="preserve">Inhoud</w:t>
            </w:r>
          </w:p>
        </w:tc>
      </w:tr>
      <w:tr>
        <w:tc>
          <w:tcPr/>
          <w:p w:rsidR="00000000" w:rsidDel="00000000" w:rsidP="00000000" w:rsidRDefault="00000000" w:rsidRPr="00000000" w14:paraId="0000030E">
            <w:pPr>
              <w:rPr>
                <w:b w:val="1"/>
              </w:rPr>
            </w:pPr>
            <w:r w:rsidDel="00000000" w:rsidR="00000000" w:rsidRPr="00000000">
              <w:rPr>
                <w:b w:val="1"/>
                <w:rtl w:val="0"/>
              </w:rPr>
              <w:t xml:space="preserve">Opdracht</w:t>
            </w:r>
          </w:p>
        </w:tc>
        <w:tc>
          <w:tcPr/>
          <w:p w:rsidR="00000000" w:rsidDel="00000000" w:rsidP="00000000" w:rsidRDefault="00000000" w:rsidRPr="00000000" w14:paraId="0000030F">
            <w:pPr>
              <w:rPr/>
            </w:pPr>
            <w:r w:rsidDel="00000000" w:rsidR="00000000" w:rsidRPr="00000000">
              <w:rPr>
                <w:rtl w:val="0"/>
              </w:rPr>
              <w:t xml:space="preserve">0x04</w:t>
            </w:r>
          </w:p>
        </w:tc>
        <w:tc>
          <w:tcPr/>
          <w:p w:rsidR="00000000" w:rsidDel="00000000" w:rsidP="00000000" w:rsidRDefault="00000000" w:rsidRPr="00000000" w14:paraId="00000310">
            <w:pPr>
              <w:rPr/>
            </w:pPr>
            <w:r w:rsidDel="00000000" w:rsidR="00000000" w:rsidRPr="00000000">
              <w:rPr>
                <w:rtl w:val="0"/>
              </w:rPr>
              <w:t xml:space="preserve">READ_DS18B20_CONVERSION</w:t>
            </w:r>
          </w:p>
        </w:tc>
      </w:tr>
      <w:tr>
        <w:trPr>
          <w:trHeight w:val="260" w:hRule="atLeast"/>
        </w:trPr>
        <w:tc>
          <w:tcPr/>
          <w:p w:rsidR="00000000" w:rsidDel="00000000" w:rsidP="00000000" w:rsidRDefault="00000000" w:rsidRPr="00000000" w14:paraId="00000311">
            <w:pPr>
              <w:rPr>
                <w:b w:val="1"/>
              </w:rPr>
            </w:pPr>
            <w:r w:rsidDel="00000000" w:rsidR="00000000" w:rsidRPr="00000000">
              <w:rPr>
                <w:b w:val="1"/>
                <w:rtl w:val="0"/>
              </w:rPr>
              <w:t xml:space="preserve">Antwoord</w:t>
            </w:r>
          </w:p>
        </w:tc>
        <w:tc>
          <w:tcPr/>
          <w:p w:rsidR="00000000" w:rsidDel="00000000" w:rsidP="00000000" w:rsidRDefault="00000000" w:rsidRPr="00000000" w14:paraId="00000312">
            <w:pPr>
              <w:rPr/>
            </w:pPr>
            <w:r w:rsidDel="00000000" w:rsidR="00000000" w:rsidRPr="00000000">
              <w:rPr>
                <w:rtl w:val="0"/>
              </w:rPr>
              <w:t xml:space="preserve">0x0403089809C4FF9C</w:t>
            </w:r>
          </w:p>
        </w:tc>
        <w:tc>
          <w:tcPr/>
          <w:p w:rsidR="00000000" w:rsidDel="00000000" w:rsidP="00000000" w:rsidRDefault="00000000" w:rsidRPr="00000000" w14:paraId="00000313">
            <w:pPr>
              <w:rPr/>
            </w:pPr>
            <w:r w:rsidDel="00000000" w:rsidR="00000000" w:rsidRPr="00000000">
              <w:rPr>
                <w:rtl w:val="0"/>
              </w:rPr>
              <w:t xml:space="preserve">READ_DS18B20_CONVERSION,</w:t>
            </w:r>
          </w:p>
          <w:p w:rsidR="00000000" w:rsidDel="00000000" w:rsidP="00000000" w:rsidRDefault="00000000" w:rsidRPr="00000000" w14:paraId="00000314">
            <w:pPr>
              <w:rPr/>
            </w:pPr>
            <w:r w:rsidDel="00000000" w:rsidR="00000000" w:rsidRPr="00000000">
              <w:rPr>
                <w:rtl w:val="0"/>
              </w:rPr>
              <w:t xml:space="preserve">3 DS18B20 sensoren</w:t>
            </w:r>
          </w:p>
          <w:p w:rsidR="00000000" w:rsidDel="00000000" w:rsidP="00000000" w:rsidRDefault="00000000" w:rsidRPr="00000000" w14:paraId="00000315">
            <w:pPr>
              <w:rPr/>
            </w:pPr>
            <w:r w:rsidDel="00000000" w:rsidR="00000000" w:rsidRPr="00000000">
              <w:rPr>
                <w:rtl w:val="0"/>
              </w:rPr>
              <w:t xml:space="preserve">temperatuur[0] = 0x0898/2200d = 22.00°C</w:t>
            </w:r>
          </w:p>
          <w:p w:rsidR="00000000" w:rsidDel="00000000" w:rsidP="00000000" w:rsidRDefault="00000000" w:rsidRPr="00000000" w14:paraId="00000316">
            <w:pPr>
              <w:rPr/>
            </w:pPr>
            <w:r w:rsidDel="00000000" w:rsidR="00000000" w:rsidRPr="00000000">
              <w:rPr>
                <w:rtl w:val="0"/>
              </w:rPr>
              <w:t xml:space="preserve">temperatuur[1] = 0x09C4/2500d = 25.00°C</w:t>
            </w:r>
          </w:p>
          <w:p w:rsidR="00000000" w:rsidDel="00000000" w:rsidP="00000000" w:rsidRDefault="00000000" w:rsidRPr="00000000" w14:paraId="00000317">
            <w:pPr>
              <w:rPr/>
            </w:pPr>
            <w:r w:rsidDel="00000000" w:rsidR="00000000" w:rsidRPr="00000000">
              <w:rPr>
                <w:rtl w:val="0"/>
              </w:rPr>
              <w:t xml:space="preserve">temperatuur[2] = 0xFF9C/-10000d = -100.00°C</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Als een gemeten temperatuur op -100.0C staat betekent dit dat de sensor een communicatie fout had tijdens het starten van de conversie of tijdens het uitlezen. Dit kan voorkomen tot nu toe als het soft device bezig is met een actie met hoge prioriteit, bijvoorbeeld het schrijven of lezen van het flash.</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3"/>
        <w:numPr>
          <w:ilvl w:val="2"/>
          <w:numId w:val="2"/>
        </w:numPr>
        <w:ind w:left="862" w:hanging="720"/>
        <w:rPr/>
      </w:pPr>
      <w:bookmarkStart w:colFirst="0" w:colLast="0" w:name="_heading=h.qsh70q" w:id="27"/>
      <w:bookmarkEnd w:id="27"/>
      <w:r w:rsidDel="00000000" w:rsidR="00000000" w:rsidRPr="00000000">
        <w:rPr>
          <w:rtl w:val="0"/>
        </w:rPr>
        <w:t xml:space="preserve">132d/0x84 - WRITE_DS18B20_CONVERSION</w:t>
      </w:r>
    </w:p>
    <w:p w:rsidR="00000000" w:rsidDel="00000000" w:rsidP="00000000" w:rsidRDefault="00000000" w:rsidRPr="00000000" w14:paraId="0000031D">
      <w:pPr>
        <w:rPr/>
      </w:pPr>
      <w:r w:rsidDel="00000000" w:rsidR="00000000" w:rsidRPr="00000000">
        <w:rPr>
          <w:rtl w:val="0"/>
        </w:rPr>
        <w:t xml:space="preserve">Start een temperatuur conversie voor een enkele DS18B20 met een opgegeven index of voor alle temperatuur sensoren.</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Opdracht:</w:t>
      </w:r>
    </w:p>
    <w:tbl>
      <w:tblPr>
        <w:tblStyle w:val="Table23"/>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4"/>
        <w:gridCol w:w="1407"/>
        <w:gridCol w:w="1107"/>
        <w:gridCol w:w="4168"/>
        <w:tblGridChange w:id="0">
          <w:tblGrid>
            <w:gridCol w:w="3094"/>
            <w:gridCol w:w="1407"/>
            <w:gridCol w:w="1107"/>
            <w:gridCol w:w="4168"/>
          </w:tblGrid>
        </w:tblGridChange>
      </w:tblGrid>
      <w:tr>
        <w:tc>
          <w:tcPr/>
          <w:p w:rsidR="00000000" w:rsidDel="00000000" w:rsidP="00000000" w:rsidRDefault="00000000" w:rsidRPr="00000000" w14:paraId="00000320">
            <w:pPr>
              <w:rPr>
                <w:b w:val="1"/>
              </w:rPr>
            </w:pPr>
            <w:r w:rsidDel="00000000" w:rsidR="00000000" w:rsidRPr="00000000">
              <w:rPr>
                <w:b w:val="1"/>
                <w:rtl w:val="0"/>
              </w:rPr>
              <w:t xml:space="preserve">Veld</w:t>
            </w:r>
          </w:p>
        </w:tc>
        <w:tc>
          <w:tcPr/>
          <w:p w:rsidR="00000000" w:rsidDel="00000000" w:rsidP="00000000" w:rsidRDefault="00000000" w:rsidRPr="00000000" w14:paraId="00000321">
            <w:pPr>
              <w:rPr>
                <w:b w:val="1"/>
              </w:rPr>
            </w:pPr>
            <w:r w:rsidDel="00000000" w:rsidR="00000000" w:rsidRPr="00000000">
              <w:rPr>
                <w:b w:val="1"/>
                <w:rtl w:val="0"/>
              </w:rPr>
              <w:t xml:space="preserve">Grote</w:t>
            </w:r>
          </w:p>
        </w:tc>
        <w:tc>
          <w:tcPr/>
          <w:p w:rsidR="00000000" w:rsidDel="00000000" w:rsidP="00000000" w:rsidRDefault="00000000" w:rsidRPr="00000000" w14:paraId="00000322">
            <w:pPr>
              <w:rPr>
                <w:b w:val="1"/>
              </w:rPr>
            </w:pPr>
            <w:r w:rsidDel="00000000" w:rsidR="00000000" w:rsidRPr="00000000">
              <w:rPr>
                <w:b w:val="1"/>
                <w:rtl w:val="0"/>
              </w:rPr>
              <w:t xml:space="preserve">Waarde</w:t>
            </w:r>
          </w:p>
        </w:tc>
        <w:tc>
          <w:tcPr/>
          <w:p w:rsidR="00000000" w:rsidDel="00000000" w:rsidP="00000000" w:rsidRDefault="00000000" w:rsidRPr="00000000" w14:paraId="00000323">
            <w:pPr>
              <w:rPr>
                <w:b w:val="1"/>
              </w:rPr>
            </w:pPr>
            <w:r w:rsidDel="00000000" w:rsidR="00000000" w:rsidRPr="00000000">
              <w:rPr>
                <w:b w:val="1"/>
                <w:rtl w:val="0"/>
              </w:rPr>
              <w:t xml:space="preserve">Omschrijving</w:t>
            </w:r>
          </w:p>
        </w:tc>
      </w:tr>
      <w:tr>
        <w:tc>
          <w:tcPr/>
          <w:p w:rsidR="00000000" w:rsidDel="00000000" w:rsidP="00000000" w:rsidRDefault="00000000" w:rsidRPr="00000000" w14:paraId="00000324">
            <w:pPr>
              <w:rPr/>
            </w:pPr>
            <w:r w:rsidDel="00000000" w:rsidR="00000000" w:rsidRPr="00000000">
              <w:rPr>
                <w:rtl w:val="0"/>
              </w:rPr>
              <w:t xml:space="preserve">WRITE_DS18B20_CONVERSION</w:t>
            </w:r>
          </w:p>
        </w:tc>
        <w:tc>
          <w:tcPr/>
          <w:p w:rsidR="00000000" w:rsidDel="00000000" w:rsidP="00000000" w:rsidRDefault="00000000" w:rsidRPr="00000000" w14:paraId="00000325">
            <w:pPr>
              <w:rPr/>
            </w:pPr>
            <w:r w:rsidDel="00000000" w:rsidR="00000000" w:rsidRPr="00000000">
              <w:rPr>
                <w:rtl w:val="0"/>
              </w:rPr>
              <w:t xml:space="preserve">Uint8_t</w:t>
            </w:r>
          </w:p>
        </w:tc>
        <w:tc>
          <w:tcPr/>
          <w:p w:rsidR="00000000" w:rsidDel="00000000" w:rsidP="00000000" w:rsidRDefault="00000000" w:rsidRPr="00000000" w14:paraId="00000326">
            <w:pPr>
              <w:rPr/>
            </w:pPr>
            <w:r w:rsidDel="00000000" w:rsidR="00000000" w:rsidRPr="00000000">
              <w:rPr>
                <w:rtl w:val="0"/>
              </w:rPr>
              <w:t xml:space="preserve">0x84</w:t>
            </w:r>
          </w:p>
        </w:tc>
        <w:tc>
          <w:tcPr/>
          <w:p w:rsidR="00000000" w:rsidDel="00000000" w:rsidP="00000000" w:rsidRDefault="00000000" w:rsidRPr="00000000" w14:paraId="00000327">
            <w:pPr>
              <w:rPr/>
            </w:pPr>
            <w:r w:rsidDel="00000000" w:rsidR="00000000" w:rsidRPr="00000000">
              <w:rPr>
                <w:rtl w:val="0"/>
              </w:rPr>
              <w:t xml:space="preserve">WRITE_DS18B20_CONVERSION opdracht ID</w:t>
            </w:r>
          </w:p>
        </w:tc>
      </w:tr>
      <w:tr>
        <w:tc>
          <w:tcPr/>
          <w:p w:rsidR="00000000" w:rsidDel="00000000" w:rsidP="00000000" w:rsidRDefault="00000000" w:rsidRPr="00000000" w14:paraId="00000328">
            <w:pPr>
              <w:rPr/>
            </w:pPr>
            <w:r w:rsidDel="00000000" w:rsidR="00000000" w:rsidRPr="00000000">
              <w:rPr>
                <w:rtl w:val="0"/>
              </w:rPr>
              <w:t xml:space="preserve">Index</w:t>
            </w:r>
          </w:p>
        </w:tc>
        <w:tc>
          <w:tcPr/>
          <w:p w:rsidR="00000000" w:rsidDel="00000000" w:rsidP="00000000" w:rsidRDefault="00000000" w:rsidRPr="00000000" w14:paraId="00000329">
            <w:pPr>
              <w:rPr/>
            </w:pPr>
            <w:r w:rsidDel="00000000" w:rsidR="00000000" w:rsidRPr="00000000">
              <w:rPr>
                <w:rtl w:val="0"/>
              </w:rPr>
              <w:t xml:space="preserve">Uint8_t</w:t>
            </w:r>
          </w:p>
        </w:tc>
        <w:tc>
          <w:tcPr/>
          <w:p w:rsidR="00000000" w:rsidDel="00000000" w:rsidP="00000000" w:rsidRDefault="00000000" w:rsidRPr="00000000" w14:paraId="0000032A">
            <w:pPr>
              <w:rPr/>
            </w:pPr>
            <w:r w:rsidDel="00000000" w:rsidR="00000000" w:rsidRPr="00000000">
              <w:rPr>
                <w:rtl w:val="0"/>
              </w:rPr>
              <w:t xml:space="preserve">&lt; 10</w:t>
            </w:r>
          </w:p>
        </w:tc>
        <w:tc>
          <w:tcPr/>
          <w:p w:rsidR="00000000" w:rsidDel="00000000" w:rsidP="00000000" w:rsidRDefault="00000000" w:rsidRPr="00000000" w14:paraId="0000032B">
            <w:pPr>
              <w:rPr/>
            </w:pPr>
            <w:r w:rsidDel="00000000" w:rsidR="00000000" w:rsidRPr="00000000">
              <w:rPr>
                <w:rtl w:val="0"/>
              </w:rPr>
              <w:t xml:space="preserve">DS18B20 index. Voor waardes onder de 10 wordt er enkel een specifieke sensor gemeten. Voor waardes boven de 10 worden alle sensoren gemeten en uitgelezen.</w:t>
            </w:r>
          </w:p>
        </w:tc>
      </w:tr>
    </w:tbl>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Antwoord:</w:t>
      </w:r>
    </w:p>
    <w:tbl>
      <w:tblPr>
        <w:tblStyle w:val="Table2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2E">
            <w:pPr>
              <w:rPr>
                <w:b w:val="1"/>
              </w:rPr>
            </w:pPr>
            <w:r w:rsidDel="00000000" w:rsidR="00000000" w:rsidRPr="00000000">
              <w:rPr>
                <w:b w:val="1"/>
                <w:rtl w:val="0"/>
              </w:rPr>
              <w:t xml:space="preserve">Veld</w:t>
            </w:r>
          </w:p>
        </w:tc>
        <w:tc>
          <w:tcPr/>
          <w:p w:rsidR="00000000" w:rsidDel="00000000" w:rsidP="00000000" w:rsidRDefault="00000000" w:rsidRPr="00000000" w14:paraId="0000032F">
            <w:pPr>
              <w:rPr>
                <w:b w:val="1"/>
              </w:rPr>
            </w:pPr>
            <w:r w:rsidDel="00000000" w:rsidR="00000000" w:rsidRPr="00000000">
              <w:rPr>
                <w:b w:val="1"/>
                <w:rtl w:val="0"/>
              </w:rPr>
              <w:t xml:space="preserve">Grote</w:t>
            </w:r>
          </w:p>
        </w:tc>
        <w:tc>
          <w:tcPr/>
          <w:p w:rsidR="00000000" w:rsidDel="00000000" w:rsidP="00000000" w:rsidRDefault="00000000" w:rsidRPr="00000000" w14:paraId="00000330">
            <w:pPr>
              <w:rPr>
                <w:b w:val="1"/>
              </w:rPr>
            </w:pPr>
            <w:r w:rsidDel="00000000" w:rsidR="00000000" w:rsidRPr="00000000">
              <w:rPr>
                <w:b w:val="1"/>
                <w:rtl w:val="0"/>
              </w:rPr>
              <w:t xml:space="preserve">Waarde</w:t>
            </w:r>
          </w:p>
        </w:tc>
        <w:tc>
          <w:tcPr/>
          <w:p w:rsidR="00000000" w:rsidDel="00000000" w:rsidP="00000000" w:rsidRDefault="00000000" w:rsidRPr="00000000" w14:paraId="00000331">
            <w:pPr>
              <w:rPr>
                <w:b w:val="1"/>
              </w:rPr>
            </w:pPr>
            <w:r w:rsidDel="00000000" w:rsidR="00000000" w:rsidRPr="00000000">
              <w:rPr>
                <w:b w:val="1"/>
                <w:rtl w:val="0"/>
              </w:rPr>
              <w:t xml:space="preserve">Omschrijving</w:t>
            </w:r>
          </w:p>
        </w:tc>
      </w:tr>
      <w:tr>
        <w:tc>
          <w:tcPr/>
          <w:p w:rsidR="00000000" w:rsidDel="00000000" w:rsidP="00000000" w:rsidRDefault="00000000" w:rsidRPr="00000000" w14:paraId="00000332">
            <w:pPr>
              <w:rPr/>
            </w:pPr>
            <w:r w:rsidDel="00000000" w:rsidR="00000000" w:rsidRPr="00000000">
              <w:rPr>
                <w:rtl w:val="0"/>
              </w:rPr>
              <w:t xml:space="preserve">READ_DS18B20_CONVERSION/ WRITE_DS18B20_CONVERSION</w:t>
            </w:r>
          </w:p>
        </w:tc>
        <w:tc>
          <w:tcPr/>
          <w:p w:rsidR="00000000" w:rsidDel="00000000" w:rsidP="00000000" w:rsidRDefault="00000000" w:rsidRPr="00000000" w14:paraId="00000333">
            <w:pPr>
              <w:rPr/>
            </w:pPr>
            <w:r w:rsidDel="00000000" w:rsidR="00000000" w:rsidRPr="00000000">
              <w:rPr>
                <w:rtl w:val="0"/>
              </w:rPr>
              <w:t xml:space="preserve">Uint8_t</w:t>
            </w:r>
          </w:p>
        </w:tc>
        <w:tc>
          <w:tcPr/>
          <w:p w:rsidR="00000000" w:rsidDel="00000000" w:rsidP="00000000" w:rsidRDefault="00000000" w:rsidRPr="00000000" w14:paraId="00000334">
            <w:pPr>
              <w:rPr/>
            </w:pPr>
            <w:r w:rsidDel="00000000" w:rsidR="00000000" w:rsidRPr="00000000">
              <w:rPr>
                <w:rtl w:val="0"/>
              </w:rPr>
              <w:t xml:space="preserve">0x04</w:t>
            </w:r>
          </w:p>
        </w:tc>
        <w:tc>
          <w:tcPr/>
          <w:p w:rsidR="00000000" w:rsidDel="00000000" w:rsidP="00000000" w:rsidRDefault="00000000" w:rsidRPr="00000000" w14:paraId="00000335">
            <w:pPr>
              <w:rPr/>
            </w:pPr>
            <w:r w:rsidDel="00000000" w:rsidR="00000000" w:rsidRPr="00000000">
              <w:rPr>
                <w:rtl w:val="0"/>
              </w:rPr>
              <w:t xml:space="preserve">READ_DS18B20_CONVERSION voor alle temperatuursensoren of WRITE_DS18B20_CONVERSION voor een enkele specifieke sensor</w:t>
            </w:r>
          </w:p>
        </w:tc>
      </w:tr>
      <w:tr>
        <w:tc>
          <w:tcPr/>
          <w:p w:rsidR="00000000" w:rsidDel="00000000" w:rsidP="00000000" w:rsidRDefault="00000000" w:rsidRPr="00000000" w14:paraId="00000336">
            <w:pPr>
              <w:rPr/>
            </w:pPr>
            <w:r w:rsidDel="00000000" w:rsidR="00000000" w:rsidRPr="00000000">
              <w:rPr>
                <w:rtl w:val="0"/>
              </w:rPr>
              <w:t xml:space="preserve">Index</w:t>
            </w:r>
          </w:p>
        </w:tc>
        <w:tc>
          <w:tcPr/>
          <w:p w:rsidR="00000000" w:rsidDel="00000000" w:rsidP="00000000" w:rsidRDefault="00000000" w:rsidRPr="00000000" w14:paraId="00000337">
            <w:pPr>
              <w:rPr/>
            </w:pPr>
            <w:r w:rsidDel="00000000" w:rsidR="00000000" w:rsidRPr="00000000">
              <w:rPr>
                <w:rtl w:val="0"/>
              </w:rPr>
              <w:t xml:space="preserve">Uint8_t</w:t>
            </w:r>
          </w:p>
        </w:tc>
        <w:tc>
          <w:tcPr/>
          <w:p w:rsidR="00000000" w:rsidDel="00000000" w:rsidP="00000000" w:rsidRDefault="00000000" w:rsidRPr="00000000" w14:paraId="00000338">
            <w:pPr>
              <w:rPr/>
            </w:pPr>
            <w:r w:rsidDel="00000000" w:rsidR="00000000" w:rsidRPr="00000000">
              <w:rPr>
                <w:rtl w:val="0"/>
              </w:rPr>
              <w:t xml:space="preserve">&lt; 10 of 0xFF</w:t>
            </w:r>
          </w:p>
        </w:tc>
        <w:tc>
          <w:tcPr/>
          <w:p w:rsidR="00000000" w:rsidDel="00000000" w:rsidP="00000000" w:rsidRDefault="00000000" w:rsidRPr="00000000" w14:paraId="00000339">
            <w:pPr>
              <w:rPr/>
            </w:pPr>
            <w:r w:rsidDel="00000000" w:rsidR="00000000" w:rsidRPr="00000000">
              <w:rPr>
                <w:rtl w:val="0"/>
              </w:rPr>
              <w:t xml:space="preserve">Voor WRITE_DS18B20_CONVERSION geeft dit de specifieke sensor waarde aan.</w:t>
            </w:r>
          </w:p>
          <w:p w:rsidR="00000000" w:rsidDel="00000000" w:rsidP="00000000" w:rsidRDefault="00000000" w:rsidRPr="00000000" w14:paraId="0000033A">
            <w:pPr>
              <w:rPr/>
            </w:pPr>
            <w:r w:rsidDel="00000000" w:rsidR="00000000" w:rsidRPr="00000000">
              <w:rPr>
                <w:rtl w:val="0"/>
              </w:rPr>
              <w:t xml:space="preserve">Voor READ_DS18B20_CONVERSION is dit het aantal temperatuursensoren</w:t>
            </w:r>
          </w:p>
        </w:tc>
      </w:tr>
      <w:tr>
        <w:tc>
          <w:tcPr/>
          <w:p w:rsidR="00000000" w:rsidDel="00000000" w:rsidP="00000000" w:rsidRDefault="00000000" w:rsidRPr="00000000" w14:paraId="0000033B">
            <w:pPr>
              <w:rPr/>
            </w:pPr>
            <w:r w:rsidDel="00000000" w:rsidR="00000000" w:rsidRPr="00000000">
              <w:rPr>
                <w:rtl w:val="0"/>
              </w:rPr>
              <w:t xml:space="preserve">Temperatuur sensor</w:t>
            </w:r>
          </w:p>
        </w:tc>
        <w:tc>
          <w:tcPr/>
          <w:p w:rsidR="00000000" w:rsidDel="00000000" w:rsidP="00000000" w:rsidRDefault="00000000" w:rsidRPr="00000000" w14:paraId="0000033C">
            <w:pPr>
              <w:rPr/>
            </w:pPr>
            <w:r w:rsidDel="00000000" w:rsidR="00000000" w:rsidRPr="00000000">
              <w:rPr>
                <w:rtl w:val="0"/>
              </w:rPr>
              <w:t xml:space="preserve">N * int16_t</w:t>
            </w:r>
          </w:p>
        </w:tc>
        <w:tc>
          <w:tcPr/>
          <w:p w:rsidR="00000000" w:rsidDel="00000000" w:rsidP="00000000" w:rsidRDefault="00000000" w:rsidRPr="00000000" w14:paraId="0000033D">
            <w:pPr>
              <w:rPr/>
            </w:pPr>
            <w:r w:rsidDel="00000000" w:rsidR="00000000" w:rsidRPr="00000000">
              <w:rPr>
                <w:rtl w:val="0"/>
              </w:rPr>
            </w:r>
          </w:p>
        </w:tc>
        <w:tc>
          <w:tcPr/>
          <w:p w:rsidR="00000000" w:rsidDel="00000000" w:rsidP="00000000" w:rsidRDefault="00000000" w:rsidRPr="00000000" w14:paraId="0000033E">
            <w:pPr>
              <w:rPr/>
            </w:pPr>
            <w:r w:rsidDel="00000000" w:rsidR="00000000" w:rsidRPr="00000000">
              <w:rPr>
                <w:rtl w:val="0"/>
              </w:rPr>
              <w:t xml:space="preserve">MSB van int16_t temperatuur in honderdste graden nauwkeurigheid</w:t>
            </w:r>
          </w:p>
        </w:tc>
      </w:tr>
    </w:tbl>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Voorbeeld enkele temperatuur sensor:</w:t>
      </w:r>
    </w:p>
    <w:tbl>
      <w:tblPr>
        <w:tblStyle w:val="Table2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53"/>
        <w:gridCol w:w="7464"/>
        <w:tblGridChange w:id="0">
          <w:tblGrid>
            <w:gridCol w:w="1268"/>
            <w:gridCol w:w="1753"/>
            <w:gridCol w:w="7464"/>
          </w:tblGrid>
        </w:tblGridChange>
      </w:tblGrid>
      <w:tr>
        <w:tc>
          <w:tcPr/>
          <w:p w:rsidR="00000000" w:rsidDel="00000000" w:rsidP="00000000" w:rsidRDefault="00000000" w:rsidRPr="00000000" w14:paraId="00000342">
            <w:pPr>
              <w:rPr>
                <w:b w:val="1"/>
              </w:rPr>
            </w:pPr>
            <w:r w:rsidDel="00000000" w:rsidR="00000000" w:rsidRPr="00000000">
              <w:rPr>
                <w:rtl w:val="0"/>
              </w:rPr>
            </w:r>
          </w:p>
        </w:tc>
        <w:tc>
          <w:tcPr/>
          <w:p w:rsidR="00000000" w:rsidDel="00000000" w:rsidP="00000000" w:rsidRDefault="00000000" w:rsidRPr="00000000" w14:paraId="00000343">
            <w:pPr>
              <w:rPr>
                <w:b w:val="1"/>
              </w:rPr>
            </w:pPr>
            <w:r w:rsidDel="00000000" w:rsidR="00000000" w:rsidRPr="00000000">
              <w:rPr>
                <w:b w:val="1"/>
                <w:rtl w:val="0"/>
              </w:rPr>
              <w:t xml:space="preserve">Hex bericht</w:t>
            </w:r>
          </w:p>
        </w:tc>
        <w:tc>
          <w:tcPr/>
          <w:p w:rsidR="00000000" w:rsidDel="00000000" w:rsidP="00000000" w:rsidRDefault="00000000" w:rsidRPr="00000000" w14:paraId="00000344">
            <w:pPr>
              <w:rPr>
                <w:b w:val="1"/>
              </w:rPr>
            </w:pPr>
            <w:r w:rsidDel="00000000" w:rsidR="00000000" w:rsidRPr="00000000">
              <w:rPr>
                <w:b w:val="1"/>
                <w:rtl w:val="0"/>
              </w:rPr>
              <w:t xml:space="preserve">Inhoud</w:t>
            </w:r>
          </w:p>
        </w:tc>
      </w:tr>
      <w:tr>
        <w:tc>
          <w:tcPr/>
          <w:p w:rsidR="00000000" w:rsidDel="00000000" w:rsidP="00000000" w:rsidRDefault="00000000" w:rsidRPr="00000000" w14:paraId="00000345">
            <w:pPr>
              <w:rPr>
                <w:b w:val="1"/>
              </w:rPr>
            </w:pPr>
            <w:r w:rsidDel="00000000" w:rsidR="00000000" w:rsidRPr="00000000">
              <w:rPr>
                <w:b w:val="1"/>
                <w:rtl w:val="0"/>
              </w:rPr>
              <w:t xml:space="preserve">Opdracht</w:t>
            </w:r>
          </w:p>
        </w:tc>
        <w:tc>
          <w:tcPr/>
          <w:p w:rsidR="00000000" w:rsidDel="00000000" w:rsidP="00000000" w:rsidRDefault="00000000" w:rsidRPr="00000000" w14:paraId="00000346">
            <w:pPr>
              <w:rPr/>
            </w:pPr>
            <w:r w:rsidDel="00000000" w:rsidR="00000000" w:rsidRPr="00000000">
              <w:rPr>
                <w:rtl w:val="0"/>
              </w:rPr>
              <w:t xml:space="preserve">0x8400</w:t>
            </w:r>
          </w:p>
        </w:tc>
        <w:tc>
          <w:tcPr/>
          <w:p w:rsidR="00000000" w:rsidDel="00000000" w:rsidP="00000000" w:rsidRDefault="00000000" w:rsidRPr="00000000" w14:paraId="00000347">
            <w:pPr>
              <w:rPr/>
            </w:pPr>
            <w:r w:rsidDel="00000000" w:rsidR="00000000" w:rsidRPr="00000000">
              <w:rPr>
                <w:rtl w:val="0"/>
              </w:rPr>
              <w:t xml:space="preserve">WRITE_DS18B20_CONVERSION, start een temperatuur conversie met de temperatuursensor op index 0.</w:t>
            </w:r>
          </w:p>
        </w:tc>
      </w:tr>
      <w:tr>
        <w:tc>
          <w:tcPr/>
          <w:p w:rsidR="00000000" w:rsidDel="00000000" w:rsidP="00000000" w:rsidRDefault="00000000" w:rsidRPr="00000000" w14:paraId="00000348">
            <w:pPr>
              <w:rPr>
                <w:b w:val="1"/>
              </w:rPr>
            </w:pPr>
            <w:r w:rsidDel="00000000" w:rsidR="00000000" w:rsidRPr="00000000">
              <w:rPr>
                <w:b w:val="1"/>
                <w:rtl w:val="0"/>
              </w:rPr>
              <w:t xml:space="preserve">Antwoord1</w:t>
            </w:r>
          </w:p>
        </w:tc>
        <w:tc>
          <w:tcPr/>
          <w:p w:rsidR="00000000" w:rsidDel="00000000" w:rsidP="00000000" w:rsidRDefault="00000000" w:rsidRPr="00000000" w14:paraId="00000349">
            <w:pPr>
              <w:rPr/>
            </w:pPr>
            <w:r w:rsidDel="00000000" w:rsidR="00000000" w:rsidRPr="00000000">
              <w:rPr>
                <w:rtl w:val="0"/>
              </w:rPr>
              <w:t xml:space="preserve">0x008400000000</w:t>
            </w:r>
          </w:p>
        </w:tc>
        <w:tc>
          <w:tcPr/>
          <w:p w:rsidR="00000000" w:rsidDel="00000000" w:rsidP="00000000" w:rsidRDefault="00000000" w:rsidRPr="00000000" w14:paraId="0000034A">
            <w:pPr>
              <w:rPr/>
            </w:pPr>
            <w:r w:rsidDel="00000000" w:rsidR="00000000" w:rsidRPr="00000000">
              <w:rPr>
                <w:rtl w:val="0"/>
              </w:rPr>
              <w:t xml:space="preserve">NRF_SUCCESS, conversie wordt gestart. Dit bericht wordt bij de LoRaWAN interface niet terug gestuurd als de error code NRF_SUCCES is.</w:t>
            </w:r>
          </w:p>
        </w:tc>
      </w:tr>
      <w:tr>
        <w:trPr>
          <w:trHeight w:val="260" w:hRule="atLeast"/>
        </w:trPr>
        <w:tc>
          <w:tcPr/>
          <w:p w:rsidR="00000000" w:rsidDel="00000000" w:rsidP="00000000" w:rsidRDefault="00000000" w:rsidRPr="00000000" w14:paraId="0000034B">
            <w:pPr>
              <w:rPr>
                <w:b w:val="1"/>
              </w:rPr>
            </w:pPr>
            <w:r w:rsidDel="00000000" w:rsidR="00000000" w:rsidRPr="00000000">
              <w:rPr>
                <w:b w:val="1"/>
                <w:rtl w:val="0"/>
              </w:rPr>
              <w:t xml:space="preserve">Antwoord2</w:t>
            </w:r>
          </w:p>
        </w:tc>
        <w:tc>
          <w:tcPr/>
          <w:p w:rsidR="00000000" w:rsidDel="00000000" w:rsidP="00000000" w:rsidRDefault="00000000" w:rsidRPr="00000000" w14:paraId="0000034C">
            <w:pPr>
              <w:rPr/>
            </w:pPr>
            <w:r w:rsidDel="00000000" w:rsidR="00000000" w:rsidRPr="00000000">
              <w:rPr>
                <w:rtl w:val="0"/>
              </w:rPr>
              <w:t xml:space="preserve">0x04000898</w:t>
            </w:r>
          </w:p>
        </w:tc>
        <w:tc>
          <w:tcPr/>
          <w:p w:rsidR="00000000" w:rsidDel="00000000" w:rsidP="00000000" w:rsidRDefault="00000000" w:rsidRPr="00000000" w14:paraId="0000034D">
            <w:pPr>
              <w:rPr/>
            </w:pPr>
            <w:r w:rsidDel="00000000" w:rsidR="00000000" w:rsidRPr="00000000">
              <w:rPr>
                <w:rtl w:val="0"/>
              </w:rPr>
              <w:t xml:space="preserve">WRITE_DS18B20_CONVERSION, DS18B20 temperatuur sensor op index 0, temperatuur[0] = 0x0898/2200d = 22.00°C</w:t>
            </w:r>
          </w:p>
        </w:tc>
      </w:tr>
    </w:tbl>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Voorbeeld temperatuur index = 8, met maar 2 sensoren aangesloten</w:t>
      </w:r>
    </w:p>
    <w:tbl>
      <w:tblPr>
        <w:tblStyle w:val="Table2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53"/>
        <w:gridCol w:w="7464"/>
        <w:tblGridChange w:id="0">
          <w:tblGrid>
            <w:gridCol w:w="1268"/>
            <w:gridCol w:w="1753"/>
            <w:gridCol w:w="7464"/>
          </w:tblGrid>
        </w:tblGridChange>
      </w:tblGrid>
      <w:tr>
        <w:tc>
          <w:tcPr/>
          <w:p w:rsidR="00000000" w:rsidDel="00000000" w:rsidP="00000000" w:rsidRDefault="00000000" w:rsidRPr="00000000" w14:paraId="00000351">
            <w:pPr>
              <w:rPr>
                <w:b w:val="1"/>
              </w:rPr>
            </w:pPr>
            <w:r w:rsidDel="00000000" w:rsidR="00000000" w:rsidRPr="00000000">
              <w:rPr>
                <w:rtl w:val="0"/>
              </w:rPr>
            </w:r>
          </w:p>
        </w:tc>
        <w:tc>
          <w:tcPr/>
          <w:p w:rsidR="00000000" w:rsidDel="00000000" w:rsidP="00000000" w:rsidRDefault="00000000" w:rsidRPr="00000000" w14:paraId="00000352">
            <w:pPr>
              <w:rPr>
                <w:b w:val="1"/>
              </w:rPr>
            </w:pPr>
            <w:r w:rsidDel="00000000" w:rsidR="00000000" w:rsidRPr="00000000">
              <w:rPr>
                <w:b w:val="1"/>
                <w:rtl w:val="0"/>
              </w:rPr>
              <w:t xml:space="preserve">Hex bericht</w:t>
            </w:r>
          </w:p>
        </w:tc>
        <w:tc>
          <w:tcPr/>
          <w:p w:rsidR="00000000" w:rsidDel="00000000" w:rsidP="00000000" w:rsidRDefault="00000000" w:rsidRPr="00000000" w14:paraId="00000353">
            <w:pPr>
              <w:rPr>
                <w:b w:val="1"/>
              </w:rPr>
            </w:pPr>
            <w:r w:rsidDel="00000000" w:rsidR="00000000" w:rsidRPr="00000000">
              <w:rPr>
                <w:b w:val="1"/>
                <w:rtl w:val="0"/>
              </w:rPr>
              <w:t xml:space="preserve">Inhoud</w:t>
            </w:r>
          </w:p>
        </w:tc>
      </w:tr>
      <w:tr>
        <w:tc>
          <w:tcPr/>
          <w:p w:rsidR="00000000" w:rsidDel="00000000" w:rsidP="00000000" w:rsidRDefault="00000000" w:rsidRPr="00000000" w14:paraId="00000354">
            <w:pPr>
              <w:rPr>
                <w:b w:val="1"/>
              </w:rPr>
            </w:pPr>
            <w:r w:rsidDel="00000000" w:rsidR="00000000" w:rsidRPr="00000000">
              <w:rPr>
                <w:b w:val="1"/>
                <w:rtl w:val="0"/>
              </w:rPr>
              <w:t xml:space="preserve">Opdracht</w:t>
            </w:r>
          </w:p>
        </w:tc>
        <w:tc>
          <w:tcPr/>
          <w:p w:rsidR="00000000" w:rsidDel="00000000" w:rsidP="00000000" w:rsidRDefault="00000000" w:rsidRPr="00000000" w14:paraId="00000355">
            <w:pPr>
              <w:rPr/>
            </w:pPr>
            <w:r w:rsidDel="00000000" w:rsidR="00000000" w:rsidRPr="00000000">
              <w:rPr>
                <w:rtl w:val="0"/>
              </w:rPr>
              <w:t xml:space="preserve">0x8408</w:t>
            </w:r>
          </w:p>
        </w:tc>
        <w:tc>
          <w:tcPr/>
          <w:p w:rsidR="00000000" w:rsidDel="00000000" w:rsidP="00000000" w:rsidRDefault="00000000" w:rsidRPr="00000000" w14:paraId="00000356">
            <w:pPr>
              <w:rPr/>
            </w:pPr>
            <w:r w:rsidDel="00000000" w:rsidR="00000000" w:rsidRPr="00000000">
              <w:rPr>
                <w:rtl w:val="0"/>
              </w:rPr>
              <w:t xml:space="preserve">WRITE_DS18B20_CONVERSION, start een temperatuur conversie met de temperatuursensor op index 8 met slechts 2 sensoren aangesloten.</w:t>
            </w:r>
          </w:p>
        </w:tc>
      </w:tr>
      <w:tr>
        <w:tc>
          <w:tcPr/>
          <w:p w:rsidR="00000000" w:rsidDel="00000000" w:rsidP="00000000" w:rsidRDefault="00000000" w:rsidRPr="00000000" w14:paraId="00000357">
            <w:pPr>
              <w:rPr>
                <w:b w:val="1"/>
              </w:rPr>
            </w:pPr>
            <w:r w:rsidDel="00000000" w:rsidR="00000000" w:rsidRPr="00000000">
              <w:rPr>
                <w:b w:val="1"/>
                <w:rtl w:val="0"/>
              </w:rPr>
              <w:t xml:space="preserve">Antwoord</w:t>
            </w:r>
          </w:p>
        </w:tc>
        <w:tc>
          <w:tcPr/>
          <w:p w:rsidR="00000000" w:rsidDel="00000000" w:rsidP="00000000" w:rsidRDefault="00000000" w:rsidRPr="00000000" w14:paraId="00000358">
            <w:pPr>
              <w:rPr/>
            </w:pPr>
            <w:r w:rsidDel="00000000" w:rsidR="00000000" w:rsidRPr="00000000">
              <w:rPr>
                <w:rtl w:val="0"/>
              </w:rPr>
              <w:t xml:space="preserve">0x008400000007</w:t>
            </w:r>
          </w:p>
        </w:tc>
        <w:tc>
          <w:tcPr/>
          <w:p w:rsidR="00000000" w:rsidDel="00000000" w:rsidP="00000000" w:rsidRDefault="00000000" w:rsidRPr="00000000" w14:paraId="00000359">
            <w:pPr>
              <w:rPr/>
            </w:pPr>
            <w:r w:rsidDel="00000000" w:rsidR="00000000" w:rsidRPr="00000000">
              <w:rPr>
                <w:rtl w:val="0"/>
              </w:rPr>
              <w:t xml:space="preserve">NRF_ERROR_INVALID_PARAM voor opdracht WRITE_DS18B20_CONVERSION</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Voorbeeld alle temperatuur sensoren:</w:t>
      </w:r>
    </w:p>
    <w:tbl>
      <w:tblPr>
        <w:tblStyle w:val="Table2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73"/>
        <w:gridCol w:w="6944"/>
        <w:tblGridChange w:id="0">
          <w:tblGrid>
            <w:gridCol w:w="1268"/>
            <w:gridCol w:w="2273"/>
            <w:gridCol w:w="6944"/>
          </w:tblGrid>
        </w:tblGridChange>
      </w:tblGrid>
      <w:tr>
        <w:tc>
          <w:tcPr/>
          <w:p w:rsidR="00000000" w:rsidDel="00000000" w:rsidP="00000000" w:rsidRDefault="00000000" w:rsidRPr="00000000" w14:paraId="0000035D">
            <w:pPr>
              <w:rPr>
                <w:b w:val="1"/>
              </w:rPr>
            </w:pPr>
            <w:r w:rsidDel="00000000" w:rsidR="00000000" w:rsidRPr="00000000">
              <w:rPr>
                <w:rtl w:val="0"/>
              </w:rPr>
            </w:r>
          </w:p>
        </w:tc>
        <w:tc>
          <w:tcPr/>
          <w:p w:rsidR="00000000" w:rsidDel="00000000" w:rsidP="00000000" w:rsidRDefault="00000000" w:rsidRPr="00000000" w14:paraId="0000035E">
            <w:pPr>
              <w:rPr>
                <w:b w:val="1"/>
              </w:rPr>
            </w:pPr>
            <w:r w:rsidDel="00000000" w:rsidR="00000000" w:rsidRPr="00000000">
              <w:rPr>
                <w:b w:val="1"/>
                <w:rtl w:val="0"/>
              </w:rPr>
              <w:t xml:space="preserve">Hex bericht</w:t>
            </w:r>
          </w:p>
        </w:tc>
        <w:tc>
          <w:tcPr/>
          <w:p w:rsidR="00000000" w:rsidDel="00000000" w:rsidP="00000000" w:rsidRDefault="00000000" w:rsidRPr="00000000" w14:paraId="0000035F">
            <w:pPr>
              <w:rPr>
                <w:b w:val="1"/>
              </w:rPr>
            </w:pPr>
            <w:r w:rsidDel="00000000" w:rsidR="00000000" w:rsidRPr="00000000">
              <w:rPr>
                <w:b w:val="1"/>
                <w:rtl w:val="0"/>
              </w:rPr>
              <w:t xml:space="preserve">Inhoud</w:t>
            </w:r>
          </w:p>
        </w:tc>
      </w:tr>
      <w:tr>
        <w:tc>
          <w:tcPr/>
          <w:p w:rsidR="00000000" w:rsidDel="00000000" w:rsidP="00000000" w:rsidRDefault="00000000" w:rsidRPr="00000000" w14:paraId="00000360">
            <w:pPr>
              <w:rPr>
                <w:b w:val="1"/>
              </w:rPr>
            </w:pPr>
            <w:r w:rsidDel="00000000" w:rsidR="00000000" w:rsidRPr="00000000">
              <w:rPr>
                <w:b w:val="1"/>
                <w:rtl w:val="0"/>
              </w:rPr>
              <w:t xml:space="preserve">Opdracht</w:t>
            </w:r>
          </w:p>
        </w:tc>
        <w:tc>
          <w:tcPr/>
          <w:p w:rsidR="00000000" w:rsidDel="00000000" w:rsidP="00000000" w:rsidRDefault="00000000" w:rsidRPr="00000000" w14:paraId="00000361">
            <w:pPr>
              <w:rPr/>
            </w:pPr>
            <w:r w:rsidDel="00000000" w:rsidR="00000000" w:rsidRPr="00000000">
              <w:rPr>
                <w:rtl w:val="0"/>
              </w:rPr>
              <w:t xml:space="preserve">0x84FF</w:t>
            </w:r>
          </w:p>
        </w:tc>
        <w:tc>
          <w:tcPr/>
          <w:p w:rsidR="00000000" w:rsidDel="00000000" w:rsidP="00000000" w:rsidRDefault="00000000" w:rsidRPr="00000000" w14:paraId="00000362">
            <w:pPr>
              <w:rPr/>
            </w:pPr>
            <w:r w:rsidDel="00000000" w:rsidR="00000000" w:rsidRPr="00000000">
              <w:rPr>
                <w:rtl w:val="0"/>
              </w:rPr>
              <w:t xml:space="preserve">WRITE_DS18B20_CONVERSION, start een temperatuur conversie met alle aangesloten temperatuursensor.</w:t>
            </w:r>
          </w:p>
        </w:tc>
      </w:tr>
      <w:tr>
        <w:tc>
          <w:tcPr/>
          <w:p w:rsidR="00000000" w:rsidDel="00000000" w:rsidP="00000000" w:rsidRDefault="00000000" w:rsidRPr="00000000" w14:paraId="00000363">
            <w:pPr>
              <w:rPr>
                <w:b w:val="1"/>
              </w:rPr>
            </w:pPr>
            <w:r w:rsidDel="00000000" w:rsidR="00000000" w:rsidRPr="00000000">
              <w:rPr>
                <w:b w:val="1"/>
                <w:rtl w:val="0"/>
              </w:rPr>
              <w:t xml:space="preserve">Antwoord1</w:t>
            </w:r>
          </w:p>
        </w:tc>
        <w:tc>
          <w:tcPr/>
          <w:p w:rsidR="00000000" w:rsidDel="00000000" w:rsidP="00000000" w:rsidRDefault="00000000" w:rsidRPr="00000000" w14:paraId="00000364">
            <w:pPr>
              <w:rPr/>
            </w:pPr>
            <w:r w:rsidDel="00000000" w:rsidR="00000000" w:rsidRPr="00000000">
              <w:rPr>
                <w:rtl w:val="0"/>
              </w:rPr>
              <w:t xml:space="preserve">0x008400000000</w:t>
            </w:r>
          </w:p>
        </w:tc>
        <w:tc>
          <w:tcPr/>
          <w:p w:rsidR="00000000" w:rsidDel="00000000" w:rsidP="00000000" w:rsidRDefault="00000000" w:rsidRPr="00000000" w14:paraId="00000365">
            <w:pPr>
              <w:rPr/>
            </w:pPr>
            <w:r w:rsidDel="00000000" w:rsidR="00000000" w:rsidRPr="00000000">
              <w:rPr>
                <w:rtl w:val="0"/>
              </w:rPr>
              <w:t xml:space="preserve">NRF_SUCCESS, conversie wordt gestart. Dit bericht wordt bij de LoRaWAN interface niet terug gestuurd als de error code NRF_SUCCES is.</w:t>
            </w:r>
          </w:p>
        </w:tc>
      </w:tr>
      <w:tr>
        <w:trPr>
          <w:trHeight w:val="260" w:hRule="atLeast"/>
        </w:trPr>
        <w:tc>
          <w:tcPr/>
          <w:p w:rsidR="00000000" w:rsidDel="00000000" w:rsidP="00000000" w:rsidRDefault="00000000" w:rsidRPr="00000000" w14:paraId="00000366">
            <w:pPr>
              <w:rPr>
                <w:b w:val="1"/>
              </w:rPr>
            </w:pPr>
            <w:r w:rsidDel="00000000" w:rsidR="00000000" w:rsidRPr="00000000">
              <w:rPr>
                <w:b w:val="1"/>
                <w:rtl w:val="0"/>
              </w:rPr>
              <w:t xml:space="preserve">Antwoord2</w:t>
            </w:r>
          </w:p>
        </w:tc>
        <w:tc>
          <w:tcPr/>
          <w:p w:rsidR="00000000" w:rsidDel="00000000" w:rsidP="00000000" w:rsidRDefault="00000000" w:rsidRPr="00000000" w14:paraId="00000367">
            <w:pPr>
              <w:rPr/>
            </w:pPr>
            <w:r w:rsidDel="00000000" w:rsidR="00000000" w:rsidRPr="00000000">
              <w:rPr>
                <w:rtl w:val="0"/>
              </w:rPr>
              <w:t xml:space="preserve">0x0403089809C4FF9C</w:t>
            </w:r>
          </w:p>
        </w:tc>
        <w:tc>
          <w:tcPr/>
          <w:p w:rsidR="00000000" w:rsidDel="00000000" w:rsidP="00000000" w:rsidRDefault="00000000" w:rsidRPr="00000000" w14:paraId="00000368">
            <w:pPr>
              <w:rPr/>
            </w:pPr>
            <w:r w:rsidDel="00000000" w:rsidR="00000000" w:rsidRPr="00000000">
              <w:rPr>
                <w:rtl w:val="0"/>
              </w:rPr>
              <w:t xml:space="preserve">READ_DS18B20_CONVERSION,</w:t>
            </w:r>
          </w:p>
          <w:p w:rsidR="00000000" w:rsidDel="00000000" w:rsidP="00000000" w:rsidRDefault="00000000" w:rsidRPr="00000000" w14:paraId="00000369">
            <w:pPr>
              <w:rPr/>
            </w:pPr>
            <w:r w:rsidDel="00000000" w:rsidR="00000000" w:rsidRPr="00000000">
              <w:rPr>
                <w:rtl w:val="0"/>
              </w:rPr>
              <w:t xml:space="preserve">3 DS18B20 sensoren</w:t>
            </w:r>
          </w:p>
          <w:p w:rsidR="00000000" w:rsidDel="00000000" w:rsidP="00000000" w:rsidRDefault="00000000" w:rsidRPr="00000000" w14:paraId="0000036A">
            <w:pPr>
              <w:rPr/>
            </w:pPr>
            <w:r w:rsidDel="00000000" w:rsidR="00000000" w:rsidRPr="00000000">
              <w:rPr>
                <w:rtl w:val="0"/>
              </w:rPr>
              <w:t xml:space="preserve">temperatuur[0] = 0x0898/2200d = 22.00°C</w:t>
            </w:r>
          </w:p>
          <w:p w:rsidR="00000000" w:rsidDel="00000000" w:rsidP="00000000" w:rsidRDefault="00000000" w:rsidRPr="00000000" w14:paraId="0000036B">
            <w:pPr>
              <w:rPr/>
            </w:pPr>
            <w:r w:rsidDel="00000000" w:rsidR="00000000" w:rsidRPr="00000000">
              <w:rPr>
                <w:rtl w:val="0"/>
              </w:rPr>
              <w:t xml:space="preserve">temperatuur[1] = 0x09C4/2500d = 25.00°C</w:t>
            </w:r>
          </w:p>
          <w:p w:rsidR="00000000" w:rsidDel="00000000" w:rsidP="00000000" w:rsidRDefault="00000000" w:rsidRPr="00000000" w14:paraId="0000036C">
            <w:pPr>
              <w:rPr/>
            </w:pPr>
            <w:r w:rsidDel="00000000" w:rsidR="00000000" w:rsidRPr="00000000">
              <w:rPr>
                <w:rtl w:val="0"/>
              </w:rPr>
              <w:t xml:space="preserve">temperatuur[2] = 0xFF9C/-10000d = -100.00°C</w:t>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Als een gemeten temperatuur op -100.0C staat betekent dit dat de sensor een communicatie fout had tijdens het starten van de conversie of tijdens het uitlezen. Dit kan voorkomen tot nu toe als het soft device bezig is met een actie met hoge prioriteit, bijvoorbeeld het schrijven of lezen van het flash.</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3"/>
        <w:numPr>
          <w:ilvl w:val="2"/>
          <w:numId w:val="2"/>
        </w:numPr>
        <w:rPr>
          <w:rFonts w:ascii="Arial" w:cs="Arial" w:eastAsia="Arial" w:hAnsi="Arial"/>
          <w:b w:val="1"/>
        </w:rPr>
      </w:pPr>
      <w:bookmarkStart w:colFirst="0" w:colLast="0" w:name="_heading=h.ozrgag6jm3qx" w:id="28"/>
      <w:bookmarkEnd w:id="28"/>
      <w:r w:rsidDel="00000000" w:rsidR="00000000" w:rsidRPr="00000000">
        <w:rPr>
          <w:rtl w:val="0"/>
        </w:rPr>
        <w:t xml:space="preserve">7d/0x07 - BME280_CONVERSION_READ</w:t>
      </w:r>
    </w:p>
    <w:p w:rsidR="00000000" w:rsidDel="00000000" w:rsidP="00000000" w:rsidRDefault="00000000" w:rsidRPr="00000000" w14:paraId="00000372">
      <w:pPr>
        <w:rPr/>
      </w:pPr>
      <w:r w:rsidDel="00000000" w:rsidR="00000000" w:rsidRPr="00000000">
        <w:rPr>
          <w:rtl w:val="0"/>
        </w:rPr>
        <w:t xml:space="preserve">Lees de temperatuur, luchtvochtigheid en barometrische druk uit van de laatste conversie.</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Opdracht:</w:t>
      </w:r>
    </w:p>
    <w:tbl>
      <w:tblPr>
        <w:tblStyle w:val="Table28"/>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375">
            <w:pPr>
              <w:rPr>
                <w:b w:val="1"/>
              </w:rPr>
            </w:pPr>
            <w:r w:rsidDel="00000000" w:rsidR="00000000" w:rsidRPr="00000000">
              <w:rPr>
                <w:b w:val="1"/>
                <w:rtl w:val="0"/>
              </w:rPr>
              <w:t xml:space="preserve">Veld</w:t>
            </w:r>
          </w:p>
        </w:tc>
        <w:tc>
          <w:tcPr/>
          <w:p w:rsidR="00000000" w:rsidDel="00000000" w:rsidP="00000000" w:rsidRDefault="00000000" w:rsidRPr="00000000" w14:paraId="00000376">
            <w:pPr>
              <w:rPr>
                <w:b w:val="1"/>
              </w:rPr>
            </w:pPr>
            <w:r w:rsidDel="00000000" w:rsidR="00000000" w:rsidRPr="00000000">
              <w:rPr>
                <w:b w:val="1"/>
                <w:rtl w:val="0"/>
              </w:rPr>
              <w:t xml:space="preserve">Grote</w:t>
            </w:r>
          </w:p>
        </w:tc>
        <w:tc>
          <w:tcPr/>
          <w:p w:rsidR="00000000" w:rsidDel="00000000" w:rsidP="00000000" w:rsidRDefault="00000000" w:rsidRPr="00000000" w14:paraId="00000377">
            <w:pPr>
              <w:rPr>
                <w:b w:val="1"/>
              </w:rPr>
            </w:pPr>
            <w:r w:rsidDel="00000000" w:rsidR="00000000" w:rsidRPr="00000000">
              <w:rPr>
                <w:b w:val="1"/>
                <w:rtl w:val="0"/>
              </w:rPr>
              <w:t xml:space="preserve">Waarde</w:t>
            </w:r>
          </w:p>
        </w:tc>
        <w:tc>
          <w:tcPr/>
          <w:p w:rsidR="00000000" w:rsidDel="00000000" w:rsidP="00000000" w:rsidRDefault="00000000" w:rsidRPr="00000000" w14:paraId="00000378">
            <w:pPr>
              <w:rPr>
                <w:b w:val="1"/>
              </w:rPr>
            </w:pPr>
            <w:r w:rsidDel="00000000" w:rsidR="00000000" w:rsidRPr="00000000">
              <w:rPr>
                <w:b w:val="1"/>
                <w:rtl w:val="0"/>
              </w:rPr>
              <w:t xml:space="preserve">Omschrijving</w:t>
            </w:r>
          </w:p>
        </w:tc>
      </w:tr>
      <w:tr>
        <w:tc>
          <w:tcPr/>
          <w:p w:rsidR="00000000" w:rsidDel="00000000" w:rsidP="00000000" w:rsidRDefault="00000000" w:rsidRPr="00000000" w14:paraId="00000379">
            <w:pPr>
              <w:rPr/>
            </w:pPr>
            <w:r w:rsidDel="00000000" w:rsidR="00000000" w:rsidRPr="00000000">
              <w:rPr>
                <w:rtl w:val="0"/>
              </w:rPr>
              <w:t xml:space="preserve">BME280_CONVERSION_READ</w:t>
            </w:r>
          </w:p>
        </w:tc>
        <w:tc>
          <w:tcPr/>
          <w:p w:rsidR="00000000" w:rsidDel="00000000" w:rsidP="00000000" w:rsidRDefault="00000000" w:rsidRPr="00000000" w14:paraId="0000037A">
            <w:pPr>
              <w:rPr/>
            </w:pPr>
            <w:r w:rsidDel="00000000" w:rsidR="00000000" w:rsidRPr="00000000">
              <w:rPr>
                <w:rtl w:val="0"/>
              </w:rPr>
              <w:t xml:space="preserve">Uint8_t</w:t>
            </w:r>
          </w:p>
        </w:tc>
        <w:tc>
          <w:tcPr/>
          <w:p w:rsidR="00000000" w:rsidDel="00000000" w:rsidP="00000000" w:rsidRDefault="00000000" w:rsidRPr="00000000" w14:paraId="0000037B">
            <w:pPr>
              <w:rPr/>
            </w:pPr>
            <w:r w:rsidDel="00000000" w:rsidR="00000000" w:rsidRPr="00000000">
              <w:rPr>
                <w:rtl w:val="0"/>
              </w:rPr>
              <w:t xml:space="preserve">0x07</w:t>
            </w:r>
          </w:p>
        </w:tc>
        <w:tc>
          <w:tcPr/>
          <w:p w:rsidR="00000000" w:rsidDel="00000000" w:rsidP="00000000" w:rsidRDefault="00000000" w:rsidRPr="00000000" w14:paraId="0000037C">
            <w:pPr>
              <w:rPr/>
            </w:pPr>
            <w:r w:rsidDel="00000000" w:rsidR="00000000" w:rsidRPr="00000000">
              <w:rPr>
                <w:rtl w:val="0"/>
              </w:rPr>
              <w:t xml:space="preserve">BME280_CONVERSION_READ opdracht ID</w:t>
            </w:r>
          </w:p>
        </w:tc>
      </w:tr>
    </w:tbl>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Antwoord:</w:t>
      </w:r>
    </w:p>
    <w:tbl>
      <w:tblPr>
        <w:tblStyle w:val="Table2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7F">
            <w:pPr>
              <w:rPr>
                <w:b w:val="1"/>
              </w:rPr>
            </w:pPr>
            <w:r w:rsidDel="00000000" w:rsidR="00000000" w:rsidRPr="00000000">
              <w:rPr>
                <w:b w:val="1"/>
                <w:rtl w:val="0"/>
              </w:rPr>
              <w:t xml:space="preserve">Veld</w:t>
            </w:r>
          </w:p>
        </w:tc>
        <w:tc>
          <w:tcPr/>
          <w:p w:rsidR="00000000" w:rsidDel="00000000" w:rsidP="00000000" w:rsidRDefault="00000000" w:rsidRPr="00000000" w14:paraId="00000380">
            <w:pPr>
              <w:rPr>
                <w:b w:val="1"/>
              </w:rPr>
            </w:pPr>
            <w:r w:rsidDel="00000000" w:rsidR="00000000" w:rsidRPr="00000000">
              <w:rPr>
                <w:b w:val="1"/>
                <w:rtl w:val="0"/>
              </w:rPr>
              <w:t xml:space="preserve">Grote</w:t>
            </w:r>
          </w:p>
        </w:tc>
        <w:tc>
          <w:tcPr/>
          <w:p w:rsidR="00000000" w:rsidDel="00000000" w:rsidP="00000000" w:rsidRDefault="00000000" w:rsidRPr="00000000" w14:paraId="00000381">
            <w:pPr>
              <w:rPr>
                <w:b w:val="1"/>
              </w:rPr>
            </w:pPr>
            <w:r w:rsidDel="00000000" w:rsidR="00000000" w:rsidRPr="00000000">
              <w:rPr>
                <w:b w:val="1"/>
                <w:rtl w:val="0"/>
              </w:rPr>
              <w:t xml:space="preserve">Waarde</w:t>
            </w:r>
          </w:p>
        </w:tc>
        <w:tc>
          <w:tcPr/>
          <w:p w:rsidR="00000000" w:rsidDel="00000000" w:rsidP="00000000" w:rsidRDefault="00000000" w:rsidRPr="00000000" w14:paraId="00000382">
            <w:pPr>
              <w:rPr>
                <w:b w:val="1"/>
              </w:rPr>
            </w:pPr>
            <w:r w:rsidDel="00000000" w:rsidR="00000000" w:rsidRPr="00000000">
              <w:rPr>
                <w:b w:val="1"/>
                <w:rtl w:val="0"/>
              </w:rPr>
              <w:t xml:space="preserve">Omschrijving</w:t>
            </w:r>
          </w:p>
        </w:tc>
      </w:tr>
      <w:tr>
        <w:tc>
          <w:tcPr/>
          <w:p w:rsidR="00000000" w:rsidDel="00000000" w:rsidP="00000000" w:rsidRDefault="00000000" w:rsidRPr="00000000" w14:paraId="00000383">
            <w:pPr>
              <w:rPr/>
            </w:pPr>
            <w:r w:rsidDel="00000000" w:rsidR="00000000" w:rsidRPr="00000000">
              <w:rPr>
                <w:rtl w:val="0"/>
              </w:rPr>
              <w:t xml:space="preserve">BME280_CONVERSION_READ</w:t>
            </w:r>
          </w:p>
        </w:tc>
        <w:tc>
          <w:tcPr/>
          <w:p w:rsidR="00000000" w:rsidDel="00000000" w:rsidP="00000000" w:rsidRDefault="00000000" w:rsidRPr="00000000" w14:paraId="00000384">
            <w:pPr>
              <w:rPr/>
            </w:pPr>
            <w:r w:rsidDel="00000000" w:rsidR="00000000" w:rsidRPr="00000000">
              <w:rPr>
                <w:rtl w:val="0"/>
              </w:rPr>
              <w:t xml:space="preserve">Uint8_t</w:t>
            </w:r>
          </w:p>
        </w:tc>
        <w:tc>
          <w:tcPr/>
          <w:p w:rsidR="00000000" w:rsidDel="00000000" w:rsidP="00000000" w:rsidRDefault="00000000" w:rsidRPr="00000000" w14:paraId="00000385">
            <w:pPr>
              <w:rPr/>
            </w:pPr>
            <w:r w:rsidDel="00000000" w:rsidR="00000000" w:rsidRPr="00000000">
              <w:rPr>
                <w:rtl w:val="0"/>
              </w:rPr>
              <w:t xml:space="preserve">0x07</w:t>
            </w:r>
          </w:p>
        </w:tc>
        <w:tc>
          <w:tcPr/>
          <w:p w:rsidR="00000000" w:rsidDel="00000000" w:rsidP="00000000" w:rsidRDefault="00000000" w:rsidRPr="00000000" w14:paraId="00000386">
            <w:pPr>
              <w:rPr/>
            </w:pPr>
            <w:r w:rsidDel="00000000" w:rsidR="00000000" w:rsidRPr="00000000">
              <w:rPr>
                <w:rtl w:val="0"/>
              </w:rPr>
              <w:t xml:space="preserve">BME280_CONVERSION_READ</w:t>
            </w:r>
          </w:p>
        </w:tc>
      </w:tr>
      <w:tr>
        <w:tc>
          <w:tcPr/>
          <w:p w:rsidR="00000000" w:rsidDel="00000000" w:rsidP="00000000" w:rsidRDefault="00000000" w:rsidRPr="00000000" w14:paraId="00000387">
            <w:pPr>
              <w:rPr/>
            </w:pPr>
            <w:r w:rsidDel="00000000" w:rsidR="00000000" w:rsidRPr="00000000">
              <w:rPr>
                <w:rtl w:val="0"/>
              </w:rPr>
              <w:t xml:space="preserve">Temperatuur</w:t>
            </w:r>
          </w:p>
        </w:tc>
        <w:tc>
          <w:tcPr/>
          <w:p w:rsidR="00000000" w:rsidDel="00000000" w:rsidP="00000000" w:rsidRDefault="00000000" w:rsidRPr="00000000" w14:paraId="00000388">
            <w:pPr>
              <w:rPr/>
            </w:pPr>
            <w:r w:rsidDel="00000000" w:rsidR="00000000" w:rsidRPr="00000000">
              <w:rPr>
                <w:rtl w:val="0"/>
              </w:rPr>
              <w:t xml:space="preserve">int16_t</w:t>
            </w:r>
          </w:p>
        </w:tc>
        <w:tc>
          <w:tcPr/>
          <w:p w:rsidR="00000000" w:rsidDel="00000000" w:rsidP="00000000" w:rsidRDefault="00000000" w:rsidRPr="00000000" w14:paraId="00000389">
            <w:pPr>
              <w:rPr/>
            </w:pPr>
            <w:r w:rsidDel="00000000" w:rsidR="00000000" w:rsidRPr="00000000">
              <w:rPr>
                <w:rtl w:val="0"/>
              </w:rPr>
              <w:t xml:space="preserve">-</w:t>
            </w:r>
          </w:p>
        </w:tc>
        <w:tc>
          <w:tcPr/>
          <w:p w:rsidR="00000000" w:rsidDel="00000000" w:rsidP="00000000" w:rsidRDefault="00000000" w:rsidRPr="00000000" w14:paraId="0000038A">
            <w:pPr>
              <w:rPr/>
            </w:pPr>
            <w:r w:rsidDel="00000000" w:rsidR="00000000" w:rsidRPr="00000000">
              <w:rPr>
                <w:rtl w:val="0"/>
              </w:rPr>
              <w:t xml:space="preserve">Temperatuur in twee decimalen nauwkeurig signed integer getal</w:t>
            </w:r>
          </w:p>
        </w:tc>
      </w:tr>
      <w:tr>
        <w:tc>
          <w:tcPr/>
          <w:p w:rsidR="00000000" w:rsidDel="00000000" w:rsidP="00000000" w:rsidRDefault="00000000" w:rsidRPr="00000000" w14:paraId="0000038B">
            <w:pPr>
              <w:rPr/>
            </w:pPr>
            <w:r w:rsidDel="00000000" w:rsidR="00000000" w:rsidRPr="00000000">
              <w:rPr>
                <w:rtl w:val="0"/>
              </w:rPr>
              <w:t xml:space="preserve">Relatieve luchtvochtigheid</w:t>
            </w:r>
          </w:p>
        </w:tc>
        <w:tc>
          <w:tcPr/>
          <w:p w:rsidR="00000000" w:rsidDel="00000000" w:rsidP="00000000" w:rsidRDefault="00000000" w:rsidRPr="00000000" w14:paraId="0000038C">
            <w:pPr>
              <w:rPr/>
            </w:pPr>
            <w:r w:rsidDel="00000000" w:rsidR="00000000" w:rsidRPr="00000000">
              <w:rPr>
                <w:rtl w:val="0"/>
              </w:rPr>
              <w:t xml:space="preserve">uint16_t</w:t>
            </w:r>
          </w:p>
        </w:tc>
        <w:tc>
          <w:tcPr/>
          <w:p w:rsidR="00000000" w:rsidDel="00000000" w:rsidP="00000000" w:rsidRDefault="00000000" w:rsidRPr="00000000" w14:paraId="0000038D">
            <w:pPr>
              <w:rPr/>
            </w:pPr>
            <w:r w:rsidDel="00000000" w:rsidR="00000000" w:rsidRPr="00000000">
              <w:rPr>
                <w:rtl w:val="0"/>
              </w:rPr>
              <w:t xml:space="preserve">-</w:t>
            </w:r>
          </w:p>
        </w:tc>
        <w:tc>
          <w:tcPr/>
          <w:p w:rsidR="00000000" w:rsidDel="00000000" w:rsidP="00000000" w:rsidRDefault="00000000" w:rsidRPr="00000000" w14:paraId="0000038E">
            <w:pPr>
              <w:rPr/>
            </w:pPr>
            <w:r w:rsidDel="00000000" w:rsidR="00000000" w:rsidRPr="00000000">
              <w:rPr>
                <w:rtl w:val="0"/>
              </w:rPr>
              <w:t xml:space="preserve">Relatieve luchtvochtigheid in twee decimalen nauwkeurig unsigned integer getal</w:t>
            </w:r>
          </w:p>
        </w:tc>
      </w:tr>
      <w:tr>
        <w:tc>
          <w:tcPr/>
          <w:p w:rsidR="00000000" w:rsidDel="00000000" w:rsidP="00000000" w:rsidRDefault="00000000" w:rsidRPr="00000000" w14:paraId="0000038F">
            <w:pPr>
              <w:rPr/>
            </w:pPr>
            <w:r w:rsidDel="00000000" w:rsidR="00000000" w:rsidRPr="00000000">
              <w:rPr>
                <w:rtl w:val="0"/>
              </w:rPr>
              <w:t xml:space="preserve">Barometrische druk</w:t>
            </w:r>
          </w:p>
        </w:tc>
        <w:tc>
          <w:tcPr/>
          <w:p w:rsidR="00000000" w:rsidDel="00000000" w:rsidP="00000000" w:rsidRDefault="00000000" w:rsidRPr="00000000" w14:paraId="00000390">
            <w:pPr>
              <w:rPr/>
            </w:pPr>
            <w:r w:rsidDel="00000000" w:rsidR="00000000" w:rsidRPr="00000000">
              <w:rPr>
                <w:rtl w:val="0"/>
              </w:rPr>
              <w:t xml:space="preserve">uint16_t</w:t>
            </w:r>
          </w:p>
        </w:tc>
        <w:tc>
          <w:tcPr/>
          <w:p w:rsidR="00000000" w:rsidDel="00000000" w:rsidP="00000000" w:rsidRDefault="00000000" w:rsidRPr="00000000" w14:paraId="00000391">
            <w:pPr>
              <w:rPr/>
            </w:pPr>
            <w:r w:rsidDel="00000000" w:rsidR="00000000" w:rsidRPr="00000000">
              <w:rPr>
                <w:rtl w:val="0"/>
              </w:rPr>
              <w:t xml:space="preserve">-</w:t>
            </w:r>
          </w:p>
        </w:tc>
        <w:tc>
          <w:tcPr/>
          <w:p w:rsidR="00000000" w:rsidDel="00000000" w:rsidP="00000000" w:rsidRDefault="00000000" w:rsidRPr="00000000" w14:paraId="00000392">
            <w:pPr>
              <w:rPr/>
            </w:pPr>
            <w:r w:rsidDel="00000000" w:rsidR="00000000" w:rsidRPr="00000000">
              <w:rPr>
                <w:rtl w:val="0"/>
              </w:rPr>
              <w:t xml:space="preserve">Barometrische druk in hPa</w:t>
            </w:r>
          </w:p>
        </w:tc>
      </w:tr>
    </w:tbl>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b w:val="1"/>
          <w:rtl w:val="0"/>
        </w:rPr>
        <w:t xml:space="preserve">Voorbeeld:</w:t>
      </w:r>
    </w:p>
    <w:tbl>
      <w:tblPr>
        <w:tblStyle w:val="Table30"/>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395">
            <w:pPr>
              <w:rPr>
                <w:b w:val="1"/>
              </w:rPr>
            </w:pPr>
            <w:r w:rsidDel="00000000" w:rsidR="00000000" w:rsidRPr="00000000">
              <w:rPr>
                <w:rtl w:val="0"/>
              </w:rPr>
            </w:r>
          </w:p>
        </w:tc>
        <w:tc>
          <w:tcPr/>
          <w:p w:rsidR="00000000" w:rsidDel="00000000" w:rsidP="00000000" w:rsidRDefault="00000000" w:rsidRPr="00000000" w14:paraId="00000396">
            <w:pPr>
              <w:rPr>
                <w:b w:val="1"/>
              </w:rPr>
            </w:pPr>
            <w:r w:rsidDel="00000000" w:rsidR="00000000" w:rsidRPr="00000000">
              <w:rPr>
                <w:b w:val="1"/>
                <w:rtl w:val="0"/>
              </w:rPr>
              <w:t xml:space="preserve">Hex bericht</w:t>
            </w:r>
          </w:p>
        </w:tc>
        <w:tc>
          <w:tcPr/>
          <w:p w:rsidR="00000000" w:rsidDel="00000000" w:rsidP="00000000" w:rsidRDefault="00000000" w:rsidRPr="00000000" w14:paraId="00000397">
            <w:pPr>
              <w:rPr>
                <w:b w:val="1"/>
              </w:rPr>
            </w:pPr>
            <w:r w:rsidDel="00000000" w:rsidR="00000000" w:rsidRPr="00000000">
              <w:rPr>
                <w:b w:val="1"/>
                <w:rtl w:val="0"/>
              </w:rPr>
              <w:t xml:space="preserve">Inhoud</w:t>
            </w:r>
          </w:p>
        </w:tc>
      </w:tr>
      <w:tr>
        <w:tc>
          <w:tcPr/>
          <w:p w:rsidR="00000000" w:rsidDel="00000000" w:rsidP="00000000" w:rsidRDefault="00000000" w:rsidRPr="00000000" w14:paraId="00000398">
            <w:pPr>
              <w:rPr>
                <w:b w:val="1"/>
              </w:rPr>
            </w:pPr>
            <w:r w:rsidDel="00000000" w:rsidR="00000000" w:rsidRPr="00000000">
              <w:rPr>
                <w:b w:val="1"/>
                <w:rtl w:val="0"/>
              </w:rPr>
              <w:t xml:space="preserve">Opdracht</w:t>
            </w:r>
          </w:p>
        </w:tc>
        <w:tc>
          <w:tcPr/>
          <w:p w:rsidR="00000000" w:rsidDel="00000000" w:rsidP="00000000" w:rsidRDefault="00000000" w:rsidRPr="00000000" w14:paraId="00000399">
            <w:pPr>
              <w:rPr/>
            </w:pPr>
            <w:r w:rsidDel="00000000" w:rsidR="00000000" w:rsidRPr="00000000">
              <w:rPr>
                <w:rtl w:val="0"/>
              </w:rPr>
              <w:t xml:space="preserve">0x07</w:t>
            </w:r>
          </w:p>
        </w:tc>
        <w:tc>
          <w:tcPr/>
          <w:p w:rsidR="00000000" w:rsidDel="00000000" w:rsidP="00000000" w:rsidRDefault="00000000" w:rsidRPr="00000000" w14:paraId="0000039A">
            <w:pPr>
              <w:rPr/>
            </w:pPr>
            <w:r w:rsidDel="00000000" w:rsidR="00000000" w:rsidRPr="00000000">
              <w:rPr>
                <w:rtl w:val="0"/>
              </w:rPr>
              <w:t xml:space="preserve">0x07 BME280_CONVERSION_READ</w:t>
            </w:r>
          </w:p>
        </w:tc>
      </w:tr>
      <w:tr>
        <w:tc>
          <w:tcPr/>
          <w:p w:rsidR="00000000" w:rsidDel="00000000" w:rsidP="00000000" w:rsidRDefault="00000000" w:rsidRPr="00000000" w14:paraId="0000039B">
            <w:pPr>
              <w:rPr>
                <w:b w:val="1"/>
              </w:rPr>
            </w:pPr>
            <w:r w:rsidDel="00000000" w:rsidR="00000000" w:rsidRPr="00000000">
              <w:rPr>
                <w:b w:val="1"/>
                <w:rtl w:val="0"/>
              </w:rPr>
              <w:t xml:space="preserve">Antwoord</w:t>
            </w:r>
          </w:p>
        </w:tc>
        <w:tc>
          <w:tcPr/>
          <w:p w:rsidR="00000000" w:rsidDel="00000000" w:rsidP="00000000" w:rsidRDefault="00000000" w:rsidRPr="00000000" w14:paraId="0000039C">
            <w:pPr>
              <w:rPr/>
            </w:pPr>
            <w:r w:rsidDel="00000000" w:rsidR="00000000" w:rsidRPr="00000000">
              <w:rPr>
                <w:rtl w:val="0"/>
              </w:rPr>
              <w:t xml:space="preserve">0x07086C11D602A8</w:t>
            </w:r>
          </w:p>
        </w:tc>
        <w:tc>
          <w:tcPr/>
          <w:p w:rsidR="00000000" w:rsidDel="00000000" w:rsidP="00000000" w:rsidRDefault="00000000" w:rsidRPr="00000000" w14:paraId="0000039D">
            <w:pPr>
              <w:rPr/>
            </w:pPr>
            <w:r w:rsidDel="00000000" w:rsidR="00000000" w:rsidRPr="00000000">
              <w:rPr>
                <w:rtl w:val="0"/>
              </w:rPr>
              <w:t xml:space="preserve">BME280_CONVERSION_READ: Temp=21.56 C, RH=45.66%, Pressure=680 hPa</w:t>
            </w:r>
          </w:p>
        </w:tc>
      </w:tr>
    </w:tbl>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pStyle w:val="Heading3"/>
        <w:numPr>
          <w:ilvl w:val="2"/>
          <w:numId w:val="2"/>
        </w:numPr>
        <w:rPr>
          <w:rFonts w:ascii="Arial" w:cs="Arial" w:eastAsia="Arial" w:hAnsi="Arial"/>
          <w:b w:val="1"/>
        </w:rPr>
      </w:pPr>
      <w:bookmarkStart w:colFirst="0" w:colLast="0" w:name="_heading=h.whp1jy84ue2u" w:id="29"/>
      <w:bookmarkEnd w:id="29"/>
      <w:r w:rsidDel="00000000" w:rsidR="00000000" w:rsidRPr="00000000">
        <w:rPr>
          <w:rtl w:val="0"/>
        </w:rPr>
        <w:t xml:space="preserve">7d/0x87 - BME280_CONVERSION_START</w:t>
      </w:r>
    </w:p>
    <w:p w:rsidR="00000000" w:rsidDel="00000000" w:rsidP="00000000" w:rsidRDefault="00000000" w:rsidRPr="00000000" w14:paraId="000003A2">
      <w:pPr>
        <w:rPr/>
      </w:pPr>
      <w:r w:rsidDel="00000000" w:rsidR="00000000" w:rsidRPr="00000000">
        <w:rPr>
          <w:rtl w:val="0"/>
        </w:rPr>
        <w:t xml:space="preserve">Start een temperatuur, luchtvochtigheid en barometrische druk conversie door de BME280. Als de conversie is afgelopen wordt er een BME280_CONVERSION_READ bericht teruggestuurd.</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Opdracht:</w:t>
      </w:r>
    </w:p>
    <w:tbl>
      <w:tblPr>
        <w:tblStyle w:val="Table31"/>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3A5">
            <w:pPr>
              <w:rPr>
                <w:b w:val="1"/>
              </w:rPr>
            </w:pPr>
            <w:r w:rsidDel="00000000" w:rsidR="00000000" w:rsidRPr="00000000">
              <w:rPr>
                <w:b w:val="1"/>
                <w:rtl w:val="0"/>
              </w:rPr>
              <w:t xml:space="preserve">Veld</w:t>
            </w:r>
          </w:p>
        </w:tc>
        <w:tc>
          <w:tcPr/>
          <w:p w:rsidR="00000000" w:rsidDel="00000000" w:rsidP="00000000" w:rsidRDefault="00000000" w:rsidRPr="00000000" w14:paraId="000003A6">
            <w:pPr>
              <w:rPr>
                <w:b w:val="1"/>
              </w:rPr>
            </w:pPr>
            <w:r w:rsidDel="00000000" w:rsidR="00000000" w:rsidRPr="00000000">
              <w:rPr>
                <w:b w:val="1"/>
                <w:rtl w:val="0"/>
              </w:rPr>
              <w:t xml:space="preserve">Grote</w:t>
            </w:r>
          </w:p>
        </w:tc>
        <w:tc>
          <w:tcPr/>
          <w:p w:rsidR="00000000" w:rsidDel="00000000" w:rsidP="00000000" w:rsidRDefault="00000000" w:rsidRPr="00000000" w14:paraId="000003A7">
            <w:pPr>
              <w:rPr>
                <w:b w:val="1"/>
              </w:rPr>
            </w:pPr>
            <w:r w:rsidDel="00000000" w:rsidR="00000000" w:rsidRPr="00000000">
              <w:rPr>
                <w:b w:val="1"/>
                <w:rtl w:val="0"/>
              </w:rPr>
              <w:t xml:space="preserve">Waarde</w:t>
            </w:r>
          </w:p>
        </w:tc>
        <w:tc>
          <w:tcPr/>
          <w:p w:rsidR="00000000" w:rsidDel="00000000" w:rsidP="00000000" w:rsidRDefault="00000000" w:rsidRPr="00000000" w14:paraId="000003A8">
            <w:pPr>
              <w:rPr>
                <w:b w:val="1"/>
              </w:rPr>
            </w:pPr>
            <w:r w:rsidDel="00000000" w:rsidR="00000000" w:rsidRPr="00000000">
              <w:rPr>
                <w:b w:val="1"/>
                <w:rtl w:val="0"/>
              </w:rPr>
              <w:t xml:space="preserve">Omschrijving</w:t>
            </w:r>
          </w:p>
        </w:tc>
      </w:tr>
      <w:tr>
        <w:tc>
          <w:tcPr/>
          <w:p w:rsidR="00000000" w:rsidDel="00000000" w:rsidP="00000000" w:rsidRDefault="00000000" w:rsidRPr="00000000" w14:paraId="000003A9">
            <w:pPr>
              <w:rPr/>
            </w:pPr>
            <w:r w:rsidDel="00000000" w:rsidR="00000000" w:rsidRPr="00000000">
              <w:rPr>
                <w:rtl w:val="0"/>
              </w:rPr>
              <w:t xml:space="preserve">BME280_CONVERSION_START</w:t>
            </w:r>
          </w:p>
        </w:tc>
        <w:tc>
          <w:tcPr/>
          <w:p w:rsidR="00000000" w:rsidDel="00000000" w:rsidP="00000000" w:rsidRDefault="00000000" w:rsidRPr="00000000" w14:paraId="000003AA">
            <w:pPr>
              <w:rPr/>
            </w:pPr>
            <w:r w:rsidDel="00000000" w:rsidR="00000000" w:rsidRPr="00000000">
              <w:rPr>
                <w:rtl w:val="0"/>
              </w:rPr>
              <w:t xml:space="preserve">Uint8_t</w:t>
            </w:r>
          </w:p>
        </w:tc>
        <w:tc>
          <w:tcPr/>
          <w:p w:rsidR="00000000" w:rsidDel="00000000" w:rsidP="00000000" w:rsidRDefault="00000000" w:rsidRPr="00000000" w14:paraId="000003AB">
            <w:pPr>
              <w:rPr/>
            </w:pPr>
            <w:r w:rsidDel="00000000" w:rsidR="00000000" w:rsidRPr="00000000">
              <w:rPr>
                <w:rtl w:val="0"/>
              </w:rPr>
              <w:t xml:space="preserve">0x87</w:t>
            </w:r>
          </w:p>
        </w:tc>
        <w:tc>
          <w:tcPr/>
          <w:p w:rsidR="00000000" w:rsidDel="00000000" w:rsidP="00000000" w:rsidRDefault="00000000" w:rsidRPr="00000000" w14:paraId="000003AC">
            <w:pPr>
              <w:rPr/>
            </w:pPr>
            <w:r w:rsidDel="00000000" w:rsidR="00000000" w:rsidRPr="00000000">
              <w:rPr>
                <w:rtl w:val="0"/>
              </w:rPr>
              <w:t xml:space="preserve">BME280_CONVERSION_START opdracht ID</w:t>
            </w:r>
          </w:p>
        </w:tc>
      </w:tr>
    </w:tbl>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Antwoord:</w:t>
      </w:r>
    </w:p>
    <w:tbl>
      <w:tblPr>
        <w:tblStyle w:val="Table3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3AF">
            <w:pPr>
              <w:rPr>
                <w:b w:val="1"/>
              </w:rPr>
            </w:pPr>
            <w:r w:rsidDel="00000000" w:rsidR="00000000" w:rsidRPr="00000000">
              <w:rPr>
                <w:b w:val="1"/>
                <w:rtl w:val="0"/>
              </w:rPr>
              <w:t xml:space="preserve">Veld</w:t>
            </w:r>
          </w:p>
        </w:tc>
        <w:tc>
          <w:tcPr/>
          <w:p w:rsidR="00000000" w:rsidDel="00000000" w:rsidP="00000000" w:rsidRDefault="00000000" w:rsidRPr="00000000" w14:paraId="000003B0">
            <w:pPr>
              <w:rPr>
                <w:b w:val="1"/>
              </w:rPr>
            </w:pPr>
            <w:r w:rsidDel="00000000" w:rsidR="00000000" w:rsidRPr="00000000">
              <w:rPr>
                <w:b w:val="1"/>
                <w:rtl w:val="0"/>
              </w:rPr>
              <w:t xml:space="preserve">Grote</w:t>
            </w:r>
          </w:p>
        </w:tc>
        <w:tc>
          <w:tcPr/>
          <w:p w:rsidR="00000000" w:rsidDel="00000000" w:rsidP="00000000" w:rsidRDefault="00000000" w:rsidRPr="00000000" w14:paraId="000003B1">
            <w:pPr>
              <w:rPr>
                <w:b w:val="1"/>
              </w:rPr>
            </w:pPr>
            <w:r w:rsidDel="00000000" w:rsidR="00000000" w:rsidRPr="00000000">
              <w:rPr>
                <w:b w:val="1"/>
                <w:rtl w:val="0"/>
              </w:rPr>
              <w:t xml:space="preserve">Waarde</w:t>
            </w:r>
          </w:p>
        </w:tc>
        <w:tc>
          <w:tcPr/>
          <w:p w:rsidR="00000000" w:rsidDel="00000000" w:rsidP="00000000" w:rsidRDefault="00000000" w:rsidRPr="00000000" w14:paraId="000003B2">
            <w:pPr>
              <w:rPr>
                <w:b w:val="1"/>
              </w:rPr>
            </w:pPr>
            <w:r w:rsidDel="00000000" w:rsidR="00000000" w:rsidRPr="00000000">
              <w:rPr>
                <w:b w:val="1"/>
                <w:rtl w:val="0"/>
              </w:rPr>
              <w:t xml:space="preserve">Omschrijving</w:t>
            </w:r>
          </w:p>
        </w:tc>
      </w:tr>
      <w:tr>
        <w:tc>
          <w:tcPr/>
          <w:p w:rsidR="00000000" w:rsidDel="00000000" w:rsidP="00000000" w:rsidRDefault="00000000" w:rsidRPr="00000000" w14:paraId="000003B3">
            <w:pPr>
              <w:rPr/>
            </w:pPr>
            <w:r w:rsidDel="00000000" w:rsidR="00000000" w:rsidRPr="00000000">
              <w:rPr>
                <w:rtl w:val="0"/>
              </w:rPr>
              <w:t xml:space="preserve">BME280_CONVERSION_READ</w:t>
            </w:r>
          </w:p>
        </w:tc>
        <w:tc>
          <w:tcPr/>
          <w:p w:rsidR="00000000" w:rsidDel="00000000" w:rsidP="00000000" w:rsidRDefault="00000000" w:rsidRPr="00000000" w14:paraId="000003B4">
            <w:pPr>
              <w:rPr/>
            </w:pPr>
            <w:r w:rsidDel="00000000" w:rsidR="00000000" w:rsidRPr="00000000">
              <w:rPr>
                <w:rtl w:val="0"/>
              </w:rPr>
              <w:t xml:space="preserve">Uint8_t</w:t>
            </w:r>
          </w:p>
        </w:tc>
        <w:tc>
          <w:tcPr/>
          <w:p w:rsidR="00000000" w:rsidDel="00000000" w:rsidP="00000000" w:rsidRDefault="00000000" w:rsidRPr="00000000" w14:paraId="000003B5">
            <w:pPr>
              <w:rPr/>
            </w:pPr>
            <w:r w:rsidDel="00000000" w:rsidR="00000000" w:rsidRPr="00000000">
              <w:rPr>
                <w:rtl w:val="0"/>
              </w:rPr>
              <w:t xml:space="preserve">0x07</w:t>
            </w:r>
          </w:p>
        </w:tc>
        <w:tc>
          <w:tcPr/>
          <w:p w:rsidR="00000000" w:rsidDel="00000000" w:rsidP="00000000" w:rsidRDefault="00000000" w:rsidRPr="00000000" w14:paraId="000003B6">
            <w:pPr>
              <w:rPr/>
            </w:pPr>
            <w:r w:rsidDel="00000000" w:rsidR="00000000" w:rsidRPr="00000000">
              <w:rPr>
                <w:rtl w:val="0"/>
              </w:rPr>
              <w:t xml:space="preserve">BME280_CONVERSION_READ</w:t>
            </w:r>
          </w:p>
        </w:tc>
      </w:tr>
      <w:tr>
        <w:tc>
          <w:tcPr/>
          <w:p w:rsidR="00000000" w:rsidDel="00000000" w:rsidP="00000000" w:rsidRDefault="00000000" w:rsidRPr="00000000" w14:paraId="000003B7">
            <w:pPr>
              <w:rPr/>
            </w:pPr>
            <w:r w:rsidDel="00000000" w:rsidR="00000000" w:rsidRPr="00000000">
              <w:rPr>
                <w:rtl w:val="0"/>
              </w:rPr>
              <w:t xml:space="preserve">Temperatuur</w:t>
            </w:r>
          </w:p>
        </w:tc>
        <w:tc>
          <w:tcPr/>
          <w:p w:rsidR="00000000" w:rsidDel="00000000" w:rsidP="00000000" w:rsidRDefault="00000000" w:rsidRPr="00000000" w14:paraId="000003B8">
            <w:pPr>
              <w:rPr/>
            </w:pPr>
            <w:r w:rsidDel="00000000" w:rsidR="00000000" w:rsidRPr="00000000">
              <w:rPr>
                <w:rtl w:val="0"/>
              </w:rPr>
              <w:t xml:space="preserve">int16_t</w:t>
            </w:r>
          </w:p>
        </w:tc>
        <w:tc>
          <w:tcPr/>
          <w:p w:rsidR="00000000" w:rsidDel="00000000" w:rsidP="00000000" w:rsidRDefault="00000000" w:rsidRPr="00000000" w14:paraId="000003B9">
            <w:pPr>
              <w:rPr/>
            </w:pPr>
            <w:r w:rsidDel="00000000" w:rsidR="00000000" w:rsidRPr="00000000">
              <w:rPr>
                <w:rtl w:val="0"/>
              </w:rPr>
              <w:t xml:space="preserve">-</w:t>
            </w:r>
          </w:p>
        </w:tc>
        <w:tc>
          <w:tcPr/>
          <w:p w:rsidR="00000000" w:rsidDel="00000000" w:rsidP="00000000" w:rsidRDefault="00000000" w:rsidRPr="00000000" w14:paraId="000003BA">
            <w:pPr>
              <w:rPr/>
            </w:pPr>
            <w:r w:rsidDel="00000000" w:rsidR="00000000" w:rsidRPr="00000000">
              <w:rPr>
                <w:rtl w:val="0"/>
              </w:rPr>
              <w:t xml:space="preserve">Temperatuur in twee decimalen nauwkeurig signed integer getal</w:t>
            </w:r>
          </w:p>
        </w:tc>
      </w:tr>
      <w:tr>
        <w:tc>
          <w:tcPr/>
          <w:p w:rsidR="00000000" w:rsidDel="00000000" w:rsidP="00000000" w:rsidRDefault="00000000" w:rsidRPr="00000000" w14:paraId="000003BB">
            <w:pPr>
              <w:rPr/>
            </w:pPr>
            <w:r w:rsidDel="00000000" w:rsidR="00000000" w:rsidRPr="00000000">
              <w:rPr>
                <w:rtl w:val="0"/>
              </w:rPr>
              <w:t xml:space="preserve">Relatieve luchtvochtigheid</w:t>
            </w:r>
          </w:p>
        </w:tc>
        <w:tc>
          <w:tcPr/>
          <w:p w:rsidR="00000000" w:rsidDel="00000000" w:rsidP="00000000" w:rsidRDefault="00000000" w:rsidRPr="00000000" w14:paraId="000003BC">
            <w:pPr>
              <w:rPr/>
            </w:pPr>
            <w:r w:rsidDel="00000000" w:rsidR="00000000" w:rsidRPr="00000000">
              <w:rPr>
                <w:rtl w:val="0"/>
              </w:rPr>
              <w:t xml:space="preserve">uint16_t</w:t>
            </w:r>
          </w:p>
        </w:tc>
        <w:tc>
          <w:tcPr/>
          <w:p w:rsidR="00000000" w:rsidDel="00000000" w:rsidP="00000000" w:rsidRDefault="00000000" w:rsidRPr="00000000" w14:paraId="000003BD">
            <w:pPr>
              <w:rPr/>
            </w:pPr>
            <w:r w:rsidDel="00000000" w:rsidR="00000000" w:rsidRPr="00000000">
              <w:rPr>
                <w:rtl w:val="0"/>
              </w:rPr>
              <w:t xml:space="preserve">-</w:t>
            </w:r>
          </w:p>
        </w:tc>
        <w:tc>
          <w:tcPr/>
          <w:p w:rsidR="00000000" w:rsidDel="00000000" w:rsidP="00000000" w:rsidRDefault="00000000" w:rsidRPr="00000000" w14:paraId="000003BE">
            <w:pPr>
              <w:rPr/>
            </w:pPr>
            <w:r w:rsidDel="00000000" w:rsidR="00000000" w:rsidRPr="00000000">
              <w:rPr>
                <w:rtl w:val="0"/>
              </w:rPr>
              <w:t xml:space="preserve">Relatieve luchtvochtigheid in twee decimalen nauwkeurig unsigned integer getal</w:t>
            </w:r>
          </w:p>
        </w:tc>
      </w:tr>
      <w:tr>
        <w:tc>
          <w:tcPr/>
          <w:p w:rsidR="00000000" w:rsidDel="00000000" w:rsidP="00000000" w:rsidRDefault="00000000" w:rsidRPr="00000000" w14:paraId="000003BF">
            <w:pPr>
              <w:rPr/>
            </w:pPr>
            <w:r w:rsidDel="00000000" w:rsidR="00000000" w:rsidRPr="00000000">
              <w:rPr>
                <w:rtl w:val="0"/>
              </w:rPr>
              <w:t xml:space="preserve">Barometrische druk</w:t>
            </w:r>
          </w:p>
        </w:tc>
        <w:tc>
          <w:tcPr/>
          <w:p w:rsidR="00000000" w:rsidDel="00000000" w:rsidP="00000000" w:rsidRDefault="00000000" w:rsidRPr="00000000" w14:paraId="000003C0">
            <w:pPr>
              <w:rPr/>
            </w:pPr>
            <w:r w:rsidDel="00000000" w:rsidR="00000000" w:rsidRPr="00000000">
              <w:rPr>
                <w:rtl w:val="0"/>
              </w:rPr>
              <w:t xml:space="preserve">uint16_t</w:t>
            </w:r>
          </w:p>
        </w:tc>
        <w:tc>
          <w:tcPr/>
          <w:p w:rsidR="00000000" w:rsidDel="00000000" w:rsidP="00000000" w:rsidRDefault="00000000" w:rsidRPr="00000000" w14:paraId="000003C1">
            <w:pPr>
              <w:rPr/>
            </w:pPr>
            <w:r w:rsidDel="00000000" w:rsidR="00000000" w:rsidRPr="00000000">
              <w:rPr>
                <w:rtl w:val="0"/>
              </w:rPr>
              <w:t xml:space="preserve">-</w:t>
            </w:r>
          </w:p>
        </w:tc>
        <w:tc>
          <w:tcPr/>
          <w:p w:rsidR="00000000" w:rsidDel="00000000" w:rsidP="00000000" w:rsidRDefault="00000000" w:rsidRPr="00000000" w14:paraId="000003C2">
            <w:pPr>
              <w:rPr/>
            </w:pPr>
            <w:r w:rsidDel="00000000" w:rsidR="00000000" w:rsidRPr="00000000">
              <w:rPr>
                <w:rtl w:val="0"/>
              </w:rPr>
              <w:t xml:space="preserve">Barometrische druk in hPa</w:t>
            </w:r>
          </w:p>
        </w:tc>
      </w:tr>
    </w:tbl>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b w:val="1"/>
        </w:rPr>
      </w:pPr>
      <w:r w:rsidDel="00000000" w:rsidR="00000000" w:rsidRPr="00000000">
        <w:rPr>
          <w:b w:val="1"/>
          <w:rtl w:val="0"/>
        </w:rPr>
        <w:t xml:space="preserve">Voorbeeld:</w:t>
      </w:r>
    </w:p>
    <w:tbl>
      <w:tblPr>
        <w:tblStyle w:val="Table3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3C5">
            <w:pPr>
              <w:rPr>
                <w:b w:val="1"/>
              </w:rPr>
            </w:pPr>
            <w:r w:rsidDel="00000000" w:rsidR="00000000" w:rsidRPr="00000000">
              <w:rPr>
                <w:rtl w:val="0"/>
              </w:rPr>
            </w:r>
          </w:p>
        </w:tc>
        <w:tc>
          <w:tcPr/>
          <w:p w:rsidR="00000000" w:rsidDel="00000000" w:rsidP="00000000" w:rsidRDefault="00000000" w:rsidRPr="00000000" w14:paraId="000003C6">
            <w:pPr>
              <w:rPr>
                <w:b w:val="1"/>
              </w:rPr>
            </w:pPr>
            <w:r w:rsidDel="00000000" w:rsidR="00000000" w:rsidRPr="00000000">
              <w:rPr>
                <w:b w:val="1"/>
                <w:rtl w:val="0"/>
              </w:rPr>
              <w:t xml:space="preserve">Hex bericht</w:t>
            </w:r>
          </w:p>
        </w:tc>
        <w:tc>
          <w:tcPr/>
          <w:p w:rsidR="00000000" w:rsidDel="00000000" w:rsidP="00000000" w:rsidRDefault="00000000" w:rsidRPr="00000000" w14:paraId="000003C7">
            <w:pPr>
              <w:rPr>
                <w:b w:val="1"/>
              </w:rPr>
            </w:pPr>
            <w:r w:rsidDel="00000000" w:rsidR="00000000" w:rsidRPr="00000000">
              <w:rPr>
                <w:b w:val="1"/>
                <w:rtl w:val="0"/>
              </w:rPr>
              <w:t xml:space="preserve">Inhoud</w:t>
            </w:r>
          </w:p>
        </w:tc>
      </w:tr>
      <w:tr>
        <w:tc>
          <w:tcPr/>
          <w:p w:rsidR="00000000" w:rsidDel="00000000" w:rsidP="00000000" w:rsidRDefault="00000000" w:rsidRPr="00000000" w14:paraId="000003C8">
            <w:pPr>
              <w:rPr>
                <w:b w:val="1"/>
              </w:rPr>
            </w:pPr>
            <w:r w:rsidDel="00000000" w:rsidR="00000000" w:rsidRPr="00000000">
              <w:rPr>
                <w:b w:val="1"/>
                <w:rtl w:val="0"/>
              </w:rPr>
              <w:t xml:space="preserve">Opdracht</w:t>
            </w:r>
          </w:p>
        </w:tc>
        <w:tc>
          <w:tcPr/>
          <w:p w:rsidR="00000000" w:rsidDel="00000000" w:rsidP="00000000" w:rsidRDefault="00000000" w:rsidRPr="00000000" w14:paraId="000003C9">
            <w:pPr>
              <w:rPr/>
            </w:pPr>
            <w:r w:rsidDel="00000000" w:rsidR="00000000" w:rsidRPr="00000000">
              <w:rPr>
                <w:rtl w:val="0"/>
              </w:rPr>
              <w:t xml:space="preserve">0x87</w:t>
            </w:r>
          </w:p>
        </w:tc>
        <w:tc>
          <w:tcPr/>
          <w:p w:rsidR="00000000" w:rsidDel="00000000" w:rsidP="00000000" w:rsidRDefault="00000000" w:rsidRPr="00000000" w14:paraId="000003CA">
            <w:pPr>
              <w:rPr/>
            </w:pPr>
            <w:r w:rsidDel="00000000" w:rsidR="00000000" w:rsidRPr="00000000">
              <w:rPr>
                <w:rtl w:val="0"/>
              </w:rPr>
              <w:t xml:space="preserve">0x87 BME280_CONVERSION_START</w:t>
            </w:r>
          </w:p>
        </w:tc>
      </w:tr>
      <w:tr>
        <w:tc>
          <w:tcPr/>
          <w:p w:rsidR="00000000" w:rsidDel="00000000" w:rsidP="00000000" w:rsidRDefault="00000000" w:rsidRPr="00000000" w14:paraId="000003CB">
            <w:pPr>
              <w:rPr>
                <w:b w:val="1"/>
              </w:rPr>
            </w:pPr>
            <w:r w:rsidDel="00000000" w:rsidR="00000000" w:rsidRPr="00000000">
              <w:rPr>
                <w:b w:val="1"/>
                <w:rtl w:val="0"/>
              </w:rPr>
              <w:t xml:space="preserve">Antwoord</w:t>
            </w:r>
          </w:p>
        </w:tc>
        <w:tc>
          <w:tcPr/>
          <w:p w:rsidR="00000000" w:rsidDel="00000000" w:rsidP="00000000" w:rsidRDefault="00000000" w:rsidRPr="00000000" w14:paraId="000003CC">
            <w:pPr>
              <w:rPr/>
            </w:pPr>
            <w:r w:rsidDel="00000000" w:rsidR="00000000" w:rsidRPr="00000000">
              <w:rPr>
                <w:rtl w:val="0"/>
              </w:rPr>
              <w:t xml:space="preserve">0x07086C11D602A8</w:t>
            </w:r>
          </w:p>
        </w:tc>
        <w:tc>
          <w:tcPr/>
          <w:p w:rsidR="00000000" w:rsidDel="00000000" w:rsidP="00000000" w:rsidRDefault="00000000" w:rsidRPr="00000000" w14:paraId="000003CD">
            <w:pPr>
              <w:rPr/>
            </w:pPr>
            <w:r w:rsidDel="00000000" w:rsidR="00000000" w:rsidRPr="00000000">
              <w:rPr>
                <w:rtl w:val="0"/>
              </w:rPr>
              <w:t xml:space="preserve">BME280_CONVERSION_READ: Temp=21.56 C, RH=45.66%, Pressure=680 hPa</w:t>
            </w:r>
          </w:p>
        </w:tc>
      </w:tr>
    </w:tbl>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pStyle w:val="Heading3"/>
        <w:numPr>
          <w:ilvl w:val="2"/>
          <w:numId w:val="2"/>
        </w:numPr>
        <w:ind w:left="862" w:hanging="720"/>
        <w:rPr/>
      </w:pPr>
      <w:bookmarkStart w:colFirst="0" w:colLast="0" w:name="_heading=h.3as4poj" w:id="30"/>
      <w:bookmarkEnd w:id="30"/>
      <w:r w:rsidDel="00000000" w:rsidR="00000000" w:rsidRPr="00000000">
        <w:rPr>
          <w:rtl w:val="0"/>
        </w:rPr>
        <w:t xml:space="preserve">9d/0x09 - READ_HX711_STATE</w:t>
      </w:r>
    </w:p>
    <w:p w:rsidR="00000000" w:rsidDel="00000000" w:rsidP="00000000" w:rsidRDefault="00000000" w:rsidRPr="00000000" w14:paraId="000003D2">
      <w:pPr>
        <w:rPr/>
      </w:pPr>
      <w:r w:rsidDel="00000000" w:rsidR="00000000" w:rsidRPr="00000000">
        <w:rPr>
          <w:rtl w:val="0"/>
        </w:rPr>
        <w:t xml:space="preserve">Met de READ_HX711_STATE opdracht worden de HX711 kanalen en het aantal samples waarover een gemiddelde wordt berekend uitgelezen vanuit het flash geheugen van de nRF52840. Bij elke meeting op het meet interval worden deze instellingen gebruikt voor de HX711. </w:t>
      </w:r>
    </w:p>
    <w:p w:rsidR="00000000" w:rsidDel="00000000" w:rsidP="00000000" w:rsidRDefault="00000000" w:rsidRPr="00000000" w14:paraId="000003D3">
      <w:pPr>
        <w:rPr/>
      </w:pPr>
      <w:r w:rsidDel="00000000" w:rsidR="00000000" w:rsidRPr="00000000">
        <w:rPr>
          <w:rtl w:val="0"/>
        </w:rPr>
        <w:t xml:space="preserve">Er kunnen meerdere kanalen worden ingesteld waarover een gemiddelde wordt berekend. Voor elk kanaal worden wordt het ingestelde aantal samples gemeten en daarover het gemiddelde berekend.</w:t>
      </w:r>
    </w:p>
    <w:p w:rsidR="00000000" w:rsidDel="00000000" w:rsidP="00000000" w:rsidRDefault="00000000" w:rsidRPr="00000000" w14:paraId="000003D4">
      <w:pPr>
        <w:rPr/>
      </w:pPr>
      <w:r w:rsidDel="00000000" w:rsidR="00000000" w:rsidRPr="00000000">
        <w:rPr>
          <w:rtl w:val="0"/>
        </w:rPr>
      </w:r>
    </w:p>
    <w:tbl>
      <w:tblPr>
        <w:tblStyle w:val="Table34"/>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3D5">
            <w:pPr>
              <w:rPr>
                <w:b w:val="1"/>
              </w:rPr>
            </w:pPr>
            <w:r w:rsidDel="00000000" w:rsidR="00000000" w:rsidRPr="00000000">
              <w:rPr>
                <w:b w:val="1"/>
                <w:rtl w:val="0"/>
              </w:rPr>
              <w:t xml:space="preserve">Meet kanaal</w:t>
            </w:r>
          </w:p>
        </w:tc>
        <w:tc>
          <w:tcPr/>
          <w:p w:rsidR="00000000" w:rsidDel="00000000" w:rsidP="00000000" w:rsidRDefault="00000000" w:rsidRPr="00000000" w14:paraId="000003D6">
            <w:pPr>
              <w:rPr>
                <w:b w:val="1"/>
              </w:rPr>
            </w:pPr>
            <w:r w:rsidDel="00000000" w:rsidR="00000000" w:rsidRPr="00000000">
              <w:rPr>
                <w:b w:val="1"/>
                <w:rtl w:val="0"/>
              </w:rPr>
              <w:t xml:space="preserve">Waarde</w:t>
            </w:r>
          </w:p>
        </w:tc>
      </w:tr>
      <w:tr>
        <w:tc>
          <w:tcPr/>
          <w:p w:rsidR="00000000" w:rsidDel="00000000" w:rsidP="00000000" w:rsidRDefault="00000000" w:rsidRPr="00000000" w14:paraId="000003D7">
            <w:pPr>
              <w:rPr/>
            </w:pPr>
            <w:r w:rsidDel="00000000" w:rsidR="00000000" w:rsidRPr="00000000">
              <w:rPr>
                <w:rtl w:val="0"/>
              </w:rPr>
              <w:t xml:space="preserve">CH_A_GAIN128</w:t>
            </w:r>
          </w:p>
        </w:tc>
        <w:tc>
          <w:tcPr/>
          <w:p w:rsidR="00000000" w:rsidDel="00000000" w:rsidP="00000000" w:rsidRDefault="00000000" w:rsidRPr="00000000" w14:paraId="000003D8">
            <w:pPr>
              <w:rPr/>
            </w:pPr>
            <w:r w:rsidDel="00000000" w:rsidR="00000000" w:rsidRPr="00000000">
              <w:rPr>
                <w:rtl w:val="0"/>
              </w:rPr>
              <w:t xml:space="preserve">0x01</w:t>
            </w:r>
          </w:p>
        </w:tc>
      </w:tr>
      <w:tr>
        <w:tc>
          <w:tcPr/>
          <w:p w:rsidR="00000000" w:rsidDel="00000000" w:rsidP="00000000" w:rsidRDefault="00000000" w:rsidRPr="00000000" w14:paraId="000003D9">
            <w:pPr>
              <w:rPr/>
            </w:pPr>
            <w:r w:rsidDel="00000000" w:rsidR="00000000" w:rsidRPr="00000000">
              <w:rPr>
                <w:rtl w:val="0"/>
              </w:rPr>
              <w:t xml:space="preserve">CH_B_GAIN32</w:t>
              <w:tab/>
            </w:r>
          </w:p>
        </w:tc>
        <w:tc>
          <w:tcPr/>
          <w:p w:rsidR="00000000" w:rsidDel="00000000" w:rsidP="00000000" w:rsidRDefault="00000000" w:rsidRPr="00000000" w14:paraId="000003DA">
            <w:pPr>
              <w:rPr/>
            </w:pPr>
            <w:r w:rsidDel="00000000" w:rsidR="00000000" w:rsidRPr="00000000">
              <w:rPr>
                <w:rtl w:val="0"/>
              </w:rPr>
              <w:t xml:space="preserve">0x02</w:t>
            </w:r>
          </w:p>
        </w:tc>
      </w:tr>
      <w:tr>
        <w:tc>
          <w:tcPr/>
          <w:p w:rsidR="00000000" w:rsidDel="00000000" w:rsidP="00000000" w:rsidRDefault="00000000" w:rsidRPr="00000000" w14:paraId="000003DB">
            <w:pPr>
              <w:rPr/>
            </w:pPr>
            <w:r w:rsidDel="00000000" w:rsidR="00000000" w:rsidRPr="00000000">
              <w:rPr>
                <w:rtl w:val="0"/>
              </w:rPr>
              <w:t xml:space="preserve">CH_A_GAIN64</w:t>
              <w:tab/>
            </w:r>
          </w:p>
        </w:tc>
        <w:tc>
          <w:tcPr/>
          <w:p w:rsidR="00000000" w:rsidDel="00000000" w:rsidP="00000000" w:rsidRDefault="00000000" w:rsidRPr="00000000" w14:paraId="000003DC">
            <w:pPr>
              <w:rPr/>
            </w:pPr>
            <w:r w:rsidDel="00000000" w:rsidR="00000000" w:rsidRPr="00000000">
              <w:rPr>
                <w:rtl w:val="0"/>
              </w:rPr>
              <w:t xml:space="preserve">0x04</w:t>
            </w:r>
          </w:p>
        </w:tc>
      </w:tr>
    </w:tbl>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Bericht opbouw:</w:t>
      </w:r>
    </w:p>
    <w:tbl>
      <w:tblPr>
        <w:tblStyle w:val="Table3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3DF">
            <w:pPr>
              <w:rPr>
                <w:b w:val="1"/>
              </w:rPr>
            </w:pPr>
            <w:r w:rsidDel="00000000" w:rsidR="00000000" w:rsidRPr="00000000">
              <w:rPr>
                <w:b w:val="1"/>
                <w:rtl w:val="0"/>
              </w:rPr>
              <w:t xml:space="preserve">Veld</w:t>
            </w:r>
          </w:p>
        </w:tc>
        <w:tc>
          <w:tcPr/>
          <w:p w:rsidR="00000000" w:rsidDel="00000000" w:rsidP="00000000" w:rsidRDefault="00000000" w:rsidRPr="00000000" w14:paraId="000003E0">
            <w:pPr>
              <w:rPr>
                <w:b w:val="1"/>
              </w:rPr>
            </w:pPr>
            <w:r w:rsidDel="00000000" w:rsidR="00000000" w:rsidRPr="00000000">
              <w:rPr>
                <w:b w:val="1"/>
                <w:rtl w:val="0"/>
              </w:rPr>
              <w:t xml:space="preserve">Grote</w:t>
            </w:r>
          </w:p>
        </w:tc>
        <w:tc>
          <w:tcPr/>
          <w:p w:rsidR="00000000" w:rsidDel="00000000" w:rsidP="00000000" w:rsidRDefault="00000000" w:rsidRPr="00000000" w14:paraId="000003E1">
            <w:pPr>
              <w:rPr>
                <w:b w:val="1"/>
              </w:rPr>
            </w:pPr>
            <w:r w:rsidDel="00000000" w:rsidR="00000000" w:rsidRPr="00000000">
              <w:rPr>
                <w:b w:val="1"/>
                <w:rtl w:val="0"/>
              </w:rPr>
              <w:t xml:space="preserve">Waarde</w:t>
            </w:r>
          </w:p>
        </w:tc>
        <w:tc>
          <w:tcPr/>
          <w:p w:rsidR="00000000" w:rsidDel="00000000" w:rsidP="00000000" w:rsidRDefault="00000000" w:rsidRPr="00000000" w14:paraId="000003E2">
            <w:pPr>
              <w:rPr>
                <w:b w:val="1"/>
              </w:rPr>
            </w:pPr>
            <w:r w:rsidDel="00000000" w:rsidR="00000000" w:rsidRPr="00000000">
              <w:rPr>
                <w:b w:val="1"/>
                <w:rtl w:val="0"/>
              </w:rPr>
              <w:t xml:space="preserve">Omschrijving</w:t>
            </w:r>
          </w:p>
        </w:tc>
      </w:tr>
      <w:tr>
        <w:tc>
          <w:tcPr/>
          <w:p w:rsidR="00000000" w:rsidDel="00000000" w:rsidP="00000000" w:rsidRDefault="00000000" w:rsidRPr="00000000" w14:paraId="000003E3">
            <w:pPr>
              <w:rPr/>
            </w:pPr>
            <w:r w:rsidDel="00000000" w:rsidR="00000000" w:rsidRPr="00000000">
              <w:rPr>
                <w:rtl w:val="0"/>
              </w:rPr>
              <w:t xml:space="preserve">READ_HX711_STATE</w:t>
            </w:r>
          </w:p>
        </w:tc>
        <w:tc>
          <w:tcPr/>
          <w:p w:rsidR="00000000" w:rsidDel="00000000" w:rsidP="00000000" w:rsidRDefault="00000000" w:rsidRPr="00000000" w14:paraId="000003E4">
            <w:pPr>
              <w:rPr/>
            </w:pPr>
            <w:r w:rsidDel="00000000" w:rsidR="00000000" w:rsidRPr="00000000">
              <w:rPr>
                <w:rtl w:val="0"/>
              </w:rPr>
              <w:t xml:space="preserve">Uint8_t</w:t>
            </w:r>
          </w:p>
        </w:tc>
        <w:tc>
          <w:tcPr/>
          <w:p w:rsidR="00000000" w:rsidDel="00000000" w:rsidP="00000000" w:rsidRDefault="00000000" w:rsidRPr="00000000" w14:paraId="000003E5">
            <w:pPr>
              <w:rPr/>
            </w:pPr>
            <w:r w:rsidDel="00000000" w:rsidR="00000000" w:rsidRPr="00000000">
              <w:rPr>
                <w:rtl w:val="0"/>
              </w:rPr>
              <w:t xml:space="preserve">0x09</w:t>
            </w:r>
          </w:p>
        </w:tc>
        <w:tc>
          <w:tcPr/>
          <w:p w:rsidR="00000000" w:rsidDel="00000000" w:rsidP="00000000" w:rsidRDefault="00000000" w:rsidRPr="00000000" w14:paraId="000003E6">
            <w:pPr>
              <w:rPr/>
            </w:pPr>
            <w:r w:rsidDel="00000000" w:rsidR="00000000" w:rsidRPr="00000000">
              <w:rPr>
                <w:rtl w:val="0"/>
              </w:rPr>
              <w:t xml:space="preserve">READ_HX711_STATE opdracht ID</w:t>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Antwoord:</w:t>
      </w:r>
    </w:p>
    <w:tbl>
      <w:tblPr>
        <w:tblStyle w:val="Table3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3E9">
            <w:pPr>
              <w:rPr>
                <w:b w:val="1"/>
              </w:rPr>
            </w:pPr>
            <w:r w:rsidDel="00000000" w:rsidR="00000000" w:rsidRPr="00000000">
              <w:rPr>
                <w:b w:val="1"/>
                <w:rtl w:val="0"/>
              </w:rPr>
              <w:t xml:space="preserve">Veld</w:t>
            </w:r>
          </w:p>
        </w:tc>
        <w:tc>
          <w:tcPr/>
          <w:p w:rsidR="00000000" w:rsidDel="00000000" w:rsidP="00000000" w:rsidRDefault="00000000" w:rsidRPr="00000000" w14:paraId="000003EA">
            <w:pPr>
              <w:rPr>
                <w:b w:val="1"/>
              </w:rPr>
            </w:pPr>
            <w:r w:rsidDel="00000000" w:rsidR="00000000" w:rsidRPr="00000000">
              <w:rPr>
                <w:b w:val="1"/>
                <w:rtl w:val="0"/>
              </w:rPr>
              <w:t xml:space="preserve">Grote</w:t>
            </w:r>
          </w:p>
        </w:tc>
        <w:tc>
          <w:tcPr/>
          <w:p w:rsidR="00000000" w:rsidDel="00000000" w:rsidP="00000000" w:rsidRDefault="00000000" w:rsidRPr="00000000" w14:paraId="000003EB">
            <w:pPr>
              <w:rPr>
                <w:b w:val="1"/>
              </w:rPr>
            </w:pPr>
            <w:r w:rsidDel="00000000" w:rsidR="00000000" w:rsidRPr="00000000">
              <w:rPr>
                <w:b w:val="1"/>
                <w:rtl w:val="0"/>
              </w:rPr>
              <w:t xml:space="preserve">Waarde</w:t>
            </w:r>
          </w:p>
        </w:tc>
        <w:tc>
          <w:tcPr/>
          <w:p w:rsidR="00000000" w:rsidDel="00000000" w:rsidP="00000000" w:rsidRDefault="00000000" w:rsidRPr="00000000" w14:paraId="000003EC">
            <w:pPr>
              <w:rPr>
                <w:b w:val="1"/>
              </w:rPr>
            </w:pPr>
            <w:r w:rsidDel="00000000" w:rsidR="00000000" w:rsidRPr="00000000">
              <w:rPr>
                <w:b w:val="1"/>
                <w:rtl w:val="0"/>
              </w:rPr>
              <w:t xml:space="preserve">Omschrijving</w:t>
            </w:r>
          </w:p>
        </w:tc>
      </w:tr>
      <w:tr>
        <w:tc>
          <w:tcPr/>
          <w:p w:rsidR="00000000" w:rsidDel="00000000" w:rsidP="00000000" w:rsidRDefault="00000000" w:rsidRPr="00000000" w14:paraId="000003ED">
            <w:pPr>
              <w:rPr/>
            </w:pPr>
            <w:r w:rsidDel="00000000" w:rsidR="00000000" w:rsidRPr="00000000">
              <w:rPr>
                <w:rtl w:val="0"/>
              </w:rPr>
              <w:t xml:space="preserve">READ_HX711_STATE</w:t>
            </w:r>
          </w:p>
        </w:tc>
        <w:tc>
          <w:tcPr/>
          <w:p w:rsidR="00000000" w:rsidDel="00000000" w:rsidP="00000000" w:rsidRDefault="00000000" w:rsidRPr="00000000" w14:paraId="000003EE">
            <w:pPr>
              <w:rPr/>
            </w:pPr>
            <w:r w:rsidDel="00000000" w:rsidR="00000000" w:rsidRPr="00000000">
              <w:rPr>
                <w:rtl w:val="0"/>
              </w:rPr>
              <w:t xml:space="preserve">Uint8_t</w:t>
            </w:r>
          </w:p>
        </w:tc>
        <w:tc>
          <w:tcPr/>
          <w:p w:rsidR="00000000" w:rsidDel="00000000" w:rsidP="00000000" w:rsidRDefault="00000000" w:rsidRPr="00000000" w14:paraId="000003EF">
            <w:pPr>
              <w:rPr/>
            </w:pPr>
            <w:r w:rsidDel="00000000" w:rsidR="00000000" w:rsidRPr="00000000">
              <w:rPr>
                <w:rtl w:val="0"/>
              </w:rPr>
              <w:t xml:space="preserve">0x89</w:t>
            </w:r>
          </w:p>
        </w:tc>
        <w:tc>
          <w:tcPr/>
          <w:p w:rsidR="00000000" w:rsidDel="00000000" w:rsidP="00000000" w:rsidRDefault="00000000" w:rsidRPr="00000000" w14:paraId="000003F0">
            <w:pPr>
              <w:rPr/>
            </w:pPr>
            <w:r w:rsidDel="00000000" w:rsidR="00000000" w:rsidRPr="00000000">
              <w:rPr>
                <w:rtl w:val="0"/>
              </w:rPr>
              <w:t xml:space="preserve">WRITE_HX711_CONVERSION opdracht ID</w:t>
            </w:r>
          </w:p>
        </w:tc>
      </w:tr>
      <w:tr>
        <w:tc>
          <w:tcPr/>
          <w:p w:rsidR="00000000" w:rsidDel="00000000" w:rsidP="00000000" w:rsidRDefault="00000000" w:rsidRPr="00000000" w14:paraId="000003F1">
            <w:pPr>
              <w:rPr/>
            </w:pPr>
            <w:r w:rsidDel="00000000" w:rsidR="00000000" w:rsidRPr="00000000">
              <w:rPr>
                <w:rtl w:val="0"/>
              </w:rPr>
              <w:t xml:space="preserve">Meetkanalen</w:t>
            </w:r>
          </w:p>
        </w:tc>
        <w:tc>
          <w:tcPr/>
          <w:p w:rsidR="00000000" w:rsidDel="00000000" w:rsidP="00000000" w:rsidRDefault="00000000" w:rsidRPr="00000000" w14:paraId="000003F2">
            <w:pPr>
              <w:rPr/>
            </w:pPr>
            <w:r w:rsidDel="00000000" w:rsidR="00000000" w:rsidRPr="00000000">
              <w:rPr>
                <w:rtl w:val="0"/>
              </w:rPr>
              <w:t xml:space="preserve">Uint8_t</w:t>
            </w:r>
          </w:p>
        </w:tc>
        <w:tc>
          <w:tcPr/>
          <w:p w:rsidR="00000000" w:rsidDel="00000000" w:rsidP="00000000" w:rsidRDefault="00000000" w:rsidRPr="00000000" w14:paraId="000003F3">
            <w:pPr>
              <w:rPr/>
            </w:pPr>
            <w:r w:rsidDel="00000000" w:rsidR="00000000" w:rsidRPr="00000000">
              <w:rPr>
                <w:rtl w:val="0"/>
              </w:rPr>
              <w:t xml:space="preserve">1 - 7</w:t>
            </w:r>
          </w:p>
        </w:tc>
        <w:tc>
          <w:tcPr/>
          <w:p w:rsidR="00000000" w:rsidDel="00000000" w:rsidP="00000000" w:rsidRDefault="00000000" w:rsidRPr="00000000" w14:paraId="000003F4">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3F5">
            <w:pPr>
              <w:rPr/>
            </w:pPr>
            <w:r w:rsidDel="00000000" w:rsidR="00000000" w:rsidRPr="00000000">
              <w:rPr>
                <w:rtl w:val="0"/>
              </w:rPr>
              <w:t xml:space="preserve">Aantal samples</w:t>
            </w:r>
          </w:p>
        </w:tc>
        <w:tc>
          <w:tcPr/>
          <w:p w:rsidR="00000000" w:rsidDel="00000000" w:rsidP="00000000" w:rsidRDefault="00000000" w:rsidRPr="00000000" w14:paraId="000003F6">
            <w:pPr>
              <w:rPr/>
            </w:pPr>
            <w:r w:rsidDel="00000000" w:rsidR="00000000" w:rsidRPr="00000000">
              <w:rPr>
                <w:rtl w:val="0"/>
              </w:rPr>
              <w:t xml:space="preserve">Uint8_t</w:t>
            </w:r>
          </w:p>
        </w:tc>
        <w:tc>
          <w:tcPr/>
          <w:p w:rsidR="00000000" w:rsidDel="00000000" w:rsidP="00000000" w:rsidRDefault="00000000" w:rsidRPr="00000000" w14:paraId="000003F7">
            <w:pPr>
              <w:rPr/>
            </w:pPr>
            <w:r w:rsidDel="00000000" w:rsidR="00000000" w:rsidRPr="00000000">
              <w:rPr>
                <w:rtl w:val="0"/>
              </w:rPr>
              <w:t xml:space="preserve">&gt;0</w:t>
            </w:r>
          </w:p>
        </w:tc>
        <w:tc>
          <w:tcPr/>
          <w:p w:rsidR="00000000" w:rsidDel="00000000" w:rsidP="00000000" w:rsidRDefault="00000000" w:rsidRPr="00000000" w14:paraId="000003F8">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b w:val="1"/>
        </w:rPr>
      </w:pPr>
      <w:r w:rsidDel="00000000" w:rsidR="00000000" w:rsidRPr="00000000">
        <w:rPr>
          <w:b w:val="1"/>
          <w:rtl w:val="0"/>
        </w:rPr>
        <w:t xml:space="preserve">Voorbeeld 1:</w:t>
      </w:r>
    </w:p>
    <w:tbl>
      <w:tblPr>
        <w:tblStyle w:val="Table3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3FB">
            <w:pPr>
              <w:rPr>
                <w:b w:val="1"/>
              </w:rPr>
            </w:pPr>
            <w:r w:rsidDel="00000000" w:rsidR="00000000" w:rsidRPr="00000000">
              <w:rPr>
                <w:rtl w:val="0"/>
              </w:rPr>
            </w:r>
          </w:p>
        </w:tc>
        <w:tc>
          <w:tcPr/>
          <w:p w:rsidR="00000000" w:rsidDel="00000000" w:rsidP="00000000" w:rsidRDefault="00000000" w:rsidRPr="00000000" w14:paraId="000003FC">
            <w:pPr>
              <w:rPr>
                <w:b w:val="1"/>
              </w:rPr>
            </w:pPr>
            <w:r w:rsidDel="00000000" w:rsidR="00000000" w:rsidRPr="00000000">
              <w:rPr>
                <w:b w:val="1"/>
                <w:rtl w:val="0"/>
              </w:rPr>
              <w:t xml:space="preserve">Hex bericht</w:t>
            </w:r>
          </w:p>
        </w:tc>
        <w:tc>
          <w:tcPr/>
          <w:p w:rsidR="00000000" w:rsidDel="00000000" w:rsidP="00000000" w:rsidRDefault="00000000" w:rsidRPr="00000000" w14:paraId="000003FD">
            <w:pPr>
              <w:rPr>
                <w:b w:val="1"/>
              </w:rPr>
            </w:pPr>
            <w:r w:rsidDel="00000000" w:rsidR="00000000" w:rsidRPr="00000000">
              <w:rPr>
                <w:b w:val="1"/>
                <w:rtl w:val="0"/>
              </w:rPr>
              <w:t xml:space="preserve">Inhoud</w:t>
            </w:r>
          </w:p>
        </w:tc>
      </w:tr>
      <w:tr>
        <w:tc>
          <w:tcPr/>
          <w:p w:rsidR="00000000" w:rsidDel="00000000" w:rsidP="00000000" w:rsidRDefault="00000000" w:rsidRPr="00000000" w14:paraId="000003FE">
            <w:pPr>
              <w:rPr>
                <w:b w:val="1"/>
              </w:rPr>
            </w:pPr>
            <w:r w:rsidDel="00000000" w:rsidR="00000000" w:rsidRPr="00000000">
              <w:rPr>
                <w:b w:val="1"/>
                <w:rtl w:val="0"/>
              </w:rPr>
              <w:t xml:space="preserve">Opdracht</w:t>
            </w:r>
          </w:p>
        </w:tc>
        <w:tc>
          <w:tcPr/>
          <w:p w:rsidR="00000000" w:rsidDel="00000000" w:rsidP="00000000" w:rsidRDefault="00000000" w:rsidRPr="00000000" w14:paraId="000003FF">
            <w:pPr>
              <w:rPr/>
            </w:pPr>
            <w:r w:rsidDel="00000000" w:rsidR="00000000" w:rsidRPr="00000000">
              <w:rPr>
                <w:rtl w:val="0"/>
              </w:rPr>
              <w:t xml:space="preserve">0x09</w:t>
            </w:r>
          </w:p>
        </w:tc>
        <w:tc>
          <w:tcPr/>
          <w:p w:rsidR="00000000" w:rsidDel="00000000" w:rsidP="00000000" w:rsidRDefault="00000000" w:rsidRPr="00000000" w14:paraId="00000400">
            <w:pPr>
              <w:rPr/>
            </w:pPr>
            <w:r w:rsidDel="00000000" w:rsidR="00000000" w:rsidRPr="00000000">
              <w:rPr>
                <w:rtl w:val="0"/>
              </w:rPr>
              <w:t xml:space="preserve">READ_HX711_STATE</w:t>
            </w:r>
          </w:p>
        </w:tc>
      </w:tr>
      <w:tr>
        <w:trPr>
          <w:trHeight w:val="260" w:hRule="atLeast"/>
        </w:trPr>
        <w:tc>
          <w:tcPr/>
          <w:p w:rsidR="00000000" w:rsidDel="00000000" w:rsidP="00000000" w:rsidRDefault="00000000" w:rsidRPr="00000000" w14:paraId="00000401">
            <w:pPr>
              <w:rPr>
                <w:b w:val="1"/>
              </w:rPr>
            </w:pPr>
            <w:r w:rsidDel="00000000" w:rsidR="00000000" w:rsidRPr="00000000">
              <w:rPr>
                <w:b w:val="1"/>
                <w:rtl w:val="0"/>
              </w:rPr>
              <w:t xml:space="preserve">Antwoord</w:t>
            </w:r>
          </w:p>
        </w:tc>
        <w:tc>
          <w:tcPr/>
          <w:p w:rsidR="00000000" w:rsidDel="00000000" w:rsidP="00000000" w:rsidRDefault="00000000" w:rsidRPr="00000000" w14:paraId="00000402">
            <w:pPr>
              <w:rPr/>
            </w:pPr>
            <w:r w:rsidDel="00000000" w:rsidR="00000000" w:rsidRPr="00000000">
              <w:rPr>
                <w:rtl w:val="0"/>
              </w:rPr>
              <w:t xml:space="preserve">0x090102</w:t>
            </w:r>
          </w:p>
        </w:tc>
        <w:tc>
          <w:tcPr/>
          <w:p w:rsidR="00000000" w:rsidDel="00000000" w:rsidP="00000000" w:rsidRDefault="00000000" w:rsidRPr="00000000" w14:paraId="00000403">
            <w:pPr>
              <w:rPr/>
            </w:pPr>
            <w:r w:rsidDel="00000000" w:rsidR="00000000" w:rsidRPr="00000000">
              <w:rPr>
                <w:rtl w:val="0"/>
              </w:rPr>
              <w:t xml:space="preserve">0x09=READ_HX711_STATE</w:t>
            </w:r>
          </w:p>
          <w:p w:rsidR="00000000" w:rsidDel="00000000" w:rsidP="00000000" w:rsidRDefault="00000000" w:rsidRPr="00000000" w14:paraId="00000404">
            <w:pPr>
              <w:rPr/>
            </w:pPr>
            <w:r w:rsidDel="00000000" w:rsidR="00000000" w:rsidRPr="00000000">
              <w:rPr>
                <w:rtl w:val="0"/>
              </w:rPr>
              <w:t xml:space="preserve">0x01= CH_A_GAIN128</w:t>
            </w:r>
          </w:p>
          <w:p w:rsidR="00000000" w:rsidDel="00000000" w:rsidP="00000000" w:rsidRDefault="00000000" w:rsidRPr="00000000" w14:paraId="00000405">
            <w:pPr>
              <w:rPr/>
            </w:pPr>
            <w:r w:rsidDel="00000000" w:rsidR="00000000" w:rsidRPr="00000000">
              <w:rPr>
                <w:rtl w:val="0"/>
              </w:rPr>
              <w:t xml:space="preserve">0x02= 2 samples per kanaal</w:t>
            </w:r>
          </w:p>
        </w:tc>
      </w:tr>
    </w:tbl>
    <w:p w:rsidR="00000000" w:rsidDel="00000000" w:rsidP="00000000" w:rsidRDefault="00000000" w:rsidRPr="00000000" w14:paraId="00000406">
      <w:pPr>
        <w:rPr>
          <w:b w:val="1"/>
        </w:rPr>
      </w:pPr>
      <w:r w:rsidDel="00000000" w:rsidR="00000000" w:rsidRPr="00000000">
        <w:rPr>
          <w:rtl w:val="0"/>
        </w:rPr>
      </w:r>
    </w:p>
    <w:p w:rsidR="00000000" w:rsidDel="00000000" w:rsidP="00000000" w:rsidRDefault="00000000" w:rsidRPr="00000000" w14:paraId="00000407">
      <w:pPr>
        <w:rPr>
          <w:b w:val="1"/>
        </w:rPr>
      </w:pPr>
      <w:r w:rsidDel="00000000" w:rsidR="00000000" w:rsidRPr="00000000">
        <w:rPr>
          <w:b w:val="1"/>
          <w:rtl w:val="0"/>
        </w:rPr>
        <w:t xml:space="preserve">Voorbeeld 2:</w:t>
      </w:r>
    </w:p>
    <w:tbl>
      <w:tblPr>
        <w:tblStyle w:val="Table3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408">
            <w:pPr>
              <w:rPr>
                <w:b w:val="1"/>
              </w:rPr>
            </w:pPr>
            <w:r w:rsidDel="00000000" w:rsidR="00000000" w:rsidRPr="00000000">
              <w:rPr>
                <w:rtl w:val="0"/>
              </w:rPr>
            </w:r>
          </w:p>
        </w:tc>
        <w:tc>
          <w:tcPr/>
          <w:p w:rsidR="00000000" w:rsidDel="00000000" w:rsidP="00000000" w:rsidRDefault="00000000" w:rsidRPr="00000000" w14:paraId="00000409">
            <w:pPr>
              <w:rPr>
                <w:b w:val="1"/>
              </w:rPr>
            </w:pPr>
            <w:r w:rsidDel="00000000" w:rsidR="00000000" w:rsidRPr="00000000">
              <w:rPr>
                <w:b w:val="1"/>
                <w:rtl w:val="0"/>
              </w:rPr>
              <w:t xml:space="preserve">Hex bericht</w:t>
            </w:r>
          </w:p>
        </w:tc>
        <w:tc>
          <w:tcPr/>
          <w:p w:rsidR="00000000" w:rsidDel="00000000" w:rsidP="00000000" w:rsidRDefault="00000000" w:rsidRPr="00000000" w14:paraId="0000040A">
            <w:pPr>
              <w:rPr>
                <w:b w:val="1"/>
              </w:rPr>
            </w:pPr>
            <w:r w:rsidDel="00000000" w:rsidR="00000000" w:rsidRPr="00000000">
              <w:rPr>
                <w:b w:val="1"/>
                <w:rtl w:val="0"/>
              </w:rPr>
              <w:t xml:space="preserve">Inhoud</w:t>
            </w:r>
          </w:p>
        </w:tc>
      </w:tr>
      <w:tr>
        <w:tc>
          <w:tcPr/>
          <w:p w:rsidR="00000000" w:rsidDel="00000000" w:rsidP="00000000" w:rsidRDefault="00000000" w:rsidRPr="00000000" w14:paraId="0000040B">
            <w:pPr>
              <w:rPr>
                <w:b w:val="1"/>
              </w:rPr>
            </w:pPr>
            <w:r w:rsidDel="00000000" w:rsidR="00000000" w:rsidRPr="00000000">
              <w:rPr>
                <w:b w:val="1"/>
                <w:rtl w:val="0"/>
              </w:rPr>
              <w:t xml:space="preserve">Opdracht</w:t>
            </w:r>
          </w:p>
        </w:tc>
        <w:tc>
          <w:tcPr/>
          <w:p w:rsidR="00000000" w:rsidDel="00000000" w:rsidP="00000000" w:rsidRDefault="00000000" w:rsidRPr="00000000" w14:paraId="0000040C">
            <w:pPr>
              <w:rPr/>
            </w:pPr>
            <w:r w:rsidDel="00000000" w:rsidR="00000000" w:rsidRPr="00000000">
              <w:rPr>
                <w:rtl w:val="0"/>
              </w:rPr>
              <w:t xml:space="preserve">0x09</w:t>
            </w:r>
          </w:p>
        </w:tc>
        <w:tc>
          <w:tcPr/>
          <w:p w:rsidR="00000000" w:rsidDel="00000000" w:rsidP="00000000" w:rsidRDefault="00000000" w:rsidRPr="00000000" w14:paraId="0000040D">
            <w:pPr>
              <w:rPr/>
            </w:pPr>
            <w:r w:rsidDel="00000000" w:rsidR="00000000" w:rsidRPr="00000000">
              <w:rPr>
                <w:rtl w:val="0"/>
              </w:rPr>
              <w:t xml:space="preserve">READ_HX711_STATE</w:t>
            </w:r>
          </w:p>
        </w:tc>
      </w:tr>
      <w:tr>
        <w:trPr>
          <w:trHeight w:val="260" w:hRule="atLeast"/>
        </w:trPr>
        <w:tc>
          <w:tcPr/>
          <w:p w:rsidR="00000000" w:rsidDel="00000000" w:rsidP="00000000" w:rsidRDefault="00000000" w:rsidRPr="00000000" w14:paraId="0000040E">
            <w:pPr>
              <w:rPr>
                <w:b w:val="1"/>
              </w:rPr>
            </w:pPr>
            <w:r w:rsidDel="00000000" w:rsidR="00000000" w:rsidRPr="00000000">
              <w:rPr>
                <w:b w:val="1"/>
                <w:rtl w:val="0"/>
              </w:rPr>
              <w:t xml:space="preserve">Antwoord</w:t>
            </w:r>
          </w:p>
        </w:tc>
        <w:tc>
          <w:tcPr/>
          <w:p w:rsidR="00000000" w:rsidDel="00000000" w:rsidP="00000000" w:rsidRDefault="00000000" w:rsidRPr="00000000" w14:paraId="0000040F">
            <w:pPr>
              <w:rPr/>
            </w:pPr>
            <w:r w:rsidDel="00000000" w:rsidR="00000000" w:rsidRPr="00000000">
              <w:rPr>
                <w:rtl w:val="0"/>
              </w:rPr>
              <w:t xml:space="preserve">0x09070A</w:t>
            </w:r>
          </w:p>
        </w:tc>
        <w:tc>
          <w:tcPr/>
          <w:p w:rsidR="00000000" w:rsidDel="00000000" w:rsidP="00000000" w:rsidRDefault="00000000" w:rsidRPr="00000000" w14:paraId="00000410">
            <w:pPr>
              <w:rPr/>
            </w:pPr>
            <w:r w:rsidDel="00000000" w:rsidR="00000000" w:rsidRPr="00000000">
              <w:rPr>
                <w:rtl w:val="0"/>
              </w:rPr>
              <w:t xml:space="preserve">0x09=READ_HX711_STATE</w:t>
            </w:r>
          </w:p>
          <w:p w:rsidR="00000000" w:rsidDel="00000000" w:rsidP="00000000" w:rsidRDefault="00000000" w:rsidRPr="00000000" w14:paraId="00000411">
            <w:pPr>
              <w:rPr/>
            </w:pPr>
            <w:r w:rsidDel="00000000" w:rsidR="00000000" w:rsidRPr="00000000">
              <w:rPr>
                <w:rtl w:val="0"/>
              </w:rPr>
              <w:t xml:space="preserve">0x07= CH_A_GAIN128, CH_B_GAIN32, CH_A_GAIN64</w:t>
            </w:r>
          </w:p>
          <w:p w:rsidR="00000000" w:rsidDel="00000000" w:rsidP="00000000" w:rsidRDefault="00000000" w:rsidRPr="00000000" w14:paraId="00000412">
            <w:pPr>
              <w:rPr/>
            </w:pPr>
            <w:r w:rsidDel="00000000" w:rsidR="00000000" w:rsidRPr="00000000">
              <w:rPr>
                <w:rtl w:val="0"/>
              </w:rPr>
              <w:t xml:space="preserve">0x0A= 10 metingen per kanaal</w:t>
            </w:r>
          </w:p>
        </w:tc>
      </w:tr>
    </w:tbl>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pStyle w:val="Heading3"/>
        <w:numPr>
          <w:ilvl w:val="2"/>
          <w:numId w:val="2"/>
        </w:numPr>
        <w:ind w:left="862" w:hanging="720"/>
        <w:rPr/>
      </w:pPr>
      <w:bookmarkStart w:colFirst="0" w:colLast="0" w:name="_heading=h.1pxezwc" w:id="31"/>
      <w:bookmarkEnd w:id="31"/>
      <w:r w:rsidDel="00000000" w:rsidR="00000000" w:rsidRPr="00000000">
        <w:rPr>
          <w:rtl w:val="0"/>
        </w:rPr>
        <w:t xml:space="preserve">137d/0x89 - WRITE_HX711_STATE</w:t>
      </w:r>
    </w:p>
    <w:p w:rsidR="00000000" w:rsidDel="00000000" w:rsidP="00000000" w:rsidRDefault="00000000" w:rsidRPr="00000000" w14:paraId="00000417">
      <w:pPr>
        <w:rPr/>
      </w:pPr>
      <w:r w:rsidDel="00000000" w:rsidR="00000000" w:rsidRPr="00000000">
        <w:rPr>
          <w:rtl w:val="0"/>
        </w:rPr>
        <w:t xml:space="preserve">Met de WRITE_HX711_STATE opdracht worden de HX711 kanalen en het aantal samples waarover een gemiddelde wordt berekend ingesteld. Bij elke meeting op het meet interval worden deze instellingen gebruikt voor de HX711. Deze gegevens worden opgeslagen in het flash van de nRF52840.</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Bericht opbouw:</w:t>
      </w:r>
    </w:p>
    <w:tbl>
      <w:tblPr>
        <w:tblStyle w:val="Table3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1A">
            <w:pPr>
              <w:rPr>
                <w:b w:val="1"/>
              </w:rPr>
            </w:pPr>
            <w:r w:rsidDel="00000000" w:rsidR="00000000" w:rsidRPr="00000000">
              <w:rPr>
                <w:b w:val="1"/>
                <w:rtl w:val="0"/>
              </w:rPr>
              <w:t xml:space="preserve">Veld</w:t>
            </w:r>
          </w:p>
        </w:tc>
        <w:tc>
          <w:tcPr/>
          <w:p w:rsidR="00000000" w:rsidDel="00000000" w:rsidP="00000000" w:rsidRDefault="00000000" w:rsidRPr="00000000" w14:paraId="0000041B">
            <w:pPr>
              <w:rPr>
                <w:b w:val="1"/>
              </w:rPr>
            </w:pPr>
            <w:r w:rsidDel="00000000" w:rsidR="00000000" w:rsidRPr="00000000">
              <w:rPr>
                <w:b w:val="1"/>
                <w:rtl w:val="0"/>
              </w:rPr>
              <w:t xml:space="preserve">Grote</w:t>
            </w:r>
          </w:p>
        </w:tc>
        <w:tc>
          <w:tcPr/>
          <w:p w:rsidR="00000000" w:rsidDel="00000000" w:rsidP="00000000" w:rsidRDefault="00000000" w:rsidRPr="00000000" w14:paraId="0000041C">
            <w:pPr>
              <w:rPr>
                <w:b w:val="1"/>
              </w:rPr>
            </w:pPr>
            <w:r w:rsidDel="00000000" w:rsidR="00000000" w:rsidRPr="00000000">
              <w:rPr>
                <w:b w:val="1"/>
                <w:rtl w:val="0"/>
              </w:rPr>
              <w:t xml:space="preserve">Waarde</w:t>
            </w:r>
          </w:p>
        </w:tc>
        <w:tc>
          <w:tcPr/>
          <w:p w:rsidR="00000000" w:rsidDel="00000000" w:rsidP="00000000" w:rsidRDefault="00000000" w:rsidRPr="00000000" w14:paraId="0000041D">
            <w:pPr>
              <w:rPr>
                <w:b w:val="1"/>
              </w:rPr>
            </w:pPr>
            <w:r w:rsidDel="00000000" w:rsidR="00000000" w:rsidRPr="00000000">
              <w:rPr>
                <w:b w:val="1"/>
                <w:rtl w:val="0"/>
              </w:rPr>
              <w:t xml:space="preserve">Omschrijving</w:t>
            </w:r>
          </w:p>
        </w:tc>
      </w:tr>
      <w:tr>
        <w:tc>
          <w:tcPr/>
          <w:p w:rsidR="00000000" w:rsidDel="00000000" w:rsidP="00000000" w:rsidRDefault="00000000" w:rsidRPr="00000000" w14:paraId="0000041E">
            <w:pPr>
              <w:rPr/>
            </w:pPr>
            <w:r w:rsidDel="00000000" w:rsidR="00000000" w:rsidRPr="00000000">
              <w:rPr>
                <w:rtl w:val="0"/>
              </w:rPr>
              <w:t xml:space="preserve">WRITE _HX711_STATE</w:t>
            </w:r>
          </w:p>
        </w:tc>
        <w:tc>
          <w:tcPr/>
          <w:p w:rsidR="00000000" w:rsidDel="00000000" w:rsidP="00000000" w:rsidRDefault="00000000" w:rsidRPr="00000000" w14:paraId="0000041F">
            <w:pPr>
              <w:rPr/>
            </w:pPr>
            <w:r w:rsidDel="00000000" w:rsidR="00000000" w:rsidRPr="00000000">
              <w:rPr>
                <w:rtl w:val="0"/>
              </w:rPr>
              <w:t xml:space="preserve">Uint8_t</w:t>
            </w:r>
          </w:p>
        </w:tc>
        <w:tc>
          <w:tcPr/>
          <w:p w:rsidR="00000000" w:rsidDel="00000000" w:rsidP="00000000" w:rsidRDefault="00000000" w:rsidRPr="00000000" w14:paraId="00000420">
            <w:pPr>
              <w:rPr/>
            </w:pPr>
            <w:r w:rsidDel="00000000" w:rsidR="00000000" w:rsidRPr="00000000">
              <w:rPr>
                <w:rtl w:val="0"/>
              </w:rPr>
              <w:t xml:space="preserve">0x89</w:t>
            </w:r>
          </w:p>
        </w:tc>
        <w:tc>
          <w:tcPr/>
          <w:p w:rsidR="00000000" w:rsidDel="00000000" w:rsidP="00000000" w:rsidRDefault="00000000" w:rsidRPr="00000000" w14:paraId="00000421">
            <w:pPr>
              <w:rPr/>
            </w:pPr>
            <w:r w:rsidDel="00000000" w:rsidR="00000000" w:rsidRPr="00000000">
              <w:rPr>
                <w:rtl w:val="0"/>
              </w:rPr>
              <w:t xml:space="preserve">WRITE_HX711_CONVERSION opdracht ID</w:t>
            </w:r>
          </w:p>
        </w:tc>
      </w:tr>
      <w:tr>
        <w:tc>
          <w:tcPr/>
          <w:p w:rsidR="00000000" w:rsidDel="00000000" w:rsidP="00000000" w:rsidRDefault="00000000" w:rsidRPr="00000000" w14:paraId="00000422">
            <w:pPr>
              <w:rPr/>
            </w:pPr>
            <w:r w:rsidDel="00000000" w:rsidR="00000000" w:rsidRPr="00000000">
              <w:rPr>
                <w:rtl w:val="0"/>
              </w:rPr>
              <w:t xml:space="preserve">Meet kanalen</w:t>
            </w:r>
          </w:p>
        </w:tc>
        <w:tc>
          <w:tcPr/>
          <w:p w:rsidR="00000000" w:rsidDel="00000000" w:rsidP="00000000" w:rsidRDefault="00000000" w:rsidRPr="00000000" w14:paraId="00000423">
            <w:pPr>
              <w:rPr/>
            </w:pPr>
            <w:r w:rsidDel="00000000" w:rsidR="00000000" w:rsidRPr="00000000">
              <w:rPr>
                <w:rtl w:val="0"/>
              </w:rPr>
              <w:t xml:space="preserve">Uint8_t</w:t>
            </w:r>
          </w:p>
        </w:tc>
        <w:tc>
          <w:tcPr/>
          <w:p w:rsidR="00000000" w:rsidDel="00000000" w:rsidP="00000000" w:rsidRDefault="00000000" w:rsidRPr="00000000" w14:paraId="00000424">
            <w:pPr>
              <w:rPr/>
            </w:pPr>
            <w:r w:rsidDel="00000000" w:rsidR="00000000" w:rsidRPr="00000000">
              <w:rPr>
                <w:rtl w:val="0"/>
              </w:rPr>
              <w:t xml:space="preserve">1 - 7</w:t>
            </w:r>
          </w:p>
        </w:tc>
        <w:tc>
          <w:tcPr/>
          <w:p w:rsidR="00000000" w:rsidDel="00000000" w:rsidP="00000000" w:rsidRDefault="00000000" w:rsidRPr="00000000" w14:paraId="00000425">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26">
            <w:pPr>
              <w:rPr/>
            </w:pPr>
            <w:r w:rsidDel="00000000" w:rsidR="00000000" w:rsidRPr="00000000">
              <w:rPr>
                <w:rtl w:val="0"/>
              </w:rPr>
              <w:t xml:space="preserve">Aantal samples</w:t>
            </w:r>
          </w:p>
        </w:tc>
        <w:tc>
          <w:tcPr/>
          <w:p w:rsidR="00000000" w:rsidDel="00000000" w:rsidP="00000000" w:rsidRDefault="00000000" w:rsidRPr="00000000" w14:paraId="00000427">
            <w:pPr>
              <w:rPr/>
            </w:pPr>
            <w:r w:rsidDel="00000000" w:rsidR="00000000" w:rsidRPr="00000000">
              <w:rPr>
                <w:rtl w:val="0"/>
              </w:rPr>
              <w:t xml:space="preserve">Uint8_t</w:t>
            </w:r>
          </w:p>
        </w:tc>
        <w:tc>
          <w:tcPr/>
          <w:p w:rsidR="00000000" w:rsidDel="00000000" w:rsidP="00000000" w:rsidRDefault="00000000" w:rsidRPr="00000000" w14:paraId="00000428">
            <w:pPr>
              <w:rPr/>
            </w:pPr>
            <w:r w:rsidDel="00000000" w:rsidR="00000000" w:rsidRPr="00000000">
              <w:rPr>
                <w:rtl w:val="0"/>
              </w:rPr>
              <w:t xml:space="preserve">&gt;0</w:t>
            </w:r>
          </w:p>
        </w:tc>
        <w:tc>
          <w:tcPr/>
          <w:p w:rsidR="00000000" w:rsidDel="00000000" w:rsidP="00000000" w:rsidRDefault="00000000" w:rsidRPr="00000000" w14:paraId="00000429">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b w:val="1"/>
        </w:rPr>
      </w:pPr>
      <w:r w:rsidDel="00000000" w:rsidR="00000000" w:rsidRPr="00000000">
        <w:rPr>
          <w:b w:val="1"/>
          <w:rtl w:val="0"/>
        </w:rPr>
        <w:t xml:space="preserve">Voorbeeld:</w:t>
      </w:r>
    </w:p>
    <w:tbl>
      <w:tblPr>
        <w:tblStyle w:val="Table4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42D">
            <w:pPr>
              <w:rPr>
                <w:b w:val="1"/>
              </w:rPr>
            </w:pPr>
            <w:r w:rsidDel="00000000" w:rsidR="00000000" w:rsidRPr="00000000">
              <w:rPr>
                <w:rtl w:val="0"/>
              </w:rPr>
            </w:r>
          </w:p>
        </w:tc>
        <w:tc>
          <w:tcPr/>
          <w:p w:rsidR="00000000" w:rsidDel="00000000" w:rsidP="00000000" w:rsidRDefault="00000000" w:rsidRPr="00000000" w14:paraId="0000042E">
            <w:pPr>
              <w:rPr>
                <w:b w:val="1"/>
              </w:rPr>
            </w:pPr>
            <w:r w:rsidDel="00000000" w:rsidR="00000000" w:rsidRPr="00000000">
              <w:rPr>
                <w:b w:val="1"/>
                <w:rtl w:val="0"/>
              </w:rPr>
              <w:t xml:space="preserve">Hex bericht</w:t>
            </w:r>
          </w:p>
        </w:tc>
        <w:tc>
          <w:tcPr/>
          <w:p w:rsidR="00000000" w:rsidDel="00000000" w:rsidP="00000000" w:rsidRDefault="00000000" w:rsidRPr="00000000" w14:paraId="0000042F">
            <w:pPr>
              <w:rPr>
                <w:b w:val="1"/>
              </w:rPr>
            </w:pPr>
            <w:r w:rsidDel="00000000" w:rsidR="00000000" w:rsidRPr="00000000">
              <w:rPr>
                <w:b w:val="1"/>
                <w:rtl w:val="0"/>
              </w:rPr>
              <w:t xml:space="preserve">Inhoud</w:t>
            </w:r>
          </w:p>
        </w:tc>
      </w:tr>
      <w:tr>
        <w:tc>
          <w:tcPr/>
          <w:p w:rsidR="00000000" w:rsidDel="00000000" w:rsidP="00000000" w:rsidRDefault="00000000" w:rsidRPr="00000000" w14:paraId="00000430">
            <w:pPr>
              <w:rPr>
                <w:b w:val="1"/>
              </w:rPr>
            </w:pPr>
            <w:r w:rsidDel="00000000" w:rsidR="00000000" w:rsidRPr="00000000">
              <w:rPr>
                <w:b w:val="1"/>
                <w:rtl w:val="0"/>
              </w:rPr>
              <w:t xml:space="preserve">Opdracht</w:t>
            </w:r>
          </w:p>
        </w:tc>
        <w:tc>
          <w:tcPr/>
          <w:p w:rsidR="00000000" w:rsidDel="00000000" w:rsidP="00000000" w:rsidRDefault="00000000" w:rsidRPr="00000000" w14:paraId="00000431">
            <w:pPr>
              <w:rPr/>
            </w:pPr>
            <w:r w:rsidDel="00000000" w:rsidR="00000000" w:rsidRPr="00000000">
              <w:rPr>
                <w:rtl w:val="0"/>
              </w:rPr>
              <w:t xml:space="preserve">0x89070A</w:t>
            </w:r>
          </w:p>
        </w:tc>
        <w:tc>
          <w:tcPr/>
          <w:p w:rsidR="00000000" w:rsidDel="00000000" w:rsidP="00000000" w:rsidRDefault="00000000" w:rsidRPr="00000000" w14:paraId="00000432">
            <w:pPr>
              <w:rPr/>
            </w:pPr>
            <w:r w:rsidDel="00000000" w:rsidR="00000000" w:rsidRPr="00000000">
              <w:rPr>
                <w:rtl w:val="0"/>
              </w:rPr>
              <w:t xml:space="preserve">0x89= WRITE_HX711_STATE</w:t>
            </w:r>
          </w:p>
          <w:p w:rsidR="00000000" w:rsidDel="00000000" w:rsidP="00000000" w:rsidRDefault="00000000" w:rsidRPr="00000000" w14:paraId="00000433">
            <w:pPr>
              <w:rPr/>
            </w:pPr>
            <w:r w:rsidDel="00000000" w:rsidR="00000000" w:rsidRPr="00000000">
              <w:rPr>
                <w:rtl w:val="0"/>
              </w:rPr>
              <w:t xml:space="preserve">0x07= CH_A_GAIN128, CH_B_GAIN32, CH_A_GAIN64</w:t>
            </w:r>
          </w:p>
          <w:p w:rsidR="00000000" w:rsidDel="00000000" w:rsidP="00000000" w:rsidRDefault="00000000" w:rsidRPr="00000000" w14:paraId="00000434">
            <w:pPr>
              <w:rPr/>
            </w:pPr>
            <w:r w:rsidDel="00000000" w:rsidR="00000000" w:rsidRPr="00000000">
              <w:rPr>
                <w:rtl w:val="0"/>
              </w:rPr>
              <w:t xml:space="preserve">0x0A= 10 metingen per kanaal</w:t>
            </w:r>
          </w:p>
        </w:tc>
      </w:tr>
      <w:tr>
        <w:trPr>
          <w:trHeight w:val="260" w:hRule="atLeast"/>
        </w:trPr>
        <w:tc>
          <w:tcPr/>
          <w:p w:rsidR="00000000" w:rsidDel="00000000" w:rsidP="00000000" w:rsidRDefault="00000000" w:rsidRPr="00000000" w14:paraId="00000435">
            <w:pPr>
              <w:rPr>
                <w:b w:val="1"/>
              </w:rPr>
            </w:pPr>
            <w:r w:rsidDel="00000000" w:rsidR="00000000" w:rsidRPr="00000000">
              <w:rPr>
                <w:b w:val="1"/>
                <w:rtl w:val="0"/>
              </w:rPr>
              <w:t xml:space="preserve">Antwoord</w:t>
            </w:r>
          </w:p>
        </w:tc>
        <w:tc>
          <w:tcPr/>
          <w:p w:rsidR="00000000" w:rsidDel="00000000" w:rsidP="00000000" w:rsidRDefault="00000000" w:rsidRPr="00000000" w14:paraId="00000436">
            <w:pPr>
              <w:rPr/>
            </w:pPr>
            <w:r w:rsidDel="00000000" w:rsidR="00000000" w:rsidRPr="00000000">
              <w:rPr>
                <w:rtl w:val="0"/>
              </w:rPr>
              <w:t xml:space="preserve">0x008900000000</w:t>
            </w:r>
          </w:p>
        </w:tc>
        <w:tc>
          <w:tcPr/>
          <w:p w:rsidR="00000000" w:rsidDel="00000000" w:rsidP="00000000" w:rsidRDefault="00000000" w:rsidRPr="00000000" w14:paraId="00000437">
            <w:pPr>
              <w:rPr/>
            </w:pPr>
            <w:r w:rsidDel="00000000" w:rsidR="00000000" w:rsidRPr="00000000">
              <w:rPr>
                <w:rtl w:val="0"/>
              </w:rPr>
              <w:t xml:space="preserve">0x00=RESPONSE_COMMAND</w:t>
            </w:r>
          </w:p>
          <w:p w:rsidR="00000000" w:rsidDel="00000000" w:rsidP="00000000" w:rsidRDefault="00000000" w:rsidRPr="00000000" w14:paraId="00000438">
            <w:pPr>
              <w:rPr/>
            </w:pPr>
            <w:r w:rsidDel="00000000" w:rsidR="00000000" w:rsidRPr="00000000">
              <w:rPr>
                <w:rtl w:val="0"/>
              </w:rPr>
              <w:t xml:space="preserve">0x89=WRITE_HX711_STATE</w:t>
            </w:r>
          </w:p>
          <w:p w:rsidR="00000000" w:rsidDel="00000000" w:rsidP="00000000" w:rsidRDefault="00000000" w:rsidRPr="00000000" w14:paraId="00000439">
            <w:pPr>
              <w:rPr/>
            </w:pPr>
            <w:r w:rsidDel="00000000" w:rsidR="00000000" w:rsidRPr="00000000">
              <w:rPr>
                <w:rtl w:val="0"/>
              </w:rPr>
              <w:t xml:space="preserve">0x00000000=NRF_SUCCESS</w:t>
            </w:r>
          </w:p>
        </w:tc>
      </w:tr>
    </w:tbl>
    <w:p w:rsidR="00000000" w:rsidDel="00000000" w:rsidP="00000000" w:rsidRDefault="00000000" w:rsidRPr="00000000" w14:paraId="0000043A">
      <w:pPr>
        <w:rPr>
          <w:b w:val="1"/>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pStyle w:val="Heading3"/>
        <w:numPr>
          <w:ilvl w:val="2"/>
          <w:numId w:val="2"/>
        </w:numPr>
        <w:ind w:left="862" w:hanging="720"/>
        <w:rPr/>
      </w:pPr>
      <w:bookmarkStart w:colFirst="0" w:colLast="0" w:name="_heading=h.49x2ik5" w:id="32"/>
      <w:bookmarkEnd w:id="32"/>
      <w:r w:rsidDel="00000000" w:rsidR="00000000" w:rsidRPr="00000000">
        <w:rPr>
          <w:rtl w:val="0"/>
        </w:rPr>
        <w:t xml:space="preserve">10d/0x0A - READ_HX711_CONVERSION</w:t>
      </w:r>
    </w:p>
    <w:p w:rsidR="00000000" w:rsidDel="00000000" w:rsidP="00000000" w:rsidRDefault="00000000" w:rsidRPr="00000000" w14:paraId="0000043D">
      <w:pPr>
        <w:rPr/>
      </w:pPr>
      <w:r w:rsidDel="00000000" w:rsidR="00000000" w:rsidRPr="00000000">
        <w:rPr>
          <w:rtl w:val="0"/>
        </w:rPr>
        <w:t xml:space="preserve">Lees het laatste meetresultaat met de HX711. Vanaf 1.1 ondersteund de HX711 statemachine het meten van de verschillende kanalen achter een volgend. In plaats van het aantal klokpulsen wordt nu de kanalen door gegeven waarom gemeten is of gemeten moet worden en volgen er meerdere meetresultaten in een enkel bericht. Als een kanaal niet wordt gemeten wordt er geen meetresultaat of 0 waarde meegestuurd in het resultaat bericht. In de onderstaande tabel zijn de meet kanalen te vinden met de bit waarde voor elk kanaal.  </w:t>
      </w:r>
    </w:p>
    <w:p w:rsidR="00000000" w:rsidDel="00000000" w:rsidP="00000000" w:rsidRDefault="00000000" w:rsidRPr="00000000" w14:paraId="0000043E">
      <w:pPr>
        <w:rPr/>
      </w:pPr>
      <w:r w:rsidDel="00000000" w:rsidR="00000000" w:rsidRPr="00000000">
        <w:rPr>
          <w:rtl w:val="0"/>
        </w:rPr>
      </w:r>
    </w:p>
    <w:tbl>
      <w:tblPr>
        <w:tblStyle w:val="Table41"/>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43F">
            <w:pPr>
              <w:rPr>
                <w:b w:val="1"/>
              </w:rPr>
            </w:pPr>
            <w:r w:rsidDel="00000000" w:rsidR="00000000" w:rsidRPr="00000000">
              <w:rPr>
                <w:b w:val="1"/>
                <w:rtl w:val="0"/>
              </w:rPr>
              <w:t xml:space="preserve">Meet kanaal</w:t>
            </w:r>
          </w:p>
        </w:tc>
        <w:tc>
          <w:tcPr/>
          <w:p w:rsidR="00000000" w:rsidDel="00000000" w:rsidP="00000000" w:rsidRDefault="00000000" w:rsidRPr="00000000" w14:paraId="00000440">
            <w:pPr>
              <w:rPr>
                <w:b w:val="1"/>
              </w:rPr>
            </w:pPr>
            <w:r w:rsidDel="00000000" w:rsidR="00000000" w:rsidRPr="00000000">
              <w:rPr>
                <w:b w:val="1"/>
                <w:rtl w:val="0"/>
              </w:rPr>
              <w:t xml:space="preserve">Waarde</w:t>
            </w:r>
          </w:p>
        </w:tc>
      </w:tr>
      <w:tr>
        <w:tc>
          <w:tcPr/>
          <w:p w:rsidR="00000000" w:rsidDel="00000000" w:rsidP="00000000" w:rsidRDefault="00000000" w:rsidRPr="00000000" w14:paraId="00000441">
            <w:pPr>
              <w:rPr/>
            </w:pPr>
            <w:r w:rsidDel="00000000" w:rsidR="00000000" w:rsidRPr="00000000">
              <w:rPr>
                <w:rtl w:val="0"/>
              </w:rPr>
              <w:t xml:space="preserve">CH_A_GAIN128</w:t>
            </w:r>
          </w:p>
        </w:tc>
        <w:tc>
          <w:tcPr/>
          <w:p w:rsidR="00000000" w:rsidDel="00000000" w:rsidP="00000000" w:rsidRDefault="00000000" w:rsidRPr="00000000" w14:paraId="00000442">
            <w:pPr>
              <w:rPr/>
            </w:pPr>
            <w:r w:rsidDel="00000000" w:rsidR="00000000" w:rsidRPr="00000000">
              <w:rPr>
                <w:rtl w:val="0"/>
              </w:rPr>
              <w:t xml:space="preserve">0x01</w:t>
            </w:r>
          </w:p>
        </w:tc>
      </w:tr>
      <w:tr>
        <w:tc>
          <w:tcPr/>
          <w:p w:rsidR="00000000" w:rsidDel="00000000" w:rsidP="00000000" w:rsidRDefault="00000000" w:rsidRPr="00000000" w14:paraId="00000443">
            <w:pPr>
              <w:rPr/>
            </w:pPr>
            <w:r w:rsidDel="00000000" w:rsidR="00000000" w:rsidRPr="00000000">
              <w:rPr>
                <w:rtl w:val="0"/>
              </w:rPr>
              <w:t xml:space="preserve">CH_B_GAIN32</w:t>
              <w:tab/>
            </w:r>
          </w:p>
        </w:tc>
        <w:tc>
          <w:tcPr/>
          <w:p w:rsidR="00000000" w:rsidDel="00000000" w:rsidP="00000000" w:rsidRDefault="00000000" w:rsidRPr="00000000" w14:paraId="00000444">
            <w:pPr>
              <w:rPr/>
            </w:pPr>
            <w:r w:rsidDel="00000000" w:rsidR="00000000" w:rsidRPr="00000000">
              <w:rPr>
                <w:rtl w:val="0"/>
              </w:rPr>
              <w:t xml:space="preserve">0x02</w:t>
            </w:r>
          </w:p>
        </w:tc>
      </w:tr>
      <w:tr>
        <w:tc>
          <w:tcPr/>
          <w:p w:rsidR="00000000" w:rsidDel="00000000" w:rsidP="00000000" w:rsidRDefault="00000000" w:rsidRPr="00000000" w14:paraId="00000445">
            <w:pPr>
              <w:rPr/>
            </w:pPr>
            <w:r w:rsidDel="00000000" w:rsidR="00000000" w:rsidRPr="00000000">
              <w:rPr>
                <w:rtl w:val="0"/>
              </w:rPr>
              <w:t xml:space="preserve">CH_A_GAIN64</w:t>
              <w:tab/>
            </w:r>
          </w:p>
        </w:tc>
        <w:tc>
          <w:tcPr/>
          <w:p w:rsidR="00000000" w:rsidDel="00000000" w:rsidP="00000000" w:rsidRDefault="00000000" w:rsidRPr="00000000" w14:paraId="00000446">
            <w:pPr>
              <w:rPr/>
            </w:pPr>
            <w:r w:rsidDel="00000000" w:rsidR="00000000" w:rsidRPr="00000000">
              <w:rPr>
                <w:rtl w:val="0"/>
              </w:rPr>
              <w:t xml:space="preserve">0x04</w:t>
            </w:r>
          </w:p>
        </w:tc>
      </w:tr>
    </w:tbl>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Bericht opbouw:</w:t>
      </w:r>
    </w:p>
    <w:tbl>
      <w:tblPr>
        <w:tblStyle w:val="Table4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4A">
            <w:pPr>
              <w:rPr>
                <w:b w:val="1"/>
              </w:rPr>
            </w:pPr>
            <w:r w:rsidDel="00000000" w:rsidR="00000000" w:rsidRPr="00000000">
              <w:rPr>
                <w:b w:val="1"/>
                <w:rtl w:val="0"/>
              </w:rPr>
              <w:t xml:space="preserve">Veld</w:t>
            </w:r>
          </w:p>
        </w:tc>
        <w:tc>
          <w:tcPr/>
          <w:p w:rsidR="00000000" w:rsidDel="00000000" w:rsidP="00000000" w:rsidRDefault="00000000" w:rsidRPr="00000000" w14:paraId="0000044B">
            <w:pPr>
              <w:rPr>
                <w:b w:val="1"/>
              </w:rPr>
            </w:pPr>
            <w:r w:rsidDel="00000000" w:rsidR="00000000" w:rsidRPr="00000000">
              <w:rPr>
                <w:b w:val="1"/>
                <w:rtl w:val="0"/>
              </w:rPr>
              <w:t xml:space="preserve">Grote</w:t>
            </w:r>
          </w:p>
        </w:tc>
        <w:tc>
          <w:tcPr/>
          <w:p w:rsidR="00000000" w:rsidDel="00000000" w:rsidP="00000000" w:rsidRDefault="00000000" w:rsidRPr="00000000" w14:paraId="0000044C">
            <w:pPr>
              <w:rPr>
                <w:b w:val="1"/>
              </w:rPr>
            </w:pPr>
            <w:r w:rsidDel="00000000" w:rsidR="00000000" w:rsidRPr="00000000">
              <w:rPr>
                <w:b w:val="1"/>
                <w:rtl w:val="0"/>
              </w:rPr>
              <w:t xml:space="preserve">Waarde</w:t>
            </w:r>
          </w:p>
        </w:tc>
        <w:tc>
          <w:tcPr/>
          <w:p w:rsidR="00000000" w:rsidDel="00000000" w:rsidP="00000000" w:rsidRDefault="00000000" w:rsidRPr="00000000" w14:paraId="0000044D">
            <w:pPr>
              <w:rPr>
                <w:b w:val="1"/>
              </w:rPr>
            </w:pPr>
            <w:r w:rsidDel="00000000" w:rsidR="00000000" w:rsidRPr="00000000">
              <w:rPr>
                <w:b w:val="1"/>
                <w:rtl w:val="0"/>
              </w:rPr>
              <w:t xml:space="preserve">Omschrijving</w:t>
            </w:r>
          </w:p>
        </w:tc>
      </w:tr>
      <w:tr>
        <w:tc>
          <w:tcPr/>
          <w:p w:rsidR="00000000" w:rsidDel="00000000" w:rsidP="00000000" w:rsidRDefault="00000000" w:rsidRPr="00000000" w14:paraId="0000044E">
            <w:pPr>
              <w:rPr/>
            </w:pPr>
            <w:r w:rsidDel="00000000" w:rsidR="00000000" w:rsidRPr="00000000">
              <w:rPr>
                <w:rtl w:val="0"/>
              </w:rPr>
              <w:t xml:space="preserve">READ_HX711_CONVERSION</w:t>
            </w:r>
          </w:p>
        </w:tc>
        <w:tc>
          <w:tcPr/>
          <w:p w:rsidR="00000000" w:rsidDel="00000000" w:rsidP="00000000" w:rsidRDefault="00000000" w:rsidRPr="00000000" w14:paraId="0000044F">
            <w:pPr>
              <w:rPr/>
            </w:pPr>
            <w:r w:rsidDel="00000000" w:rsidR="00000000" w:rsidRPr="00000000">
              <w:rPr>
                <w:rtl w:val="0"/>
              </w:rPr>
              <w:t xml:space="preserve">Uint8_t</w:t>
            </w:r>
          </w:p>
        </w:tc>
        <w:tc>
          <w:tcPr/>
          <w:p w:rsidR="00000000" w:rsidDel="00000000" w:rsidP="00000000" w:rsidRDefault="00000000" w:rsidRPr="00000000" w14:paraId="00000450">
            <w:pPr>
              <w:rPr/>
            </w:pPr>
            <w:r w:rsidDel="00000000" w:rsidR="00000000" w:rsidRPr="00000000">
              <w:rPr>
                <w:rtl w:val="0"/>
              </w:rPr>
              <w:t xml:space="preserve">0x0A</w:t>
            </w:r>
          </w:p>
        </w:tc>
        <w:tc>
          <w:tcPr/>
          <w:p w:rsidR="00000000" w:rsidDel="00000000" w:rsidP="00000000" w:rsidRDefault="00000000" w:rsidRPr="00000000" w14:paraId="00000451">
            <w:pPr>
              <w:rPr/>
            </w:pPr>
            <w:r w:rsidDel="00000000" w:rsidR="00000000" w:rsidRPr="00000000">
              <w:rPr>
                <w:rtl w:val="0"/>
              </w:rPr>
              <w:t xml:space="preserve">READ_HX711_CONVERSION opdracht ID</w:t>
            </w:r>
          </w:p>
        </w:tc>
      </w:tr>
    </w:tbl>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Antwoord:</w:t>
      </w:r>
    </w:p>
    <w:tbl>
      <w:tblPr>
        <w:tblStyle w:val="Table4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54">
            <w:pPr>
              <w:rPr>
                <w:b w:val="1"/>
              </w:rPr>
            </w:pPr>
            <w:r w:rsidDel="00000000" w:rsidR="00000000" w:rsidRPr="00000000">
              <w:rPr>
                <w:b w:val="1"/>
                <w:rtl w:val="0"/>
              </w:rPr>
              <w:t xml:space="preserve">Veld</w:t>
            </w:r>
          </w:p>
        </w:tc>
        <w:tc>
          <w:tcPr/>
          <w:p w:rsidR="00000000" w:rsidDel="00000000" w:rsidP="00000000" w:rsidRDefault="00000000" w:rsidRPr="00000000" w14:paraId="00000455">
            <w:pPr>
              <w:rPr>
                <w:b w:val="1"/>
              </w:rPr>
            </w:pPr>
            <w:r w:rsidDel="00000000" w:rsidR="00000000" w:rsidRPr="00000000">
              <w:rPr>
                <w:b w:val="1"/>
                <w:rtl w:val="0"/>
              </w:rPr>
              <w:t xml:space="preserve">Grote</w:t>
            </w:r>
          </w:p>
        </w:tc>
        <w:tc>
          <w:tcPr/>
          <w:p w:rsidR="00000000" w:rsidDel="00000000" w:rsidP="00000000" w:rsidRDefault="00000000" w:rsidRPr="00000000" w14:paraId="00000456">
            <w:pPr>
              <w:rPr>
                <w:b w:val="1"/>
              </w:rPr>
            </w:pPr>
            <w:r w:rsidDel="00000000" w:rsidR="00000000" w:rsidRPr="00000000">
              <w:rPr>
                <w:b w:val="1"/>
                <w:rtl w:val="0"/>
              </w:rPr>
              <w:t xml:space="preserve">Waarde</w:t>
            </w:r>
          </w:p>
        </w:tc>
        <w:tc>
          <w:tcPr/>
          <w:p w:rsidR="00000000" w:rsidDel="00000000" w:rsidP="00000000" w:rsidRDefault="00000000" w:rsidRPr="00000000" w14:paraId="00000457">
            <w:pPr>
              <w:rPr>
                <w:b w:val="1"/>
              </w:rPr>
            </w:pPr>
            <w:r w:rsidDel="00000000" w:rsidR="00000000" w:rsidRPr="00000000">
              <w:rPr>
                <w:b w:val="1"/>
                <w:rtl w:val="0"/>
              </w:rPr>
              <w:t xml:space="preserve">Omschrijving</w:t>
            </w:r>
          </w:p>
        </w:tc>
      </w:tr>
      <w:tr>
        <w:tc>
          <w:tcPr/>
          <w:p w:rsidR="00000000" w:rsidDel="00000000" w:rsidP="00000000" w:rsidRDefault="00000000" w:rsidRPr="00000000" w14:paraId="00000458">
            <w:pPr>
              <w:rPr/>
            </w:pPr>
            <w:r w:rsidDel="00000000" w:rsidR="00000000" w:rsidRPr="00000000">
              <w:rPr>
                <w:rtl w:val="0"/>
              </w:rPr>
              <w:t xml:space="preserve">READ_HX711_CONVERSION</w:t>
            </w:r>
          </w:p>
        </w:tc>
        <w:tc>
          <w:tcPr/>
          <w:p w:rsidR="00000000" w:rsidDel="00000000" w:rsidP="00000000" w:rsidRDefault="00000000" w:rsidRPr="00000000" w14:paraId="00000459">
            <w:pPr>
              <w:rPr/>
            </w:pPr>
            <w:r w:rsidDel="00000000" w:rsidR="00000000" w:rsidRPr="00000000">
              <w:rPr>
                <w:rtl w:val="0"/>
              </w:rPr>
              <w:t xml:space="preserve">Uint8_t</w:t>
            </w:r>
          </w:p>
        </w:tc>
        <w:tc>
          <w:tcPr/>
          <w:p w:rsidR="00000000" w:rsidDel="00000000" w:rsidP="00000000" w:rsidRDefault="00000000" w:rsidRPr="00000000" w14:paraId="0000045A">
            <w:pPr>
              <w:rPr/>
            </w:pPr>
            <w:r w:rsidDel="00000000" w:rsidR="00000000" w:rsidRPr="00000000">
              <w:rPr>
                <w:rtl w:val="0"/>
              </w:rPr>
              <w:t xml:space="preserve">0x0A</w:t>
            </w:r>
          </w:p>
        </w:tc>
        <w:tc>
          <w:tcPr/>
          <w:p w:rsidR="00000000" w:rsidDel="00000000" w:rsidP="00000000" w:rsidRDefault="00000000" w:rsidRPr="00000000" w14:paraId="0000045B">
            <w:pPr>
              <w:rPr/>
            </w:pPr>
            <w:r w:rsidDel="00000000" w:rsidR="00000000" w:rsidRPr="00000000">
              <w:rPr>
                <w:rtl w:val="0"/>
              </w:rPr>
              <w:t xml:space="preserve">READ_HX711_CONVERSION opdracht ID</w:t>
            </w:r>
          </w:p>
        </w:tc>
      </w:tr>
      <w:tr>
        <w:tc>
          <w:tcPr/>
          <w:p w:rsidR="00000000" w:rsidDel="00000000" w:rsidP="00000000" w:rsidRDefault="00000000" w:rsidRPr="00000000" w14:paraId="0000045C">
            <w:pPr>
              <w:rPr/>
            </w:pPr>
            <w:r w:rsidDel="00000000" w:rsidR="00000000" w:rsidRPr="00000000">
              <w:rPr>
                <w:rtl w:val="0"/>
              </w:rPr>
              <w:t xml:space="preserve">Meet Kanalen</w:t>
            </w:r>
          </w:p>
        </w:tc>
        <w:tc>
          <w:tcPr/>
          <w:p w:rsidR="00000000" w:rsidDel="00000000" w:rsidP="00000000" w:rsidRDefault="00000000" w:rsidRPr="00000000" w14:paraId="0000045D">
            <w:pPr>
              <w:rPr/>
            </w:pPr>
            <w:r w:rsidDel="00000000" w:rsidR="00000000" w:rsidRPr="00000000">
              <w:rPr>
                <w:rtl w:val="0"/>
              </w:rPr>
              <w:t xml:space="preserve">Uint8_t</w:t>
            </w:r>
          </w:p>
        </w:tc>
        <w:tc>
          <w:tcPr/>
          <w:p w:rsidR="00000000" w:rsidDel="00000000" w:rsidP="00000000" w:rsidRDefault="00000000" w:rsidRPr="00000000" w14:paraId="0000045E">
            <w:pPr>
              <w:rPr/>
            </w:pPr>
            <w:r w:rsidDel="00000000" w:rsidR="00000000" w:rsidRPr="00000000">
              <w:rPr>
                <w:rtl w:val="0"/>
              </w:rPr>
              <w:t xml:space="preserve">1 - 7</w:t>
            </w:r>
          </w:p>
        </w:tc>
        <w:tc>
          <w:tcPr/>
          <w:p w:rsidR="00000000" w:rsidDel="00000000" w:rsidP="00000000" w:rsidRDefault="00000000" w:rsidRPr="00000000" w14:paraId="0000045F">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60">
            <w:pPr>
              <w:rPr/>
            </w:pPr>
            <w:r w:rsidDel="00000000" w:rsidR="00000000" w:rsidRPr="00000000">
              <w:rPr>
                <w:rtl w:val="0"/>
              </w:rPr>
              <w:t xml:space="preserve">Meet resultaat</w:t>
            </w:r>
          </w:p>
        </w:tc>
        <w:tc>
          <w:tcPr/>
          <w:p w:rsidR="00000000" w:rsidDel="00000000" w:rsidP="00000000" w:rsidRDefault="00000000" w:rsidRPr="00000000" w14:paraId="00000461">
            <w:pPr>
              <w:rPr/>
            </w:pPr>
            <w:r w:rsidDel="00000000" w:rsidR="00000000" w:rsidRPr="00000000">
              <w:rPr>
                <w:rtl w:val="0"/>
              </w:rPr>
              <w:t xml:space="preserve">Int24_t</w:t>
            </w:r>
          </w:p>
        </w:tc>
        <w:tc>
          <w:tcPr/>
          <w:p w:rsidR="00000000" w:rsidDel="00000000" w:rsidP="00000000" w:rsidRDefault="00000000" w:rsidRPr="00000000" w14:paraId="00000462">
            <w:pPr>
              <w:rPr/>
            </w:pPr>
            <w:r w:rsidDel="00000000" w:rsidR="00000000" w:rsidRPr="00000000">
              <w:rPr>
                <w:rtl w:val="0"/>
              </w:rPr>
              <w:t xml:space="preserve">-</w:t>
            </w:r>
          </w:p>
        </w:tc>
        <w:tc>
          <w:tcPr/>
          <w:p w:rsidR="00000000" w:rsidDel="00000000" w:rsidP="00000000" w:rsidRDefault="00000000" w:rsidRPr="00000000" w14:paraId="00000463">
            <w:pPr>
              <w:rPr/>
            </w:pPr>
            <w:r w:rsidDel="00000000" w:rsidR="00000000" w:rsidRPr="00000000">
              <w:rPr>
                <w:rtl w:val="0"/>
              </w:rPr>
              <w:t xml:space="preserve">Signed meet resultaat CH_A_GAIN128, CH_B_GAIN32</w:t>
              <w:tab/>
              <w:t xml:space="preserve">of CH_A_GAIN64</w:t>
              <w:tab/>
            </w:r>
          </w:p>
        </w:tc>
      </w:tr>
      <w:tr>
        <w:tc>
          <w:tcPr/>
          <w:p w:rsidR="00000000" w:rsidDel="00000000" w:rsidP="00000000" w:rsidRDefault="00000000" w:rsidRPr="00000000" w14:paraId="00000464">
            <w:pPr>
              <w:rPr/>
            </w:pPr>
            <w:r w:rsidDel="00000000" w:rsidR="00000000" w:rsidRPr="00000000">
              <w:rPr>
                <w:rtl w:val="0"/>
              </w:rPr>
              <w:t xml:space="preserve">Meet resultaat (optional)</w:t>
            </w:r>
          </w:p>
        </w:tc>
        <w:tc>
          <w:tcPr/>
          <w:p w:rsidR="00000000" w:rsidDel="00000000" w:rsidP="00000000" w:rsidRDefault="00000000" w:rsidRPr="00000000" w14:paraId="00000465">
            <w:pPr>
              <w:rPr/>
            </w:pPr>
            <w:r w:rsidDel="00000000" w:rsidR="00000000" w:rsidRPr="00000000">
              <w:rPr>
                <w:rtl w:val="0"/>
              </w:rPr>
              <w:t xml:space="preserve">Int24_t</w:t>
            </w:r>
          </w:p>
        </w:tc>
        <w:tc>
          <w:tcPr/>
          <w:p w:rsidR="00000000" w:rsidDel="00000000" w:rsidP="00000000" w:rsidRDefault="00000000" w:rsidRPr="00000000" w14:paraId="00000466">
            <w:pPr>
              <w:rPr/>
            </w:pPr>
            <w:r w:rsidDel="00000000" w:rsidR="00000000" w:rsidRPr="00000000">
              <w:rPr>
                <w:rtl w:val="0"/>
              </w:rPr>
              <w:t xml:space="preserve">-</w:t>
            </w:r>
          </w:p>
        </w:tc>
        <w:tc>
          <w:tcPr/>
          <w:p w:rsidR="00000000" w:rsidDel="00000000" w:rsidP="00000000" w:rsidRDefault="00000000" w:rsidRPr="00000000" w14:paraId="00000467">
            <w:pPr>
              <w:rPr/>
            </w:pPr>
            <w:r w:rsidDel="00000000" w:rsidR="00000000" w:rsidRPr="00000000">
              <w:rPr>
                <w:rtl w:val="0"/>
              </w:rPr>
              <w:t xml:space="preserve">Signed meet resultaat CH_B_GAIN32</w:t>
              <w:tab/>
              <w:t xml:space="preserve"> of CH_A_GAIN64</w:t>
            </w:r>
          </w:p>
        </w:tc>
      </w:tr>
      <w:tr>
        <w:tc>
          <w:tcPr/>
          <w:p w:rsidR="00000000" w:rsidDel="00000000" w:rsidP="00000000" w:rsidRDefault="00000000" w:rsidRPr="00000000" w14:paraId="00000468">
            <w:pPr>
              <w:rPr/>
            </w:pPr>
            <w:r w:rsidDel="00000000" w:rsidR="00000000" w:rsidRPr="00000000">
              <w:rPr>
                <w:rtl w:val="0"/>
              </w:rPr>
              <w:t xml:space="preserve">Meet resultaat (optional)</w:t>
            </w:r>
          </w:p>
        </w:tc>
        <w:tc>
          <w:tcPr/>
          <w:p w:rsidR="00000000" w:rsidDel="00000000" w:rsidP="00000000" w:rsidRDefault="00000000" w:rsidRPr="00000000" w14:paraId="00000469">
            <w:pPr>
              <w:rPr/>
            </w:pPr>
            <w:r w:rsidDel="00000000" w:rsidR="00000000" w:rsidRPr="00000000">
              <w:rPr>
                <w:rtl w:val="0"/>
              </w:rPr>
              <w:t xml:space="preserve">Int24_t</w:t>
            </w:r>
          </w:p>
        </w:tc>
        <w:tc>
          <w:tcPr/>
          <w:p w:rsidR="00000000" w:rsidDel="00000000" w:rsidP="00000000" w:rsidRDefault="00000000" w:rsidRPr="00000000" w14:paraId="0000046A">
            <w:pPr>
              <w:rPr/>
            </w:pPr>
            <w:r w:rsidDel="00000000" w:rsidR="00000000" w:rsidRPr="00000000">
              <w:rPr>
                <w:rtl w:val="0"/>
              </w:rPr>
              <w:t xml:space="preserve">-</w:t>
            </w:r>
          </w:p>
        </w:tc>
        <w:tc>
          <w:tcPr/>
          <w:p w:rsidR="00000000" w:rsidDel="00000000" w:rsidP="00000000" w:rsidRDefault="00000000" w:rsidRPr="00000000" w14:paraId="0000046B">
            <w:pPr>
              <w:rPr/>
            </w:pPr>
            <w:r w:rsidDel="00000000" w:rsidR="00000000" w:rsidRPr="00000000">
              <w:rPr>
                <w:rtl w:val="0"/>
              </w:rPr>
              <w:t xml:space="preserve">Signed meet resultaat CH_A_GAIN64</w:t>
            </w:r>
          </w:p>
        </w:tc>
      </w:tr>
    </w:tbl>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Voorbeeld:</w:t>
      </w:r>
    </w:p>
    <w:tbl>
      <w:tblPr>
        <w:tblStyle w:val="Table4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470">
            <w:pPr>
              <w:rPr>
                <w:b w:val="1"/>
              </w:rPr>
            </w:pPr>
            <w:r w:rsidDel="00000000" w:rsidR="00000000" w:rsidRPr="00000000">
              <w:rPr>
                <w:rtl w:val="0"/>
              </w:rPr>
            </w:r>
          </w:p>
        </w:tc>
        <w:tc>
          <w:tcPr/>
          <w:p w:rsidR="00000000" w:rsidDel="00000000" w:rsidP="00000000" w:rsidRDefault="00000000" w:rsidRPr="00000000" w14:paraId="00000471">
            <w:pPr>
              <w:rPr>
                <w:b w:val="1"/>
              </w:rPr>
            </w:pPr>
            <w:r w:rsidDel="00000000" w:rsidR="00000000" w:rsidRPr="00000000">
              <w:rPr>
                <w:b w:val="1"/>
                <w:rtl w:val="0"/>
              </w:rPr>
              <w:t xml:space="preserve">Hex bericht</w:t>
            </w:r>
          </w:p>
        </w:tc>
        <w:tc>
          <w:tcPr/>
          <w:p w:rsidR="00000000" w:rsidDel="00000000" w:rsidP="00000000" w:rsidRDefault="00000000" w:rsidRPr="00000000" w14:paraId="00000472">
            <w:pPr>
              <w:rPr>
                <w:b w:val="1"/>
              </w:rPr>
            </w:pPr>
            <w:r w:rsidDel="00000000" w:rsidR="00000000" w:rsidRPr="00000000">
              <w:rPr>
                <w:b w:val="1"/>
                <w:rtl w:val="0"/>
              </w:rPr>
              <w:t xml:space="preserve">Inhoud</w:t>
            </w:r>
          </w:p>
        </w:tc>
      </w:tr>
      <w:tr>
        <w:tc>
          <w:tcPr/>
          <w:p w:rsidR="00000000" w:rsidDel="00000000" w:rsidP="00000000" w:rsidRDefault="00000000" w:rsidRPr="00000000" w14:paraId="00000473">
            <w:pPr>
              <w:rPr>
                <w:b w:val="1"/>
              </w:rPr>
            </w:pPr>
            <w:r w:rsidDel="00000000" w:rsidR="00000000" w:rsidRPr="00000000">
              <w:rPr>
                <w:b w:val="1"/>
                <w:rtl w:val="0"/>
              </w:rPr>
              <w:t xml:space="preserve">Opdracht</w:t>
            </w:r>
          </w:p>
        </w:tc>
        <w:tc>
          <w:tcPr/>
          <w:p w:rsidR="00000000" w:rsidDel="00000000" w:rsidP="00000000" w:rsidRDefault="00000000" w:rsidRPr="00000000" w14:paraId="00000474">
            <w:pPr>
              <w:rPr/>
            </w:pPr>
            <w:r w:rsidDel="00000000" w:rsidR="00000000" w:rsidRPr="00000000">
              <w:rPr>
                <w:rtl w:val="0"/>
              </w:rPr>
              <w:t xml:space="preserve">0x0A</w:t>
            </w:r>
          </w:p>
        </w:tc>
        <w:tc>
          <w:tcPr/>
          <w:p w:rsidR="00000000" w:rsidDel="00000000" w:rsidP="00000000" w:rsidRDefault="00000000" w:rsidRPr="00000000" w14:paraId="00000475">
            <w:pPr>
              <w:rPr/>
            </w:pPr>
            <w:r w:rsidDel="00000000" w:rsidR="00000000" w:rsidRPr="00000000">
              <w:rPr>
                <w:rtl w:val="0"/>
              </w:rPr>
              <w:t xml:space="preserve">READ_HX711_CONVERSION</w:t>
            </w:r>
          </w:p>
        </w:tc>
      </w:tr>
      <w:tr>
        <w:trPr>
          <w:trHeight w:val="260" w:hRule="atLeast"/>
        </w:trPr>
        <w:tc>
          <w:tcPr/>
          <w:p w:rsidR="00000000" w:rsidDel="00000000" w:rsidP="00000000" w:rsidRDefault="00000000" w:rsidRPr="00000000" w14:paraId="00000476">
            <w:pPr>
              <w:rPr>
                <w:b w:val="1"/>
              </w:rPr>
            </w:pPr>
            <w:r w:rsidDel="00000000" w:rsidR="00000000" w:rsidRPr="00000000">
              <w:rPr>
                <w:b w:val="1"/>
                <w:rtl w:val="0"/>
              </w:rPr>
              <w:t xml:space="preserve">Antwoord</w:t>
            </w:r>
          </w:p>
        </w:tc>
        <w:tc>
          <w:tcPr/>
          <w:p w:rsidR="00000000" w:rsidDel="00000000" w:rsidP="00000000" w:rsidRDefault="00000000" w:rsidRPr="00000000" w14:paraId="00000477">
            <w:pPr>
              <w:rPr/>
            </w:pPr>
            <w:r w:rsidDel="00000000" w:rsidR="00000000" w:rsidRPr="00000000">
              <w:rPr>
                <w:rtl w:val="0"/>
              </w:rPr>
              <w:t xml:space="preserve">0x0A010182E6</w:t>
            </w:r>
          </w:p>
        </w:tc>
        <w:tc>
          <w:tcPr/>
          <w:p w:rsidR="00000000" w:rsidDel="00000000" w:rsidP="00000000" w:rsidRDefault="00000000" w:rsidRPr="00000000" w14:paraId="00000478">
            <w:pPr>
              <w:rPr/>
            </w:pPr>
            <w:r w:rsidDel="00000000" w:rsidR="00000000" w:rsidRPr="00000000">
              <w:rPr>
                <w:rtl w:val="0"/>
              </w:rPr>
              <w:t xml:space="preserve">READ_HX711_CONVERSION, kanaal 0x01:CH_A_GAIN128:, resultaat: 99046/0x0182e6</w:t>
            </w:r>
          </w:p>
        </w:tc>
      </w:tr>
    </w:tbl>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pStyle w:val="Heading3"/>
        <w:numPr>
          <w:ilvl w:val="2"/>
          <w:numId w:val="2"/>
        </w:numPr>
        <w:ind w:left="862" w:hanging="720"/>
        <w:rPr/>
      </w:pPr>
      <w:bookmarkStart w:colFirst="0" w:colLast="0" w:name="_heading=h.2p2csry" w:id="33"/>
      <w:bookmarkEnd w:id="33"/>
      <w:r w:rsidDel="00000000" w:rsidR="00000000" w:rsidRPr="00000000">
        <w:rPr>
          <w:rtl w:val="0"/>
        </w:rPr>
        <w:t xml:space="preserve">138d/0x8A - WRITE_HX711_CONVERSION</w:t>
      </w:r>
    </w:p>
    <w:p w:rsidR="00000000" w:rsidDel="00000000" w:rsidP="00000000" w:rsidRDefault="00000000" w:rsidRPr="00000000" w14:paraId="0000047D">
      <w:pPr>
        <w:rPr/>
      </w:pPr>
      <w:r w:rsidDel="00000000" w:rsidR="00000000" w:rsidRPr="00000000">
        <w:rPr>
          <w:rtl w:val="0"/>
        </w:rPr>
        <w:t xml:space="preserve">Start een nieuwe  gemidelde meting op de opgegeven kanalen. Als de conversie wordt gestart volgt er eerst een bevestiging van de opdracht of een fout code indien een parameter fout is. Als het meten is voltooid worden de resultaten terug gestuurd.</w:t>
      </w:r>
    </w:p>
    <w:p w:rsidR="00000000" w:rsidDel="00000000" w:rsidP="00000000" w:rsidRDefault="00000000" w:rsidRPr="00000000" w14:paraId="0000047E">
      <w:pPr>
        <w:rPr/>
      </w:pPr>
      <w:r w:rsidDel="00000000" w:rsidR="00000000" w:rsidRPr="00000000">
        <w:rPr>
          <w:rtl w:val="0"/>
        </w:rPr>
      </w:r>
    </w:p>
    <w:tbl>
      <w:tblPr>
        <w:tblStyle w:val="Table45"/>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559"/>
        <w:tblGridChange w:id="0">
          <w:tblGrid>
            <w:gridCol w:w="1980"/>
            <w:gridCol w:w="1559"/>
          </w:tblGrid>
        </w:tblGridChange>
      </w:tblGrid>
      <w:tr>
        <w:tc>
          <w:tcPr/>
          <w:p w:rsidR="00000000" w:rsidDel="00000000" w:rsidP="00000000" w:rsidRDefault="00000000" w:rsidRPr="00000000" w14:paraId="0000047F">
            <w:pPr>
              <w:rPr>
                <w:b w:val="1"/>
              </w:rPr>
            </w:pPr>
            <w:r w:rsidDel="00000000" w:rsidR="00000000" w:rsidRPr="00000000">
              <w:rPr>
                <w:b w:val="1"/>
                <w:rtl w:val="0"/>
              </w:rPr>
              <w:t xml:space="preserve">Meet kanaal</w:t>
            </w:r>
          </w:p>
        </w:tc>
        <w:tc>
          <w:tcPr/>
          <w:p w:rsidR="00000000" w:rsidDel="00000000" w:rsidP="00000000" w:rsidRDefault="00000000" w:rsidRPr="00000000" w14:paraId="00000480">
            <w:pPr>
              <w:rPr>
                <w:b w:val="1"/>
              </w:rPr>
            </w:pPr>
            <w:r w:rsidDel="00000000" w:rsidR="00000000" w:rsidRPr="00000000">
              <w:rPr>
                <w:b w:val="1"/>
                <w:rtl w:val="0"/>
              </w:rPr>
              <w:t xml:space="preserve">Waarde</w:t>
            </w:r>
          </w:p>
        </w:tc>
      </w:tr>
      <w:tr>
        <w:tc>
          <w:tcPr/>
          <w:p w:rsidR="00000000" w:rsidDel="00000000" w:rsidP="00000000" w:rsidRDefault="00000000" w:rsidRPr="00000000" w14:paraId="00000481">
            <w:pPr>
              <w:rPr/>
            </w:pPr>
            <w:r w:rsidDel="00000000" w:rsidR="00000000" w:rsidRPr="00000000">
              <w:rPr>
                <w:rtl w:val="0"/>
              </w:rPr>
              <w:t xml:space="preserve">CH_A_GAIN128</w:t>
            </w:r>
          </w:p>
        </w:tc>
        <w:tc>
          <w:tcPr/>
          <w:p w:rsidR="00000000" w:rsidDel="00000000" w:rsidP="00000000" w:rsidRDefault="00000000" w:rsidRPr="00000000" w14:paraId="00000482">
            <w:pPr>
              <w:rPr/>
            </w:pPr>
            <w:r w:rsidDel="00000000" w:rsidR="00000000" w:rsidRPr="00000000">
              <w:rPr>
                <w:rtl w:val="0"/>
              </w:rPr>
              <w:t xml:space="preserve">0x01</w:t>
            </w:r>
          </w:p>
        </w:tc>
      </w:tr>
      <w:tr>
        <w:tc>
          <w:tcPr/>
          <w:p w:rsidR="00000000" w:rsidDel="00000000" w:rsidP="00000000" w:rsidRDefault="00000000" w:rsidRPr="00000000" w14:paraId="00000483">
            <w:pPr>
              <w:rPr/>
            </w:pPr>
            <w:r w:rsidDel="00000000" w:rsidR="00000000" w:rsidRPr="00000000">
              <w:rPr>
                <w:rtl w:val="0"/>
              </w:rPr>
              <w:t xml:space="preserve">CH_B_GAIN32</w:t>
              <w:tab/>
            </w:r>
          </w:p>
        </w:tc>
        <w:tc>
          <w:tcPr/>
          <w:p w:rsidR="00000000" w:rsidDel="00000000" w:rsidP="00000000" w:rsidRDefault="00000000" w:rsidRPr="00000000" w14:paraId="00000484">
            <w:pPr>
              <w:rPr/>
            </w:pPr>
            <w:r w:rsidDel="00000000" w:rsidR="00000000" w:rsidRPr="00000000">
              <w:rPr>
                <w:rtl w:val="0"/>
              </w:rPr>
              <w:t xml:space="preserve">0x02</w:t>
            </w:r>
          </w:p>
        </w:tc>
      </w:tr>
      <w:tr>
        <w:tc>
          <w:tcPr/>
          <w:p w:rsidR="00000000" w:rsidDel="00000000" w:rsidP="00000000" w:rsidRDefault="00000000" w:rsidRPr="00000000" w14:paraId="00000485">
            <w:pPr>
              <w:rPr/>
            </w:pPr>
            <w:r w:rsidDel="00000000" w:rsidR="00000000" w:rsidRPr="00000000">
              <w:rPr>
                <w:rtl w:val="0"/>
              </w:rPr>
              <w:t xml:space="preserve">CH_A_GAIN64</w:t>
              <w:tab/>
            </w:r>
          </w:p>
        </w:tc>
        <w:tc>
          <w:tcPr/>
          <w:p w:rsidR="00000000" w:rsidDel="00000000" w:rsidP="00000000" w:rsidRDefault="00000000" w:rsidRPr="00000000" w14:paraId="00000486">
            <w:pPr>
              <w:rPr/>
            </w:pPr>
            <w:r w:rsidDel="00000000" w:rsidR="00000000" w:rsidRPr="00000000">
              <w:rPr>
                <w:rtl w:val="0"/>
              </w:rPr>
              <w:t xml:space="preserve">0x04</w:t>
            </w:r>
          </w:p>
        </w:tc>
      </w:tr>
    </w:tbl>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Opdracht:</w:t>
      </w:r>
    </w:p>
    <w:tbl>
      <w:tblPr>
        <w:tblStyle w:val="Table4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8A">
            <w:pPr>
              <w:rPr>
                <w:b w:val="1"/>
              </w:rPr>
            </w:pPr>
            <w:r w:rsidDel="00000000" w:rsidR="00000000" w:rsidRPr="00000000">
              <w:rPr>
                <w:b w:val="1"/>
                <w:rtl w:val="0"/>
              </w:rPr>
              <w:t xml:space="preserve">Veld</w:t>
            </w:r>
          </w:p>
        </w:tc>
        <w:tc>
          <w:tcPr/>
          <w:p w:rsidR="00000000" w:rsidDel="00000000" w:rsidP="00000000" w:rsidRDefault="00000000" w:rsidRPr="00000000" w14:paraId="0000048B">
            <w:pPr>
              <w:rPr>
                <w:b w:val="1"/>
              </w:rPr>
            </w:pPr>
            <w:r w:rsidDel="00000000" w:rsidR="00000000" w:rsidRPr="00000000">
              <w:rPr>
                <w:b w:val="1"/>
                <w:rtl w:val="0"/>
              </w:rPr>
              <w:t xml:space="preserve">Grote</w:t>
            </w:r>
          </w:p>
        </w:tc>
        <w:tc>
          <w:tcPr/>
          <w:p w:rsidR="00000000" w:rsidDel="00000000" w:rsidP="00000000" w:rsidRDefault="00000000" w:rsidRPr="00000000" w14:paraId="0000048C">
            <w:pPr>
              <w:rPr>
                <w:b w:val="1"/>
              </w:rPr>
            </w:pPr>
            <w:r w:rsidDel="00000000" w:rsidR="00000000" w:rsidRPr="00000000">
              <w:rPr>
                <w:b w:val="1"/>
                <w:rtl w:val="0"/>
              </w:rPr>
              <w:t xml:space="preserve">Waarde</w:t>
            </w:r>
          </w:p>
        </w:tc>
        <w:tc>
          <w:tcPr/>
          <w:p w:rsidR="00000000" w:rsidDel="00000000" w:rsidP="00000000" w:rsidRDefault="00000000" w:rsidRPr="00000000" w14:paraId="0000048D">
            <w:pPr>
              <w:rPr>
                <w:b w:val="1"/>
              </w:rPr>
            </w:pPr>
            <w:r w:rsidDel="00000000" w:rsidR="00000000" w:rsidRPr="00000000">
              <w:rPr>
                <w:b w:val="1"/>
                <w:rtl w:val="0"/>
              </w:rPr>
              <w:t xml:space="preserve">Omschrijving</w:t>
            </w:r>
          </w:p>
        </w:tc>
      </w:tr>
      <w:tr>
        <w:tc>
          <w:tcPr/>
          <w:p w:rsidR="00000000" w:rsidDel="00000000" w:rsidP="00000000" w:rsidRDefault="00000000" w:rsidRPr="00000000" w14:paraId="0000048E">
            <w:pPr>
              <w:rPr/>
            </w:pPr>
            <w:r w:rsidDel="00000000" w:rsidR="00000000" w:rsidRPr="00000000">
              <w:rPr>
                <w:rtl w:val="0"/>
              </w:rPr>
              <w:t xml:space="preserve">READ_HX711_CONVERSION</w:t>
            </w:r>
          </w:p>
        </w:tc>
        <w:tc>
          <w:tcPr/>
          <w:p w:rsidR="00000000" w:rsidDel="00000000" w:rsidP="00000000" w:rsidRDefault="00000000" w:rsidRPr="00000000" w14:paraId="0000048F">
            <w:pPr>
              <w:rPr/>
            </w:pPr>
            <w:r w:rsidDel="00000000" w:rsidR="00000000" w:rsidRPr="00000000">
              <w:rPr>
                <w:rtl w:val="0"/>
              </w:rPr>
              <w:t xml:space="preserve">Uint8_t</w:t>
            </w:r>
          </w:p>
        </w:tc>
        <w:tc>
          <w:tcPr/>
          <w:p w:rsidR="00000000" w:rsidDel="00000000" w:rsidP="00000000" w:rsidRDefault="00000000" w:rsidRPr="00000000" w14:paraId="00000490">
            <w:pPr>
              <w:rPr/>
            </w:pPr>
            <w:r w:rsidDel="00000000" w:rsidR="00000000" w:rsidRPr="00000000">
              <w:rPr>
                <w:rtl w:val="0"/>
              </w:rPr>
              <w:t xml:space="preserve">0x8A</w:t>
            </w:r>
          </w:p>
        </w:tc>
        <w:tc>
          <w:tcPr/>
          <w:p w:rsidR="00000000" w:rsidDel="00000000" w:rsidP="00000000" w:rsidRDefault="00000000" w:rsidRPr="00000000" w14:paraId="00000491">
            <w:pPr>
              <w:rPr/>
            </w:pPr>
            <w:r w:rsidDel="00000000" w:rsidR="00000000" w:rsidRPr="00000000">
              <w:rPr>
                <w:rtl w:val="0"/>
              </w:rPr>
              <w:t xml:space="preserve">WRITE_HX711_CONVERSION opdracht ID</w:t>
            </w:r>
          </w:p>
        </w:tc>
      </w:tr>
      <w:tr>
        <w:tc>
          <w:tcPr/>
          <w:p w:rsidR="00000000" w:rsidDel="00000000" w:rsidP="00000000" w:rsidRDefault="00000000" w:rsidRPr="00000000" w14:paraId="00000492">
            <w:pPr>
              <w:rPr/>
            </w:pPr>
            <w:r w:rsidDel="00000000" w:rsidR="00000000" w:rsidRPr="00000000">
              <w:rPr>
                <w:rtl w:val="0"/>
              </w:rPr>
              <w:t xml:space="preserve">Meet kanalen</w:t>
            </w:r>
          </w:p>
        </w:tc>
        <w:tc>
          <w:tcPr/>
          <w:p w:rsidR="00000000" w:rsidDel="00000000" w:rsidP="00000000" w:rsidRDefault="00000000" w:rsidRPr="00000000" w14:paraId="00000493">
            <w:pPr>
              <w:rPr/>
            </w:pPr>
            <w:r w:rsidDel="00000000" w:rsidR="00000000" w:rsidRPr="00000000">
              <w:rPr>
                <w:rtl w:val="0"/>
              </w:rPr>
              <w:t xml:space="preserve">Uint8_t</w:t>
            </w:r>
          </w:p>
        </w:tc>
        <w:tc>
          <w:tcPr/>
          <w:p w:rsidR="00000000" w:rsidDel="00000000" w:rsidP="00000000" w:rsidRDefault="00000000" w:rsidRPr="00000000" w14:paraId="00000494">
            <w:pPr>
              <w:rPr/>
            </w:pPr>
            <w:r w:rsidDel="00000000" w:rsidR="00000000" w:rsidRPr="00000000">
              <w:rPr>
                <w:rtl w:val="0"/>
              </w:rPr>
              <w:t xml:space="preserve">1 - 7</w:t>
            </w:r>
          </w:p>
        </w:tc>
        <w:tc>
          <w:tcPr/>
          <w:p w:rsidR="00000000" w:rsidDel="00000000" w:rsidP="00000000" w:rsidRDefault="00000000" w:rsidRPr="00000000" w14:paraId="00000495">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96">
            <w:pPr>
              <w:rPr/>
            </w:pPr>
            <w:r w:rsidDel="00000000" w:rsidR="00000000" w:rsidRPr="00000000">
              <w:rPr>
                <w:rtl w:val="0"/>
              </w:rPr>
              <w:t xml:space="preserve">Aantal samples</w:t>
            </w:r>
          </w:p>
        </w:tc>
        <w:tc>
          <w:tcPr/>
          <w:p w:rsidR="00000000" w:rsidDel="00000000" w:rsidP="00000000" w:rsidRDefault="00000000" w:rsidRPr="00000000" w14:paraId="00000497">
            <w:pPr>
              <w:rPr/>
            </w:pPr>
            <w:r w:rsidDel="00000000" w:rsidR="00000000" w:rsidRPr="00000000">
              <w:rPr>
                <w:rtl w:val="0"/>
              </w:rPr>
              <w:t xml:space="preserve">Uint8_t</w:t>
            </w:r>
          </w:p>
        </w:tc>
        <w:tc>
          <w:tcPr/>
          <w:p w:rsidR="00000000" w:rsidDel="00000000" w:rsidP="00000000" w:rsidRDefault="00000000" w:rsidRPr="00000000" w14:paraId="00000498">
            <w:pPr>
              <w:rPr/>
            </w:pPr>
            <w:r w:rsidDel="00000000" w:rsidR="00000000" w:rsidRPr="00000000">
              <w:rPr>
                <w:rtl w:val="0"/>
              </w:rPr>
              <w:t xml:space="preserve">&gt;0</w:t>
            </w:r>
          </w:p>
        </w:tc>
        <w:tc>
          <w:tcPr/>
          <w:p w:rsidR="00000000" w:rsidDel="00000000" w:rsidP="00000000" w:rsidRDefault="00000000" w:rsidRPr="00000000" w14:paraId="00000499">
            <w:pPr>
              <w:rPr/>
            </w:pPr>
            <w:r w:rsidDel="00000000" w:rsidR="00000000" w:rsidRPr="00000000">
              <w:rPr>
                <w:rtl w:val="0"/>
              </w:rPr>
              <w:t xml:space="preserve">Aantal samples waarover het gemiddelde wordt berekend.</w:t>
            </w:r>
          </w:p>
        </w:tc>
      </w:tr>
    </w:tbl>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Antwoord:</w:t>
      </w:r>
    </w:p>
    <w:tbl>
      <w:tblPr>
        <w:tblStyle w:val="Table4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3"/>
        <w:gridCol w:w="1488"/>
        <w:gridCol w:w="1125"/>
        <w:gridCol w:w="4162"/>
        <w:tblGridChange w:id="0">
          <w:tblGrid>
            <w:gridCol w:w="2853"/>
            <w:gridCol w:w="1488"/>
            <w:gridCol w:w="1125"/>
            <w:gridCol w:w="4162"/>
          </w:tblGrid>
        </w:tblGridChange>
      </w:tblGrid>
      <w:tr>
        <w:tc>
          <w:tcPr/>
          <w:p w:rsidR="00000000" w:rsidDel="00000000" w:rsidP="00000000" w:rsidRDefault="00000000" w:rsidRPr="00000000" w14:paraId="0000049D">
            <w:pPr>
              <w:rPr>
                <w:b w:val="1"/>
              </w:rPr>
            </w:pPr>
            <w:r w:rsidDel="00000000" w:rsidR="00000000" w:rsidRPr="00000000">
              <w:rPr>
                <w:b w:val="1"/>
                <w:rtl w:val="0"/>
              </w:rPr>
              <w:t xml:space="preserve">Veld</w:t>
            </w:r>
          </w:p>
        </w:tc>
        <w:tc>
          <w:tcPr/>
          <w:p w:rsidR="00000000" w:rsidDel="00000000" w:rsidP="00000000" w:rsidRDefault="00000000" w:rsidRPr="00000000" w14:paraId="0000049E">
            <w:pPr>
              <w:rPr>
                <w:b w:val="1"/>
              </w:rPr>
            </w:pPr>
            <w:r w:rsidDel="00000000" w:rsidR="00000000" w:rsidRPr="00000000">
              <w:rPr>
                <w:b w:val="1"/>
                <w:rtl w:val="0"/>
              </w:rPr>
              <w:t xml:space="preserve">Grote</w:t>
            </w:r>
          </w:p>
        </w:tc>
        <w:tc>
          <w:tcPr/>
          <w:p w:rsidR="00000000" w:rsidDel="00000000" w:rsidP="00000000" w:rsidRDefault="00000000" w:rsidRPr="00000000" w14:paraId="0000049F">
            <w:pPr>
              <w:rPr>
                <w:b w:val="1"/>
              </w:rPr>
            </w:pPr>
            <w:r w:rsidDel="00000000" w:rsidR="00000000" w:rsidRPr="00000000">
              <w:rPr>
                <w:b w:val="1"/>
                <w:rtl w:val="0"/>
              </w:rPr>
              <w:t xml:space="preserve">Waarde</w:t>
            </w:r>
          </w:p>
        </w:tc>
        <w:tc>
          <w:tcPr/>
          <w:p w:rsidR="00000000" w:rsidDel="00000000" w:rsidP="00000000" w:rsidRDefault="00000000" w:rsidRPr="00000000" w14:paraId="000004A0">
            <w:pPr>
              <w:rPr>
                <w:b w:val="1"/>
              </w:rPr>
            </w:pPr>
            <w:r w:rsidDel="00000000" w:rsidR="00000000" w:rsidRPr="00000000">
              <w:rPr>
                <w:b w:val="1"/>
                <w:rtl w:val="0"/>
              </w:rPr>
              <w:t xml:space="preserve">Omschrijving</w:t>
            </w:r>
          </w:p>
        </w:tc>
      </w:tr>
      <w:tr>
        <w:tc>
          <w:tcPr/>
          <w:p w:rsidR="00000000" w:rsidDel="00000000" w:rsidP="00000000" w:rsidRDefault="00000000" w:rsidRPr="00000000" w14:paraId="000004A1">
            <w:pPr>
              <w:rPr/>
            </w:pPr>
            <w:r w:rsidDel="00000000" w:rsidR="00000000" w:rsidRPr="00000000">
              <w:rPr>
                <w:rtl w:val="0"/>
              </w:rPr>
              <w:t xml:space="preserve">READ_HX711_CONVERSION</w:t>
            </w:r>
          </w:p>
        </w:tc>
        <w:tc>
          <w:tcPr/>
          <w:p w:rsidR="00000000" w:rsidDel="00000000" w:rsidP="00000000" w:rsidRDefault="00000000" w:rsidRPr="00000000" w14:paraId="000004A2">
            <w:pPr>
              <w:rPr/>
            </w:pPr>
            <w:r w:rsidDel="00000000" w:rsidR="00000000" w:rsidRPr="00000000">
              <w:rPr>
                <w:rtl w:val="0"/>
              </w:rPr>
              <w:t xml:space="preserve">Uint8_t</w:t>
            </w:r>
          </w:p>
        </w:tc>
        <w:tc>
          <w:tcPr/>
          <w:p w:rsidR="00000000" w:rsidDel="00000000" w:rsidP="00000000" w:rsidRDefault="00000000" w:rsidRPr="00000000" w14:paraId="000004A3">
            <w:pPr>
              <w:rPr/>
            </w:pPr>
            <w:r w:rsidDel="00000000" w:rsidR="00000000" w:rsidRPr="00000000">
              <w:rPr>
                <w:rtl w:val="0"/>
              </w:rPr>
              <w:t xml:space="preserve">0x8A</w:t>
            </w:r>
          </w:p>
        </w:tc>
        <w:tc>
          <w:tcPr/>
          <w:p w:rsidR="00000000" w:rsidDel="00000000" w:rsidP="00000000" w:rsidRDefault="00000000" w:rsidRPr="00000000" w14:paraId="000004A4">
            <w:pPr>
              <w:rPr/>
            </w:pPr>
            <w:r w:rsidDel="00000000" w:rsidR="00000000" w:rsidRPr="00000000">
              <w:rPr>
                <w:rtl w:val="0"/>
              </w:rPr>
              <w:t xml:space="preserve">WRITE_HX711_CONVERSION opdracht ID</w:t>
            </w:r>
          </w:p>
        </w:tc>
      </w:tr>
      <w:tr>
        <w:tc>
          <w:tcPr/>
          <w:p w:rsidR="00000000" w:rsidDel="00000000" w:rsidP="00000000" w:rsidRDefault="00000000" w:rsidRPr="00000000" w14:paraId="000004A5">
            <w:pPr>
              <w:rPr/>
            </w:pPr>
            <w:r w:rsidDel="00000000" w:rsidR="00000000" w:rsidRPr="00000000">
              <w:rPr>
                <w:rtl w:val="0"/>
              </w:rPr>
              <w:t xml:space="preserve">Meet Kanalen</w:t>
            </w:r>
          </w:p>
        </w:tc>
        <w:tc>
          <w:tcPr/>
          <w:p w:rsidR="00000000" w:rsidDel="00000000" w:rsidP="00000000" w:rsidRDefault="00000000" w:rsidRPr="00000000" w14:paraId="000004A6">
            <w:pPr>
              <w:rPr/>
            </w:pPr>
            <w:r w:rsidDel="00000000" w:rsidR="00000000" w:rsidRPr="00000000">
              <w:rPr>
                <w:rtl w:val="0"/>
              </w:rPr>
              <w:t xml:space="preserve">Uint8_t</w:t>
            </w:r>
          </w:p>
        </w:tc>
        <w:tc>
          <w:tcPr/>
          <w:p w:rsidR="00000000" w:rsidDel="00000000" w:rsidP="00000000" w:rsidRDefault="00000000" w:rsidRPr="00000000" w14:paraId="000004A7">
            <w:pPr>
              <w:rPr/>
            </w:pPr>
            <w:r w:rsidDel="00000000" w:rsidR="00000000" w:rsidRPr="00000000">
              <w:rPr>
                <w:rtl w:val="0"/>
              </w:rPr>
              <w:t xml:space="preserve">1 - 7</w:t>
            </w:r>
          </w:p>
        </w:tc>
        <w:tc>
          <w:tcPr/>
          <w:p w:rsidR="00000000" w:rsidDel="00000000" w:rsidP="00000000" w:rsidRDefault="00000000" w:rsidRPr="00000000" w14:paraId="000004A8">
            <w:pPr>
              <w:rPr/>
            </w:pPr>
            <w:r w:rsidDel="00000000" w:rsidR="00000000" w:rsidRPr="00000000">
              <w:rPr>
                <w:rtl w:val="0"/>
              </w:rPr>
              <w:t xml:space="preserve">HX711 meet kanalen, zie bovenstaande tabel</w:t>
            </w:r>
          </w:p>
        </w:tc>
      </w:tr>
      <w:tr>
        <w:tc>
          <w:tcPr/>
          <w:p w:rsidR="00000000" w:rsidDel="00000000" w:rsidP="00000000" w:rsidRDefault="00000000" w:rsidRPr="00000000" w14:paraId="000004A9">
            <w:pPr>
              <w:rPr/>
            </w:pPr>
            <w:r w:rsidDel="00000000" w:rsidR="00000000" w:rsidRPr="00000000">
              <w:rPr>
                <w:rtl w:val="0"/>
              </w:rPr>
              <w:t xml:space="preserve">Meet resultaat</w:t>
            </w:r>
          </w:p>
        </w:tc>
        <w:tc>
          <w:tcPr/>
          <w:p w:rsidR="00000000" w:rsidDel="00000000" w:rsidP="00000000" w:rsidRDefault="00000000" w:rsidRPr="00000000" w14:paraId="000004AA">
            <w:pPr>
              <w:rPr/>
            </w:pPr>
            <w:r w:rsidDel="00000000" w:rsidR="00000000" w:rsidRPr="00000000">
              <w:rPr>
                <w:rtl w:val="0"/>
              </w:rPr>
              <w:t xml:space="preserve">Int24_t</w:t>
            </w:r>
          </w:p>
        </w:tc>
        <w:tc>
          <w:tcPr/>
          <w:p w:rsidR="00000000" w:rsidDel="00000000" w:rsidP="00000000" w:rsidRDefault="00000000" w:rsidRPr="00000000" w14:paraId="000004AB">
            <w:pPr>
              <w:rPr/>
            </w:pPr>
            <w:r w:rsidDel="00000000" w:rsidR="00000000" w:rsidRPr="00000000">
              <w:rPr>
                <w:rtl w:val="0"/>
              </w:rPr>
              <w:t xml:space="preserve">-</w:t>
            </w:r>
          </w:p>
        </w:tc>
        <w:tc>
          <w:tcPr/>
          <w:p w:rsidR="00000000" w:rsidDel="00000000" w:rsidP="00000000" w:rsidRDefault="00000000" w:rsidRPr="00000000" w14:paraId="000004AC">
            <w:pPr>
              <w:rPr/>
            </w:pPr>
            <w:r w:rsidDel="00000000" w:rsidR="00000000" w:rsidRPr="00000000">
              <w:rPr>
                <w:rtl w:val="0"/>
              </w:rPr>
              <w:t xml:space="preserve">Signed meet resultaat CH_A_GAIN128, CH_B_GAIN32</w:t>
              <w:tab/>
              <w:t xml:space="preserve">of CH_A_GAIN64</w:t>
              <w:tab/>
            </w:r>
          </w:p>
        </w:tc>
      </w:tr>
      <w:tr>
        <w:tc>
          <w:tcPr/>
          <w:p w:rsidR="00000000" w:rsidDel="00000000" w:rsidP="00000000" w:rsidRDefault="00000000" w:rsidRPr="00000000" w14:paraId="000004AD">
            <w:pPr>
              <w:rPr/>
            </w:pPr>
            <w:r w:rsidDel="00000000" w:rsidR="00000000" w:rsidRPr="00000000">
              <w:rPr>
                <w:rtl w:val="0"/>
              </w:rPr>
              <w:t xml:space="preserve">Meet resultaat (optional)</w:t>
            </w:r>
          </w:p>
        </w:tc>
        <w:tc>
          <w:tcPr/>
          <w:p w:rsidR="00000000" w:rsidDel="00000000" w:rsidP="00000000" w:rsidRDefault="00000000" w:rsidRPr="00000000" w14:paraId="000004AE">
            <w:pPr>
              <w:rPr/>
            </w:pPr>
            <w:r w:rsidDel="00000000" w:rsidR="00000000" w:rsidRPr="00000000">
              <w:rPr>
                <w:rtl w:val="0"/>
              </w:rPr>
              <w:t xml:space="preserve">Int24_t</w:t>
            </w:r>
          </w:p>
        </w:tc>
        <w:tc>
          <w:tcPr/>
          <w:p w:rsidR="00000000" w:rsidDel="00000000" w:rsidP="00000000" w:rsidRDefault="00000000" w:rsidRPr="00000000" w14:paraId="000004AF">
            <w:pPr>
              <w:rPr/>
            </w:pPr>
            <w:r w:rsidDel="00000000" w:rsidR="00000000" w:rsidRPr="00000000">
              <w:rPr>
                <w:rtl w:val="0"/>
              </w:rPr>
              <w:t xml:space="preserve">-</w:t>
            </w:r>
          </w:p>
        </w:tc>
        <w:tc>
          <w:tcPr/>
          <w:p w:rsidR="00000000" w:rsidDel="00000000" w:rsidP="00000000" w:rsidRDefault="00000000" w:rsidRPr="00000000" w14:paraId="000004B0">
            <w:pPr>
              <w:rPr/>
            </w:pPr>
            <w:r w:rsidDel="00000000" w:rsidR="00000000" w:rsidRPr="00000000">
              <w:rPr>
                <w:rtl w:val="0"/>
              </w:rPr>
              <w:t xml:space="preserve">Signed meet resultaat CH_B_GAIN32</w:t>
              <w:tab/>
              <w:t xml:space="preserve"> of CH_A_GAIN64</w:t>
            </w:r>
          </w:p>
        </w:tc>
      </w:tr>
      <w:tr>
        <w:tc>
          <w:tcPr/>
          <w:p w:rsidR="00000000" w:rsidDel="00000000" w:rsidP="00000000" w:rsidRDefault="00000000" w:rsidRPr="00000000" w14:paraId="000004B1">
            <w:pPr>
              <w:rPr/>
            </w:pPr>
            <w:r w:rsidDel="00000000" w:rsidR="00000000" w:rsidRPr="00000000">
              <w:rPr>
                <w:rtl w:val="0"/>
              </w:rPr>
              <w:t xml:space="preserve">Meet resultaat (optional)</w:t>
            </w:r>
          </w:p>
        </w:tc>
        <w:tc>
          <w:tcPr/>
          <w:p w:rsidR="00000000" w:rsidDel="00000000" w:rsidP="00000000" w:rsidRDefault="00000000" w:rsidRPr="00000000" w14:paraId="000004B2">
            <w:pPr>
              <w:rPr/>
            </w:pPr>
            <w:r w:rsidDel="00000000" w:rsidR="00000000" w:rsidRPr="00000000">
              <w:rPr>
                <w:rtl w:val="0"/>
              </w:rPr>
              <w:t xml:space="preserve">Int24_t</w:t>
            </w:r>
          </w:p>
        </w:tc>
        <w:tc>
          <w:tcPr/>
          <w:p w:rsidR="00000000" w:rsidDel="00000000" w:rsidP="00000000" w:rsidRDefault="00000000" w:rsidRPr="00000000" w14:paraId="000004B3">
            <w:pPr>
              <w:rPr/>
            </w:pPr>
            <w:r w:rsidDel="00000000" w:rsidR="00000000" w:rsidRPr="00000000">
              <w:rPr>
                <w:rtl w:val="0"/>
              </w:rPr>
              <w:t xml:space="preserve">-</w:t>
            </w:r>
          </w:p>
        </w:tc>
        <w:tc>
          <w:tcPr/>
          <w:p w:rsidR="00000000" w:rsidDel="00000000" w:rsidP="00000000" w:rsidRDefault="00000000" w:rsidRPr="00000000" w14:paraId="000004B4">
            <w:pPr>
              <w:rPr/>
            </w:pPr>
            <w:r w:rsidDel="00000000" w:rsidR="00000000" w:rsidRPr="00000000">
              <w:rPr>
                <w:rtl w:val="0"/>
              </w:rPr>
              <w:t xml:space="preserve">Signed meet resultaat CH_A_GAIN64</w:t>
            </w:r>
          </w:p>
        </w:tc>
      </w:tr>
    </w:tbl>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b w:val="1"/>
        </w:rPr>
      </w:pPr>
      <w:r w:rsidDel="00000000" w:rsidR="00000000" w:rsidRPr="00000000">
        <w:rPr>
          <w:b w:val="1"/>
          <w:rtl w:val="0"/>
        </w:rPr>
        <w:t xml:space="preserve">Voorbeeld 1:</w:t>
      </w:r>
    </w:p>
    <w:tbl>
      <w:tblPr>
        <w:tblStyle w:val="Table4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1791"/>
        <w:gridCol w:w="7426"/>
        <w:tblGridChange w:id="0">
          <w:tblGrid>
            <w:gridCol w:w="1268"/>
            <w:gridCol w:w="1791"/>
            <w:gridCol w:w="7426"/>
          </w:tblGrid>
        </w:tblGridChange>
      </w:tblGrid>
      <w:tr>
        <w:tc>
          <w:tcPr/>
          <w:p w:rsidR="00000000" w:rsidDel="00000000" w:rsidP="00000000" w:rsidRDefault="00000000" w:rsidRPr="00000000" w14:paraId="000004B8">
            <w:pPr>
              <w:rPr>
                <w:b w:val="1"/>
              </w:rPr>
            </w:pPr>
            <w:r w:rsidDel="00000000" w:rsidR="00000000" w:rsidRPr="00000000">
              <w:rPr>
                <w:rtl w:val="0"/>
              </w:rPr>
            </w:r>
          </w:p>
        </w:tc>
        <w:tc>
          <w:tcPr/>
          <w:p w:rsidR="00000000" w:rsidDel="00000000" w:rsidP="00000000" w:rsidRDefault="00000000" w:rsidRPr="00000000" w14:paraId="000004B9">
            <w:pPr>
              <w:rPr>
                <w:b w:val="1"/>
              </w:rPr>
            </w:pPr>
            <w:r w:rsidDel="00000000" w:rsidR="00000000" w:rsidRPr="00000000">
              <w:rPr>
                <w:b w:val="1"/>
                <w:rtl w:val="0"/>
              </w:rPr>
              <w:t xml:space="preserve">Hex bericht</w:t>
            </w:r>
          </w:p>
        </w:tc>
        <w:tc>
          <w:tcPr/>
          <w:p w:rsidR="00000000" w:rsidDel="00000000" w:rsidP="00000000" w:rsidRDefault="00000000" w:rsidRPr="00000000" w14:paraId="000004BA">
            <w:pPr>
              <w:rPr>
                <w:b w:val="1"/>
              </w:rPr>
            </w:pPr>
            <w:r w:rsidDel="00000000" w:rsidR="00000000" w:rsidRPr="00000000">
              <w:rPr>
                <w:b w:val="1"/>
                <w:rtl w:val="0"/>
              </w:rPr>
              <w:t xml:space="preserve">Inhoud</w:t>
            </w:r>
          </w:p>
        </w:tc>
      </w:tr>
      <w:tr>
        <w:tc>
          <w:tcPr/>
          <w:p w:rsidR="00000000" w:rsidDel="00000000" w:rsidP="00000000" w:rsidRDefault="00000000" w:rsidRPr="00000000" w14:paraId="000004BB">
            <w:pPr>
              <w:rPr>
                <w:b w:val="1"/>
              </w:rPr>
            </w:pPr>
            <w:r w:rsidDel="00000000" w:rsidR="00000000" w:rsidRPr="00000000">
              <w:rPr>
                <w:b w:val="1"/>
                <w:rtl w:val="0"/>
              </w:rPr>
              <w:t xml:space="preserve">Opdracht</w:t>
            </w:r>
          </w:p>
        </w:tc>
        <w:tc>
          <w:tcPr/>
          <w:p w:rsidR="00000000" w:rsidDel="00000000" w:rsidP="00000000" w:rsidRDefault="00000000" w:rsidRPr="00000000" w14:paraId="000004BC">
            <w:pPr>
              <w:rPr/>
            </w:pPr>
            <w:r w:rsidDel="00000000" w:rsidR="00000000" w:rsidRPr="00000000">
              <w:rPr>
                <w:rtl w:val="0"/>
              </w:rPr>
              <w:t xml:space="preserve">0x8A010A</w:t>
            </w:r>
          </w:p>
        </w:tc>
        <w:tc>
          <w:tcPr/>
          <w:p w:rsidR="00000000" w:rsidDel="00000000" w:rsidP="00000000" w:rsidRDefault="00000000" w:rsidRPr="00000000" w14:paraId="000004BD">
            <w:pPr>
              <w:rPr/>
            </w:pPr>
            <w:r w:rsidDel="00000000" w:rsidR="00000000" w:rsidRPr="00000000">
              <w:rPr>
                <w:rtl w:val="0"/>
              </w:rPr>
              <w:t xml:space="preserve">WRITE_HX711_CONVERSION, CH_A_GAIN128, 10 samples</w:t>
            </w:r>
          </w:p>
        </w:tc>
      </w:tr>
      <w:tr>
        <w:trPr>
          <w:trHeight w:val="260" w:hRule="atLeast"/>
        </w:trPr>
        <w:tc>
          <w:tcPr/>
          <w:p w:rsidR="00000000" w:rsidDel="00000000" w:rsidP="00000000" w:rsidRDefault="00000000" w:rsidRPr="00000000" w14:paraId="000004BE">
            <w:pPr>
              <w:rPr>
                <w:b w:val="1"/>
              </w:rPr>
            </w:pPr>
            <w:r w:rsidDel="00000000" w:rsidR="00000000" w:rsidRPr="00000000">
              <w:rPr>
                <w:b w:val="1"/>
                <w:rtl w:val="0"/>
              </w:rPr>
              <w:t xml:space="preserve">Antwoord1</w:t>
            </w:r>
          </w:p>
        </w:tc>
        <w:tc>
          <w:tcPr/>
          <w:p w:rsidR="00000000" w:rsidDel="00000000" w:rsidP="00000000" w:rsidRDefault="00000000" w:rsidRPr="00000000" w14:paraId="000004BF">
            <w:pPr>
              <w:rPr/>
            </w:pPr>
            <w:r w:rsidDel="00000000" w:rsidR="00000000" w:rsidRPr="00000000">
              <w:rPr>
                <w:rtl w:val="0"/>
              </w:rPr>
              <w:t xml:space="preserve">0x008A00000000</w:t>
            </w:r>
          </w:p>
        </w:tc>
        <w:tc>
          <w:tcPr/>
          <w:p w:rsidR="00000000" w:rsidDel="00000000" w:rsidP="00000000" w:rsidRDefault="00000000" w:rsidRPr="00000000" w14:paraId="000004C0">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C1">
            <w:pPr>
              <w:rPr>
                <w:b w:val="1"/>
              </w:rPr>
            </w:pPr>
            <w:r w:rsidDel="00000000" w:rsidR="00000000" w:rsidRPr="00000000">
              <w:rPr>
                <w:b w:val="1"/>
                <w:rtl w:val="0"/>
              </w:rPr>
              <w:t xml:space="preserve">Antwoord2</w:t>
            </w:r>
          </w:p>
        </w:tc>
        <w:tc>
          <w:tcPr/>
          <w:p w:rsidR="00000000" w:rsidDel="00000000" w:rsidP="00000000" w:rsidRDefault="00000000" w:rsidRPr="00000000" w14:paraId="000004C2">
            <w:pPr>
              <w:rPr/>
            </w:pPr>
            <w:r w:rsidDel="00000000" w:rsidR="00000000" w:rsidRPr="00000000">
              <w:rPr>
                <w:rtl w:val="0"/>
              </w:rPr>
              <w:t xml:space="preserve">0x8A010183A4</w:t>
            </w:r>
          </w:p>
        </w:tc>
        <w:tc>
          <w:tcPr/>
          <w:p w:rsidR="00000000" w:rsidDel="00000000" w:rsidP="00000000" w:rsidRDefault="00000000" w:rsidRPr="00000000" w14:paraId="000004C3">
            <w:pPr>
              <w:rPr/>
            </w:pPr>
            <w:r w:rsidDel="00000000" w:rsidR="00000000" w:rsidRPr="00000000">
              <w:rPr>
                <w:rtl w:val="0"/>
              </w:rPr>
              <w:t xml:space="preserve">0x8A = WRITE_HX711_CONVERSION</w:t>
            </w:r>
          </w:p>
          <w:p w:rsidR="00000000" w:rsidDel="00000000" w:rsidP="00000000" w:rsidRDefault="00000000" w:rsidRPr="00000000" w14:paraId="000004C4">
            <w:pPr>
              <w:rPr/>
            </w:pPr>
            <w:r w:rsidDel="00000000" w:rsidR="00000000" w:rsidRPr="00000000">
              <w:rPr>
                <w:rtl w:val="0"/>
              </w:rPr>
              <w:t xml:space="preserve">0x01 = CH_A_GAIN128</w:t>
            </w:r>
          </w:p>
          <w:p w:rsidR="00000000" w:rsidDel="00000000" w:rsidP="00000000" w:rsidRDefault="00000000" w:rsidRPr="00000000" w14:paraId="000004C5">
            <w:pPr>
              <w:rPr/>
            </w:pPr>
            <w:r w:rsidDel="00000000" w:rsidR="00000000" w:rsidRPr="00000000">
              <w:rPr>
                <w:rtl w:val="0"/>
              </w:rPr>
              <w:t xml:space="preserve">0x0183A4 = 99.236decimaal</w:t>
            </w:r>
          </w:p>
        </w:tc>
      </w:tr>
    </w:tbl>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b w:val="1"/>
        </w:rPr>
      </w:pPr>
      <w:r w:rsidDel="00000000" w:rsidR="00000000" w:rsidRPr="00000000">
        <w:rPr>
          <w:b w:val="1"/>
          <w:rtl w:val="0"/>
        </w:rPr>
        <w:t xml:space="preserve">Voorbeeld 2:</w:t>
      </w:r>
    </w:p>
    <w:tbl>
      <w:tblPr>
        <w:tblStyle w:val="Table4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069"/>
        <w:gridCol w:w="7148"/>
        <w:tblGridChange w:id="0">
          <w:tblGrid>
            <w:gridCol w:w="1268"/>
            <w:gridCol w:w="2069"/>
            <w:gridCol w:w="7148"/>
          </w:tblGrid>
        </w:tblGridChange>
      </w:tblGrid>
      <w:tr>
        <w:tc>
          <w:tcPr/>
          <w:p w:rsidR="00000000" w:rsidDel="00000000" w:rsidP="00000000" w:rsidRDefault="00000000" w:rsidRPr="00000000" w14:paraId="000004C8">
            <w:pPr>
              <w:rPr>
                <w:b w:val="1"/>
              </w:rPr>
            </w:pPr>
            <w:r w:rsidDel="00000000" w:rsidR="00000000" w:rsidRPr="00000000">
              <w:rPr>
                <w:rtl w:val="0"/>
              </w:rPr>
            </w:r>
          </w:p>
        </w:tc>
        <w:tc>
          <w:tcPr/>
          <w:p w:rsidR="00000000" w:rsidDel="00000000" w:rsidP="00000000" w:rsidRDefault="00000000" w:rsidRPr="00000000" w14:paraId="000004C9">
            <w:pPr>
              <w:rPr>
                <w:b w:val="1"/>
              </w:rPr>
            </w:pPr>
            <w:r w:rsidDel="00000000" w:rsidR="00000000" w:rsidRPr="00000000">
              <w:rPr>
                <w:b w:val="1"/>
                <w:rtl w:val="0"/>
              </w:rPr>
              <w:t xml:space="preserve">Hex bericht</w:t>
            </w:r>
          </w:p>
        </w:tc>
        <w:tc>
          <w:tcPr/>
          <w:p w:rsidR="00000000" w:rsidDel="00000000" w:rsidP="00000000" w:rsidRDefault="00000000" w:rsidRPr="00000000" w14:paraId="000004CA">
            <w:pPr>
              <w:rPr>
                <w:b w:val="1"/>
              </w:rPr>
            </w:pPr>
            <w:r w:rsidDel="00000000" w:rsidR="00000000" w:rsidRPr="00000000">
              <w:rPr>
                <w:b w:val="1"/>
                <w:rtl w:val="0"/>
              </w:rPr>
              <w:t xml:space="preserve">Inhoud</w:t>
            </w:r>
          </w:p>
        </w:tc>
      </w:tr>
      <w:tr>
        <w:tc>
          <w:tcPr/>
          <w:p w:rsidR="00000000" w:rsidDel="00000000" w:rsidP="00000000" w:rsidRDefault="00000000" w:rsidRPr="00000000" w14:paraId="000004CB">
            <w:pPr>
              <w:rPr>
                <w:b w:val="1"/>
              </w:rPr>
            </w:pPr>
            <w:r w:rsidDel="00000000" w:rsidR="00000000" w:rsidRPr="00000000">
              <w:rPr>
                <w:b w:val="1"/>
                <w:rtl w:val="0"/>
              </w:rPr>
              <w:t xml:space="preserve">Opdracht</w:t>
            </w:r>
          </w:p>
        </w:tc>
        <w:tc>
          <w:tcPr/>
          <w:p w:rsidR="00000000" w:rsidDel="00000000" w:rsidP="00000000" w:rsidRDefault="00000000" w:rsidRPr="00000000" w14:paraId="000004CC">
            <w:pPr>
              <w:rPr/>
            </w:pPr>
            <w:r w:rsidDel="00000000" w:rsidR="00000000" w:rsidRPr="00000000">
              <w:rPr>
                <w:rtl w:val="0"/>
              </w:rPr>
              <w:t xml:space="preserve">0x8A070A</w:t>
            </w:r>
          </w:p>
        </w:tc>
        <w:tc>
          <w:tcPr/>
          <w:p w:rsidR="00000000" w:rsidDel="00000000" w:rsidP="00000000" w:rsidRDefault="00000000" w:rsidRPr="00000000" w14:paraId="000004CD">
            <w:pPr>
              <w:rPr/>
            </w:pPr>
            <w:r w:rsidDel="00000000" w:rsidR="00000000" w:rsidRPr="00000000">
              <w:rPr>
                <w:rtl w:val="0"/>
              </w:rPr>
              <w:t xml:space="preserve">WRITE_HX711_CONVERSION, CH_A_GAIN128, CH_B_GAIN32, CH_A_GAIN64</w:t>
              <w:tab/>
              <w:t xml:space="preserve">, 10 samples</w:t>
            </w:r>
          </w:p>
        </w:tc>
      </w:tr>
      <w:tr>
        <w:trPr>
          <w:trHeight w:val="260" w:hRule="atLeast"/>
        </w:trPr>
        <w:tc>
          <w:tcPr/>
          <w:p w:rsidR="00000000" w:rsidDel="00000000" w:rsidP="00000000" w:rsidRDefault="00000000" w:rsidRPr="00000000" w14:paraId="000004CE">
            <w:pPr>
              <w:rPr>
                <w:b w:val="1"/>
              </w:rPr>
            </w:pPr>
            <w:r w:rsidDel="00000000" w:rsidR="00000000" w:rsidRPr="00000000">
              <w:rPr>
                <w:b w:val="1"/>
                <w:rtl w:val="0"/>
              </w:rPr>
              <w:t xml:space="preserve">Antwoord1</w:t>
            </w:r>
          </w:p>
        </w:tc>
        <w:tc>
          <w:tcPr/>
          <w:p w:rsidR="00000000" w:rsidDel="00000000" w:rsidP="00000000" w:rsidRDefault="00000000" w:rsidRPr="00000000" w14:paraId="000004CF">
            <w:pPr>
              <w:rPr/>
            </w:pPr>
            <w:r w:rsidDel="00000000" w:rsidR="00000000" w:rsidRPr="00000000">
              <w:rPr>
                <w:rtl w:val="0"/>
              </w:rPr>
              <w:t xml:space="preserve">0x008A00000000</w:t>
            </w:r>
          </w:p>
        </w:tc>
        <w:tc>
          <w:tcPr/>
          <w:p w:rsidR="00000000" w:rsidDel="00000000" w:rsidP="00000000" w:rsidRDefault="00000000" w:rsidRPr="00000000" w14:paraId="000004D0">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D1">
            <w:pPr>
              <w:rPr>
                <w:b w:val="1"/>
              </w:rPr>
            </w:pPr>
            <w:r w:rsidDel="00000000" w:rsidR="00000000" w:rsidRPr="00000000">
              <w:rPr>
                <w:b w:val="1"/>
                <w:rtl w:val="0"/>
              </w:rPr>
              <w:t xml:space="preserve">Antwoord2</w:t>
            </w:r>
          </w:p>
        </w:tc>
        <w:tc>
          <w:tcPr/>
          <w:p w:rsidR="00000000" w:rsidDel="00000000" w:rsidP="00000000" w:rsidRDefault="00000000" w:rsidRPr="00000000" w14:paraId="000004D2">
            <w:pPr>
              <w:rPr/>
            </w:pPr>
            <w:r w:rsidDel="00000000" w:rsidR="00000000" w:rsidRPr="00000000">
              <w:rPr>
                <w:rtl w:val="0"/>
              </w:rPr>
              <w:t xml:space="preserve">8A030183B90058D1</w:t>
            </w:r>
          </w:p>
        </w:tc>
        <w:tc>
          <w:tcPr/>
          <w:p w:rsidR="00000000" w:rsidDel="00000000" w:rsidP="00000000" w:rsidRDefault="00000000" w:rsidRPr="00000000" w14:paraId="000004D3">
            <w:pPr>
              <w:rPr/>
            </w:pPr>
            <w:r w:rsidDel="00000000" w:rsidR="00000000" w:rsidRPr="00000000">
              <w:rPr>
                <w:rtl w:val="0"/>
              </w:rPr>
              <w:t xml:space="preserve">0x8A = WRITE_HX711_CONVERSION</w:t>
            </w:r>
          </w:p>
          <w:p w:rsidR="00000000" w:rsidDel="00000000" w:rsidP="00000000" w:rsidRDefault="00000000" w:rsidRPr="00000000" w14:paraId="000004D4">
            <w:pPr>
              <w:rPr/>
            </w:pPr>
            <w:r w:rsidDel="00000000" w:rsidR="00000000" w:rsidRPr="00000000">
              <w:rPr>
                <w:rtl w:val="0"/>
              </w:rPr>
              <w:t xml:space="preserve">0x03 = CH_A_GAIN128, CH_B_GAIN32</w:t>
            </w:r>
          </w:p>
          <w:p w:rsidR="00000000" w:rsidDel="00000000" w:rsidP="00000000" w:rsidRDefault="00000000" w:rsidRPr="00000000" w14:paraId="000004D5">
            <w:pPr>
              <w:rPr/>
            </w:pPr>
            <w:r w:rsidDel="00000000" w:rsidR="00000000" w:rsidRPr="00000000">
              <w:rPr>
                <w:rtl w:val="0"/>
              </w:rPr>
              <w:t xml:space="preserve">CH_A_GAIN128: 99257/0x0183b9</w:t>
            </w:r>
          </w:p>
          <w:p w:rsidR="00000000" w:rsidDel="00000000" w:rsidP="00000000" w:rsidRDefault="00000000" w:rsidRPr="00000000" w14:paraId="000004D6">
            <w:pPr>
              <w:rPr/>
            </w:pPr>
            <w:r w:rsidDel="00000000" w:rsidR="00000000" w:rsidRPr="00000000">
              <w:rPr>
                <w:rtl w:val="0"/>
              </w:rPr>
              <w:t xml:space="preserve">CH_B_GAIN32: 22737/0x0058d1</w:t>
            </w:r>
          </w:p>
        </w:tc>
      </w:tr>
    </w:tbl>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b w:val="1"/>
        </w:rPr>
      </w:pPr>
      <w:r w:rsidDel="00000000" w:rsidR="00000000" w:rsidRPr="00000000">
        <w:rPr>
          <w:b w:val="1"/>
          <w:rtl w:val="0"/>
        </w:rPr>
        <w:t xml:space="preserve">Voorbeeld 3:</w:t>
      </w:r>
    </w:p>
    <w:tbl>
      <w:tblPr>
        <w:tblStyle w:val="Table5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970"/>
        <w:gridCol w:w="6247"/>
        <w:tblGridChange w:id="0">
          <w:tblGrid>
            <w:gridCol w:w="1268"/>
            <w:gridCol w:w="2970"/>
            <w:gridCol w:w="6247"/>
          </w:tblGrid>
        </w:tblGridChange>
      </w:tblGrid>
      <w:tr>
        <w:tc>
          <w:tcPr/>
          <w:p w:rsidR="00000000" w:rsidDel="00000000" w:rsidP="00000000" w:rsidRDefault="00000000" w:rsidRPr="00000000" w14:paraId="000004DA">
            <w:pPr>
              <w:rPr>
                <w:b w:val="1"/>
              </w:rPr>
            </w:pPr>
            <w:r w:rsidDel="00000000" w:rsidR="00000000" w:rsidRPr="00000000">
              <w:rPr>
                <w:rtl w:val="0"/>
              </w:rPr>
            </w:r>
          </w:p>
        </w:tc>
        <w:tc>
          <w:tcPr/>
          <w:p w:rsidR="00000000" w:rsidDel="00000000" w:rsidP="00000000" w:rsidRDefault="00000000" w:rsidRPr="00000000" w14:paraId="000004DB">
            <w:pPr>
              <w:rPr>
                <w:b w:val="1"/>
              </w:rPr>
            </w:pPr>
            <w:r w:rsidDel="00000000" w:rsidR="00000000" w:rsidRPr="00000000">
              <w:rPr>
                <w:b w:val="1"/>
                <w:rtl w:val="0"/>
              </w:rPr>
              <w:t xml:space="preserve">Hex bericht</w:t>
            </w:r>
          </w:p>
        </w:tc>
        <w:tc>
          <w:tcPr/>
          <w:p w:rsidR="00000000" w:rsidDel="00000000" w:rsidP="00000000" w:rsidRDefault="00000000" w:rsidRPr="00000000" w14:paraId="000004DC">
            <w:pPr>
              <w:rPr>
                <w:b w:val="1"/>
              </w:rPr>
            </w:pPr>
            <w:r w:rsidDel="00000000" w:rsidR="00000000" w:rsidRPr="00000000">
              <w:rPr>
                <w:b w:val="1"/>
                <w:rtl w:val="0"/>
              </w:rPr>
              <w:t xml:space="preserve">Inhoud</w:t>
            </w:r>
          </w:p>
        </w:tc>
      </w:tr>
      <w:tr>
        <w:tc>
          <w:tcPr/>
          <w:p w:rsidR="00000000" w:rsidDel="00000000" w:rsidP="00000000" w:rsidRDefault="00000000" w:rsidRPr="00000000" w14:paraId="000004DD">
            <w:pPr>
              <w:rPr>
                <w:b w:val="1"/>
              </w:rPr>
            </w:pPr>
            <w:r w:rsidDel="00000000" w:rsidR="00000000" w:rsidRPr="00000000">
              <w:rPr>
                <w:b w:val="1"/>
                <w:rtl w:val="0"/>
              </w:rPr>
              <w:t xml:space="preserve">Opdracht</w:t>
            </w:r>
          </w:p>
        </w:tc>
        <w:tc>
          <w:tcPr/>
          <w:p w:rsidR="00000000" w:rsidDel="00000000" w:rsidP="00000000" w:rsidRDefault="00000000" w:rsidRPr="00000000" w14:paraId="000004DE">
            <w:pPr>
              <w:rPr/>
            </w:pPr>
            <w:r w:rsidDel="00000000" w:rsidR="00000000" w:rsidRPr="00000000">
              <w:rPr>
                <w:rtl w:val="0"/>
              </w:rPr>
              <w:t xml:space="preserve">0x8A010A</w:t>
            </w:r>
          </w:p>
        </w:tc>
        <w:tc>
          <w:tcPr/>
          <w:p w:rsidR="00000000" w:rsidDel="00000000" w:rsidP="00000000" w:rsidRDefault="00000000" w:rsidRPr="00000000" w14:paraId="000004DF">
            <w:pPr>
              <w:rPr/>
            </w:pPr>
            <w:r w:rsidDel="00000000" w:rsidR="00000000" w:rsidRPr="00000000">
              <w:rPr>
                <w:rtl w:val="0"/>
              </w:rPr>
              <w:t xml:space="preserve">WRITE_HX711_CONVERSION, CH_A_GAIN128, CH_B_GAIN32, CH_A_GAIN64</w:t>
              <w:tab/>
              <w:t xml:space="preserve">, 10 samples</w:t>
            </w:r>
          </w:p>
        </w:tc>
      </w:tr>
      <w:tr>
        <w:trPr>
          <w:trHeight w:val="260" w:hRule="atLeast"/>
        </w:trPr>
        <w:tc>
          <w:tcPr/>
          <w:p w:rsidR="00000000" w:rsidDel="00000000" w:rsidP="00000000" w:rsidRDefault="00000000" w:rsidRPr="00000000" w14:paraId="000004E0">
            <w:pPr>
              <w:rPr>
                <w:b w:val="1"/>
              </w:rPr>
            </w:pPr>
            <w:r w:rsidDel="00000000" w:rsidR="00000000" w:rsidRPr="00000000">
              <w:rPr>
                <w:b w:val="1"/>
                <w:rtl w:val="0"/>
              </w:rPr>
              <w:t xml:space="preserve">Antwoord1</w:t>
            </w:r>
          </w:p>
        </w:tc>
        <w:tc>
          <w:tcPr/>
          <w:p w:rsidR="00000000" w:rsidDel="00000000" w:rsidP="00000000" w:rsidRDefault="00000000" w:rsidRPr="00000000" w14:paraId="000004E1">
            <w:pPr>
              <w:rPr/>
            </w:pPr>
            <w:r w:rsidDel="00000000" w:rsidR="00000000" w:rsidRPr="00000000">
              <w:rPr>
                <w:rtl w:val="0"/>
              </w:rPr>
              <w:t xml:space="preserve">0x008A00000000</w:t>
            </w:r>
          </w:p>
        </w:tc>
        <w:tc>
          <w:tcPr/>
          <w:p w:rsidR="00000000" w:rsidDel="00000000" w:rsidP="00000000" w:rsidRDefault="00000000" w:rsidRPr="00000000" w14:paraId="000004E2">
            <w:pPr>
              <w:rPr/>
            </w:pPr>
            <w:r w:rsidDel="00000000" w:rsidR="00000000" w:rsidRPr="00000000">
              <w:rPr>
                <w:rtl w:val="0"/>
              </w:rPr>
              <w:t xml:space="preserve">WRITE_HX711_CONVERSION, NRF_SUCCESS. Wordt niet teruggestuurd bij een opdracht vanuit de LoRaWAN interface als de error code gelijk is aan NRF_SUCCESS.</w:t>
            </w:r>
          </w:p>
        </w:tc>
      </w:tr>
      <w:tr>
        <w:trPr>
          <w:trHeight w:val="260" w:hRule="atLeast"/>
        </w:trPr>
        <w:tc>
          <w:tcPr/>
          <w:p w:rsidR="00000000" w:rsidDel="00000000" w:rsidP="00000000" w:rsidRDefault="00000000" w:rsidRPr="00000000" w14:paraId="000004E3">
            <w:pPr>
              <w:rPr>
                <w:b w:val="1"/>
              </w:rPr>
            </w:pPr>
            <w:r w:rsidDel="00000000" w:rsidR="00000000" w:rsidRPr="00000000">
              <w:rPr>
                <w:b w:val="1"/>
                <w:rtl w:val="0"/>
              </w:rPr>
              <w:t xml:space="preserve">Antwoord2</w:t>
            </w:r>
          </w:p>
        </w:tc>
        <w:tc>
          <w:tcPr/>
          <w:p w:rsidR="00000000" w:rsidDel="00000000" w:rsidP="00000000" w:rsidRDefault="00000000" w:rsidRPr="00000000" w14:paraId="000004E4">
            <w:pPr>
              <w:rPr/>
            </w:pPr>
            <w:r w:rsidDel="00000000" w:rsidR="00000000" w:rsidRPr="00000000">
              <w:rPr>
                <w:rtl w:val="0"/>
              </w:rPr>
              <w:t xml:space="preserve">0x8A070183A700564100C1FE</w:t>
            </w:r>
          </w:p>
        </w:tc>
        <w:tc>
          <w:tcPr/>
          <w:p w:rsidR="00000000" w:rsidDel="00000000" w:rsidP="00000000" w:rsidRDefault="00000000" w:rsidRPr="00000000" w14:paraId="000004E5">
            <w:pPr>
              <w:rPr/>
            </w:pPr>
            <w:r w:rsidDel="00000000" w:rsidR="00000000" w:rsidRPr="00000000">
              <w:rPr>
                <w:rtl w:val="0"/>
              </w:rPr>
              <w:t xml:space="preserve">0x8A = WRITE_HX711_CONVERSION</w:t>
            </w:r>
          </w:p>
          <w:p w:rsidR="00000000" w:rsidDel="00000000" w:rsidP="00000000" w:rsidRDefault="00000000" w:rsidRPr="00000000" w14:paraId="000004E6">
            <w:pPr>
              <w:rPr/>
            </w:pPr>
            <w:r w:rsidDel="00000000" w:rsidR="00000000" w:rsidRPr="00000000">
              <w:rPr>
                <w:rtl w:val="0"/>
              </w:rPr>
              <w:t xml:space="preserve">0x03 = CH_A_GAIN128, CH_B_GAIN32</w:t>
            </w:r>
          </w:p>
          <w:p w:rsidR="00000000" w:rsidDel="00000000" w:rsidP="00000000" w:rsidRDefault="00000000" w:rsidRPr="00000000" w14:paraId="000004E7">
            <w:pPr>
              <w:rPr/>
            </w:pPr>
            <w:r w:rsidDel="00000000" w:rsidR="00000000" w:rsidRPr="00000000">
              <w:rPr>
                <w:rtl w:val="0"/>
              </w:rPr>
              <w:t xml:space="preserve">CH_A_GAIN128: 99257/0x0183b9</w:t>
            </w:r>
          </w:p>
          <w:p w:rsidR="00000000" w:rsidDel="00000000" w:rsidP="00000000" w:rsidRDefault="00000000" w:rsidRPr="00000000" w14:paraId="000004E8">
            <w:pPr>
              <w:rPr/>
            </w:pPr>
            <w:r w:rsidDel="00000000" w:rsidR="00000000" w:rsidRPr="00000000">
              <w:rPr>
                <w:rtl w:val="0"/>
              </w:rPr>
              <w:t xml:space="preserve">CH_B_GAIN32: 22737/0x0058d1</w:t>
            </w:r>
          </w:p>
          <w:p w:rsidR="00000000" w:rsidDel="00000000" w:rsidP="00000000" w:rsidRDefault="00000000" w:rsidRPr="00000000" w14:paraId="000004E9">
            <w:pPr>
              <w:rPr/>
            </w:pPr>
            <w:r w:rsidDel="00000000" w:rsidR="00000000" w:rsidRPr="00000000">
              <w:rPr>
                <w:rtl w:val="0"/>
              </w:rPr>
              <w:t xml:space="preserve">CH_A_GAIN64</w:t>
              <w:tab/>
              <w:t xml:space="preserve">: 49662/0x00c1fe</w:t>
            </w:r>
          </w:p>
        </w:tc>
      </w:tr>
    </w:tbl>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pStyle w:val="Heading3"/>
        <w:numPr>
          <w:ilvl w:val="2"/>
          <w:numId w:val="2"/>
        </w:numPr>
        <w:rPr>
          <w:rFonts w:ascii="Arial" w:cs="Arial" w:eastAsia="Arial" w:hAnsi="Arial"/>
          <w:b w:val="1"/>
        </w:rPr>
      </w:pPr>
      <w:bookmarkStart w:colFirst="0" w:colLast="0" w:name="_heading=h.pp7gsapqnj3a" w:id="34"/>
      <w:bookmarkEnd w:id="34"/>
      <w:r w:rsidDel="00000000" w:rsidR="00000000" w:rsidRPr="00000000">
        <w:rPr>
          <w:rtl w:val="0"/>
        </w:rPr>
        <w:t xml:space="preserve">11d/0x0B - READ_AUDIO_ADC_CONFIG</w:t>
      </w:r>
    </w:p>
    <w:p w:rsidR="00000000" w:rsidDel="00000000" w:rsidP="00000000" w:rsidRDefault="00000000" w:rsidRPr="00000000" w14:paraId="000004ED">
      <w:pPr>
        <w:rPr/>
      </w:pPr>
      <w:r w:rsidDel="00000000" w:rsidR="00000000" w:rsidRPr="00000000">
        <w:rPr>
          <w:rtl w:val="0"/>
        </w:rPr>
        <w:t xml:space="preserve">Lees de Audio ADC en FFT configuratie uit.</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Opdracht:</w:t>
      </w:r>
    </w:p>
    <w:tbl>
      <w:tblPr>
        <w:tblStyle w:val="Table51"/>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4F0">
            <w:pPr>
              <w:rPr>
                <w:b w:val="1"/>
              </w:rPr>
            </w:pPr>
            <w:r w:rsidDel="00000000" w:rsidR="00000000" w:rsidRPr="00000000">
              <w:rPr>
                <w:b w:val="1"/>
                <w:rtl w:val="0"/>
              </w:rPr>
              <w:t xml:space="preserve">Veld</w:t>
            </w:r>
          </w:p>
        </w:tc>
        <w:tc>
          <w:tcPr/>
          <w:p w:rsidR="00000000" w:rsidDel="00000000" w:rsidP="00000000" w:rsidRDefault="00000000" w:rsidRPr="00000000" w14:paraId="000004F1">
            <w:pPr>
              <w:rPr>
                <w:b w:val="1"/>
              </w:rPr>
            </w:pPr>
            <w:r w:rsidDel="00000000" w:rsidR="00000000" w:rsidRPr="00000000">
              <w:rPr>
                <w:b w:val="1"/>
                <w:rtl w:val="0"/>
              </w:rPr>
              <w:t xml:space="preserve">Grote</w:t>
            </w:r>
          </w:p>
        </w:tc>
        <w:tc>
          <w:tcPr/>
          <w:p w:rsidR="00000000" w:rsidDel="00000000" w:rsidP="00000000" w:rsidRDefault="00000000" w:rsidRPr="00000000" w14:paraId="000004F2">
            <w:pPr>
              <w:rPr>
                <w:b w:val="1"/>
              </w:rPr>
            </w:pPr>
            <w:r w:rsidDel="00000000" w:rsidR="00000000" w:rsidRPr="00000000">
              <w:rPr>
                <w:b w:val="1"/>
                <w:rtl w:val="0"/>
              </w:rPr>
              <w:t xml:space="preserve">Waarde</w:t>
            </w:r>
          </w:p>
        </w:tc>
        <w:tc>
          <w:tcPr/>
          <w:p w:rsidR="00000000" w:rsidDel="00000000" w:rsidP="00000000" w:rsidRDefault="00000000" w:rsidRPr="00000000" w14:paraId="000004F3">
            <w:pPr>
              <w:rPr>
                <w:b w:val="1"/>
              </w:rPr>
            </w:pPr>
            <w:r w:rsidDel="00000000" w:rsidR="00000000" w:rsidRPr="00000000">
              <w:rPr>
                <w:b w:val="1"/>
                <w:rtl w:val="0"/>
              </w:rPr>
              <w:t xml:space="preserve">Omschrijving</w:t>
            </w:r>
          </w:p>
        </w:tc>
      </w:tr>
      <w:tr>
        <w:tc>
          <w:tcPr/>
          <w:p w:rsidR="00000000" w:rsidDel="00000000" w:rsidP="00000000" w:rsidRDefault="00000000" w:rsidRPr="00000000" w14:paraId="000004F4">
            <w:pPr>
              <w:rPr/>
            </w:pPr>
            <w:r w:rsidDel="00000000" w:rsidR="00000000" w:rsidRPr="00000000">
              <w:rPr>
                <w:rtl w:val="0"/>
              </w:rPr>
              <w:t xml:space="preserve">READ_AUDIO_ADC_CONFIG</w:t>
            </w:r>
          </w:p>
        </w:tc>
        <w:tc>
          <w:tcPr/>
          <w:p w:rsidR="00000000" w:rsidDel="00000000" w:rsidP="00000000" w:rsidRDefault="00000000" w:rsidRPr="00000000" w14:paraId="000004F5">
            <w:pPr>
              <w:rPr/>
            </w:pPr>
            <w:r w:rsidDel="00000000" w:rsidR="00000000" w:rsidRPr="00000000">
              <w:rPr>
                <w:rtl w:val="0"/>
              </w:rPr>
              <w:t xml:space="preserve">Uint8_t</w:t>
            </w:r>
          </w:p>
        </w:tc>
        <w:tc>
          <w:tcPr/>
          <w:p w:rsidR="00000000" w:rsidDel="00000000" w:rsidP="00000000" w:rsidRDefault="00000000" w:rsidRPr="00000000" w14:paraId="000004F6">
            <w:pPr>
              <w:rPr/>
            </w:pPr>
            <w:r w:rsidDel="00000000" w:rsidR="00000000" w:rsidRPr="00000000">
              <w:rPr>
                <w:rtl w:val="0"/>
              </w:rPr>
              <w:t xml:space="preserve">0x0B</w:t>
            </w:r>
          </w:p>
        </w:tc>
        <w:tc>
          <w:tcPr/>
          <w:p w:rsidR="00000000" w:rsidDel="00000000" w:rsidP="00000000" w:rsidRDefault="00000000" w:rsidRPr="00000000" w14:paraId="000004F7">
            <w:pPr>
              <w:rPr/>
            </w:pPr>
            <w:r w:rsidDel="00000000" w:rsidR="00000000" w:rsidRPr="00000000">
              <w:rPr>
                <w:rtl w:val="0"/>
              </w:rPr>
              <w:t xml:space="preserve">READ_AUDIO_ADC_CONFIG opdracht ID</w:t>
            </w:r>
          </w:p>
        </w:tc>
      </w:tr>
    </w:tbl>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Antwoord:</w:t>
      </w:r>
    </w:p>
    <w:tbl>
      <w:tblPr>
        <w:tblStyle w:val="Table5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4FA">
            <w:pPr>
              <w:rPr>
                <w:b w:val="1"/>
              </w:rPr>
            </w:pPr>
            <w:r w:rsidDel="00000000" w:rsidR="00000000" w:rsidRPr="00000000">
              <w:rPr>
                <w:b w:val="1"/>
                <w:rtl w:val="0"/>
              </w:rPr>
              <w:t xml:space="preserve">Veld</w:t>
            </w:r>
          </w:p>
        </w:tc>
        <w:tc>
          <w:tcPr/>
          <w:p w:rsidR="00000000" w:rsidDel="00000000" w:rsidP="00000000" w:rsidRDefault="00000000" w:rsidRPr="00000000" w14:paraId="000004FB">
            <w:pPr>
              <w:rPr>
                <w:b w:val="1"/>
              </w:rPr>
            </w:pPr>
            <w:r w:rsidDel="00000000" w:rsidR="00000000" w:rsidRPr="00000000">
              <w:rPr>
                <w:b w:val="1"/>
                <w:rtl w:val="0"/>
              </w:rPr>
              <w:t xml:space="preserve">Grote</w:t>
            </w:r>
          </w:p>
        </w:tc>
        <w:tc>
          <w:tcPr/>
          <w:p w:rsidR="00000000" w:rsidDel="00000000" w:rsidP="00000000" w:rsidRDefault="00000000" w:rsidRPr="00000000" w14:paraId="000004FC">
            <w:pPr>
              <w:rPr>
                <w:b w:val="1"/>
              </w:rPr>
            </w:pPr>
            <w:r w:rsidDel="00000000" w:rsidR="00000000" w:rsidRPr="00000000">
              <w:rPr>
                <w:b w:val="1"/>
                <w:rtl w:val="0"/>
              </w:rPr>
              <w:t xml:space="preserve">Waarde</w:t>
            </w:r>
          </w:p>
        </w:tc>
        <w:tc>
          <w:tcPr/>
          <w:p w:rsidR="00000000" w:rsidDel="00000000" w:rsidP="00000000" w:rsidRDefault="00000000" w:rsidRPr="00000000" w14:paraId="000004FD">
            <w:pPr>
              <w:rPr>
                <w:b w:val="1"/>
              </w:rPr>
            </w:pPr>
            <w:r w:rsidDel="00000000" w:rsidR="00000000" w:rsidRPr="00000000">
              <w:rPr>
                <w:b w:val="1"/>
                <w:rtl w:val="0"/>
              </w:rPr>
              <w:t xml:space="preserve">Omschrijving</w:t>
            </w:r>
          </w:p>
        </w:tc>
      </w:tr>
      <w:tr>
        <w:tc>
          <w:tcPr/>
          <w:p w:rsidR="00000000" w:rsidDel="00000000" w:rsidP="00000000" w:rsidRDefault="00000000" w:rsidRPr="00000000" w14:paraId="000004FE">
            <w:pPr>
              <w:rPr/>
            </w:pPr>
            <w:r w:rsidDel="00000000" w:rsidR="00000000" w:rsidRPr="00000000">
              <w:rPr>
                <w:rtl w:val="0"/>
              </w:rPr>
              <w:t xml:space="preserve">READ_AUDIO_ADC_CONFIG</w:t>
            </w:r>
          </w:p>
        </w:tc>
        <w:tc>
          <w:tcPr/>
          <w:p w:rsidR="00000000" w:rsidDel="00000000" w:rsidP="00000000" w:rsidRDefault="00000000" w:rsidRPr="00000000" w14:paraId="000004FF">
            <w:pPr>
              <w:rPr/>
            </w:pPr>
            <w:r w:rsidDel="00000000" w:rsidR="00000000" w:rsidRPr="00000000">
              <w:rPr>
                <w:rtl w:val="0"/>
              </w:rPr>
              <w:t xml:space="preserve">Uint8_t</w:t>
            </w:r>
          </w:p>
        </w:tc>
        <w:tc>
          <w:tcPr/>
          <w:p w:rsidR="00000000" w:rsidDel="00000000" w:rsidP="00000000" w:rsidRDefault="00000000" w:rsidRPr="00000000" w14:paraId="00000500">
            <w:pPr>
              <w:rPr/>
            </w:pPr>
            <w:r w:rsidDel="00000000" w:rsidR="00000000" w:rsidRPr="00000000">
              <w:rPr>
                <w:rtl w:val="0"/>
              </w:rPr>
              <w:t xml:space="preserve">0x0B</w:t>
            </w:r>
          </w:p>
        </w:tc>
        <w:tc>
          <w:tcPr/>
          <w:p w:rsidR="00000000" w:rsidDel="00000000" w:rsidP="00000000" w:rsidRDefault="00000000" w:rsidRPr="00000000" w14:paraId="00000501">
            <w:pPr>
              <w:rPr/>
            </w:pPr>
            <w:r w:rsidDel="00000000" w:rsidR="00000000" w:rsidRPr="00000000">
              <w:rPr>
                <w:rtl w:val="0"/>
              </w:rPr>
              <w:t xml:space="preserve">READ_AUDIO_ADC_CONFIG</w:t>
            </w:r>
          </w:p>
        </w:tc>
      </w:tr>
      <w:tr>
        <w:tc>
          <w:tcPr/>
          <w:p w:rsidR="00000000" w:rsidDel="00000000" w:rsidP="00000000" w:rsidRDefault="00000000" w:rsidRPr="00000000" w14:paraId="00000502">
            <w:pPr>
              <w:rPr/>
            </w:pPr>
            <w:r w:rsidDel="00000000" w:rsidR="00000000" w:rsidRPr="00000000">
              <w:rPr>
                <w:rtl w:val="0"/>
              </w:rPr>
              <w:t xml:space="preserve">Audio kanaal</w:t>
            </w:r>
          </w:p>
        </w:tc>
        <w:tc>
          <w:tcPr/>
          <w:p w:rsidR="00000000" w:rsidDel="00000000" w:rsidP="00000000" w:rsidRDefault="00000000" w:rsidRPr="00000000" w14:paraId="00000503">
            <w:pPr>
              <w:rPr/>
            </w:pPr>
            <w:r w:rsidDel="00000000" w:rsidR="00000000" w:rsidRPr="00000000">
              <w:rPr>
                <w:rtl w:val="0"/>
              </w:rPr>
              <w:t xml:space="preserve">uint8_t</w:t>
            </w:r>
          </w:p>
        </w:tc>
        <w:tc>
          <w:tcPr/>
          <w:p w:rsidR="00000000" w:rsidDel="00000000" w:rsidP="00000000" w:rsidRDefault="00000000" w:rsidRPr="00000000" w14:paraId="00000504">
            <w:pPr>
              <w:rPr/>
            </w:pPr>
            <w:r w:rsidDel="00000000" w:rsidR="00000000" w:rsidRPr="00000000">
              <w:rPr>
                <w:rtl w:val="0"/>
              </w:rPr>
            </w:r>
          </w:p>
        </w:tc>
        <w:tc>
          <w:tcPr/>
          <w:p w:rsidR="00000000" w:rsidDel="00000000" w:rsidP="00000000" w:rsidRDefault="00000000" w:rsidRPr="00000000" w14:paraId="00000505">
            <w:pPr>
              <w:rPr/>
            </w:pPr>
            <w:r w:rsidDel="00000000" w:rsidR="00000000" w:rsidRPr="00000000">
              <w:rPr>
                <w:rtl w:val="0"/>
              </w:rPr>
              <w:t xml:space="preserve">  AIN_IN3LM   </w:t>
              <w:tab/>
              <w:t xml:space="preserve">= 0,</w:t>
            </w:r>
          </w:p>
          <w:p w:rsidR="00000000" w:rsidDel="00000000" w:rsidP="00000000" w:rsidRDefault="00000000" w:rsidRPr="00000000" w14:paraId="00000506">
            <w:pPr>
              <w:rPr/>
            </w:pPr>
            <w:r w:rsidDel="00000000" w:rsidR="00000000" w:rsidRPr="00000000">
              <w:rPr>
                <w:rtl w:val="0"/>
              </w:rPr>
              <w:t xml:space="preserve">  AIN_IN2LP   </w:t>
              <w:tab/>
              <w:t xml:space="preserve">= 1,</w:t>
            </w:r>
          </w:p>
          <w:p w:rsidR="00000000" w:rsidDel="00000000" w:rsidP="00000000" w:rsidRDefault="00000000" w:rsidRPr="00000000" w14:paraId="00000507">
            <w:pPr>
              <w:rPr/>
            </w:pPr>
            <w:r w:rsidDel="00000000" w:rsidR="00000000" w:rsidRPr="00000000">
              <w:rPr>
                <w:rtl w:val="0"/>
              </w:rPr>
              <w:t xml:space="preserve">  AIN_IN2RP   </w:t>
              <w:tab/>
              <w:t xml:space="preserve">= 2,</w:t>
            </w:r>
          </w:p>
        </w:tc>
      </w:tr>
      <w:tr>
        <w:tc>
          <w:tcPr/>
          <w:p w:rsidR="00000000" w:rsidDel="00000000" w:rsidP="00000000" w:rsidRDefault="00000000" w:rsidRPr="00000000" w14:paraId="00000508">
            <w:pPr>
              <w:rPr/>
            </w:pPr>
            <w:r w:rsidDel="00000000" w:rsidR="00000000" w:rsidRPr="00000000">
              <w:rPr>
                <w:rtl w:val="0"/>
              </w:rPr>
              <w:t xml:space="preserve">Versterking + verzwakker</w:t>
            </w:r>
          </w:p>
        </w:tc>
        <w:tc>
          <w:tcPr/>
          <w:p w:rsidR="00000000" w:rsidDel="00000000" w:rsidP="00000000" w:rsidRDefault="00000000" w:rsidRPr="00000000" w14:paraId="00000509">
            <w:pPr>
              <w:rPr/>
            </w:pPr>
            <w:r w:rsidDel="00000000" w:rsidR="00000000" w:rsidRPr="00000000">
              <w:rPr>
                <w:rtl w:val="0"/>
              </w:rPr>
              <w:t xml:space="preserve">uint8_t</w:t>
            </w:r>
          </w:p>
        </w:tc>
        <w:tc>
          <w:tcPr/>
          <w:p w:rsidR="00000000" w:rsidDel="00000000" w:rsidP="00000000" w:rsidRDefault="00000000" w:rsidRPr="00000000" w14:paraId="0000050A">
            <w:pPr>
              <w:rPr/>
            </w:pPr>
            <w:r w:rsidDel="00000000" w:rsidR="00000000" w:rsidRPr="00000000">
              <w:rPr>
                <w:rtl w:val="0"/>
              </w:rPr>
            </w:r>
          </w:p>
        </w:tc>
        <w:tc>
          <w:tcPr/>
          <w:p w:rsidR="00000000" w:rsidDel="00000000" w:rsidP="00000000" w:rsidRDefault="00000000" w:rsidRPr="00000000" w14:paraId="0000050B">
            <w:pPr>
              <w:rPr/>
            </w:pPr>
            <w:r w:rsidDel="00000000" w:rsidR="00000000" w:rsidRPr="00000000">
              <w:rPr>
                <w:rtl w:val="0"/>
              </w:rPr>
              <w:t xml:space="preserve">bit[7]: 1= -6dB, 0=0dB</w:t>
            </w:r>
          </w:p>
          <w:p w:rsidR="00000000" w:rsidDel="00000000" w:rsidP="00000000" w:rsidRDefault="00000000" w:rsidRPr="00000000" w14:paraId="0000050C">
            <w:pPr>
              <w:rPr/>
            </w:pPr>
            <w:r w:rsidDel="00000000" w:rsidR="00000000" w:rsidRPr="00000000">
              <w:rPr>
                <w:rtl w:val="0"/>
              </w:rPr>
              <w:t xml:space="preserve">bits[6:0]= versterking in 0.5 dB per bit:</w:t>
            </w:r>
          </w:p>
          <w:p w:rsidR="00000000" w:rsidDel="00000000" w:rsidP="00000000" w:rsidRDefault="00000000" w:rsidRPr="00000000" w14:paraId="0000050D">
            <w:pPr>
              <w:rPr/>
            </w:pPr>
            <w:r w:rsidDel="00000000" w:rsidR="00000000" w:rsidRPr="00000000">
              <w:rPr>
                <w:rtl w:val="0"/>
              </w:rPr>
              <w:t xml:space="preserve">80d/0x50 = +40.0 dB</w:t>
            </w:r>
          </w:p>
          <w:p w:rsidR="00000000" w:rsidDel="00000000" w:rsidP="00000000" w:rsidRDefault="00000000" w:rsidRPr="00000000" w14:paraId="0000050E">
            <w:pPr>
              <w:rPr/>
            </w:pPr>
            <w:r w:rsidDel="00000000" w:rsidR="00000000" w:rsidRPr="00000000">
              <w:rPr>
                <w:rtl w:val="0"/>
              </w:rPr>
              <w:t xml:space="preserve">40d/0x28 = +20.0 dB</w:t>
            </w:r>
          </w:p>
          <w:p w:rsidR="00000000" w:rsidDel="00000000" w:rsidP="00000000" w:rsidRDefault="00000000" w:rsidRPr="00000000" w14:paraId="0000050F">
            <w:pPr>
              <w:rPr/>
            </w:pPr>
            <w:r w:rsidDel="00000000" w:rsidR="00000000" w:rsidRPr="00000000">
              <w:rPr>
                <w:rtl w:val="0"/>
              </w:rPr>
              <w:t xml:space="preserve">  1d/0x01 = 0.5 dB</w:t>
            </w:r>
          </w:p>
          <w:p w:rsidR="00000000" w:rsidDel="00000000" w:rsidP="00000000" w:rsidRDefault="00000000" w:rsidRPr="00000000" w14:paraId="00000510">
            <w:pPr>
              <w:rPr/>
            </w:pPr>
            <w:r w:rsidDel="00000000" w:rsidR="00000000" w:rsidRPr="00000000">
              <w:rPr>
                <w:rtl w:val="0"/>
              </w:rPr>
              <w:t xml:space="preserve">  0d/0x00 = 0 dB</w:t>
            </w:r>
          </w:p>
        </w:tc>
      </w:tr>
      <w:tr>
        <w:tc>
          <w:tcPr/>
          <w:p w:rsidR="00000000" w:rsidDel="00000000" w:rsidP="00000000" w:rsidRDefault="00000000" w:rsidRPr="00000000" w14:paraId="00000511">
            <w:pPr>
              <w:rPr/>
            </w:pPr>
            <w:r w:rsidDel="00000000" w:rsidR="00000000" w:rsidRPr="00000000">
              <w:rPr>
                <w:rtl w:val="0"/>
              </w:rPr>
              <w:t xml:space="preserve">Volume</w:t>
            </w:r>
          </w:p>
        </w:tc>
        <w:tc>
          <w:tcPr/>
          <w:p w:rsidR="00000000" w:rsidDel="00000000" w:rsidP="00000000" w:rsidRDefault="00000000" w:rsidRPr="00000000" w14:paraId="00000512">
            <w:pPr>
              <w:rPr/>
            </w:pPr>
            <w:r w:rsidDel="00000000" w:rsidR="00000000" w:rsidRPr="00000000">
              <w:rPr>
                <w:rtl w:val="0"/>
              </w:rPr>
              <w:t xml:space="preserve">int8_t</w:t>
            </w:r>
          </w:p>
        </w:tc>
        <w:tc>
          <w:tcPr/>
          <w:p w:rsidR="00000000" w:rsidDel="00000000" w:rsidP="00000000" w:rsidRDefault="00000000" w:rsidRPr="00000000" w14:paraId="00000513">
            <w:pPr>
              <w:rPr/>
            </w:pPr>
            <w:r w:rsidDel="00000000" w:rsidR="00000000" w:rsidRPr="00000000">
              <w:rPr>
                <w:rtl w:val="0"/>
              </w:rPr>
              <w:t xml:space="preserve">-24 - 40</w:t>
            </w:r>
          </w:p>
        </w:tc>
        <w:tc>
          <w:tcPr/>
          <w:p w:rsidR="00000000" w:rsidDel="00000000" w:rsidP="00000000" w:rsidRDefault="00000000" w:rsidRPr="00000000" w14:paraId="00000514">
            <w:pPr>
              <w:rPr/>
            </w:pPr>
            <w:r w:rsidDel="00000000" w:rsidR="00000000" w:rsidRPr="00000000">
              <w:rPr>
                <w:rtl w:val="0"/>
              </w:rPr>
              <w:t xml:space="preserve">Volume in 0.5 dB per bits</w:t>
            </w:r>
          </w:p>
          <w:p w:rsidR="00000000" w:rsidDel="00000000" w:rsidP="00000000" w:rsidRDefault="00000000" w:rsidRPr="00000000" w14:paraId="00000515">
            <w:pPr>
              <w:rPr/>
            </w:pPr>
            <w:r w:rsidDel="00000000" w:rsidR="00000000" w:rsidRPr="00000000">
              <w:rPr>
                <w:rtl w:val="0"/>
              </w:rPr>
              <w:t xml:space="preserve"> 40d/0x28 = +20.0 dB</w:t>
            </w:r>
          </w:p>
          <w:p w:rsidR="00000000" w:rsidDel="00000000" w:rsidP="00000000" w:rsidRDefault="00000000" w:rsidRPr="00000000" w14:paraId="00000516">
            <w:pPr>
              <w:rPr/>
            </w:pPr>
            <w:r w:rsidDel="00000000" w:rsidR="00000000" w:rsidRPr="00000000">
              <w:rPr>
                <w:rtl w:val="0"/>
              </w:rPr>
              <w:t xml:space="preserve">-24d/0xE8 = -12.0 dB</w:t>
            </w:r>
          </w:p>
        </w:tc>
      </w:tr>
      <w:tr>
        <w:tc>
          <w:tcPr/>
          <w:p w:rsidR="00000000" w:rsidDel="00000000" w:rsidP="00000000" w:rsidRDefault="00000000" w:rsidRPr="00000000" w14:paraId="00000517">
            <w:pPr>
              <w:rPr/>
            </w:pPr>
            <w:r w:rsidDel="00000000" w:rsidR="00000000" w:rsidRPr="00000000">
              <w:rPr>
                <w:rtl w:val="0"/>
              </w:rPr>
              <w:t xml:space="preserve">FFT bins</w:t>
            </w:r>
          </w:p>
        </w:tc>
        <w:tc>
          <w:tcPr/>
          <w:p w:rsidR="00000000" w:rsidDel="00000000" w:rsidP="00000000" w:rsidRDefault="00000000" w:rsidRPr="00000000" w14:paraId="00000518">
            <w:pPr>
              <w:rPr/>
            </w:pPr>
            <w:r w:rsidDel="00000000" w:rsidR="00000000" w:rsidRPr="00000000">
              <w:rPr>
                <w:rtl w:val="0"/>
              </w:rPr>
              <w:t xml:space="preserve">uint8_t</w:t>
            </w:r>
          </w:p>
        </w:tc>
        <w:tc>
          <w:tcPr/>
          <w:p w:rsidR="00000000" w:rsidDel="00000000" w:rsidP="00000000" w:rsidRDefault="00000000" w:rsidRPr="00000000" w14:paraId="00000519">
            <w:pPr>
              <w:rPr/>
            </w:pPr>
            <w:r w:rsidDel="00000000" w:rsidR="00000000" w:rsidRPr="00000000">
              <w:rPr>
                <w:rtl w:val="0"/>
              </w:rPr>
              <w:t xml:space="preserve">0 - 12</w:t>
            </w:r>
          </w:p>
        </w:tc>
        <w:tc>
          <w:tcPr/>
          <w:p w:rsidR="00000000" w:rsidDel="00000000" w:rsidP="00000000" w:rsidRDefault="00000000" w:rsidRPr="00000000" w14:paraId="0000051A">
            <w:pPr>
              <w:rPr/>
            </w:pPr>
            <w:r w:rsidDel="00000000" w:rsidR="00000000" w:rsidRPr="00000000">
              <w:rPr>
                <w:rtl w:val="0"/>
              </w:rPr>
              <w:t xml:space="preserve">Aantal bins dat het FFT resultaat naar gereduceerd wordt.</w:t>
            </w:r>
          </w:p>
        </w:tc>
      </w:tr>
      <w:tr>
        <w:tc>
          <w:tcPr/>
          <w:p w:rsidR="00000000" w:rsidDel="00000000" w:rsidP="00000000" w:rsidRDefault="00000000" w:rsidRPr="00000000" w14:paraId="0000051B">
            <w:pPr>
              <w:rPr/>
            </w:pPr>
            <w:r w:rsidDel="00000000" w:rsidR="00000000" w:rsidRPr="00000000">
              <w:rPr>
                <w:rtl w:val="0"/>
              </w:rPr>
              <w:t xml:space="preserve">FFT start</w:t>
            </w:r>
          </w:p>
        </w:tc>
        <w:tc>
          <w:tcPr/>
          <w:p w:rsidR="00000000" w:rsidDel="00000000" w:rsidP="00000000" w:rsidRDefault="00000000" w:rsidRPr="00000000" w14:paraId="0000051C">
            <w:pPr>
              <w:rPr/>
            </w:pPr>
            <w:r w:rsidDel="00000000" w:rsidR="00000000" w:rsidRPr="00000000">
              <w:rPr>
                <w:rtl w:val="0"/>
              </w:rPr>
              <w:t xml:space="preserve">uint8_t</w:t>
            </w:r>
          </w:p>
        </w:tc>
        <w:tc>
          <w:tcPr/>
          <w:p w:rsidR="00000000" w:rsidDel="00000000" w:rsidP="00000000" w:rsidRDefault="00000000" w:rsidRPr="00000000" w14:paraId="0000051D">
            <w:pPr>
              <w:rPr/>
            </w:pPr>
            <w:r w:rsidDel="00000000" w:rsidR="00000000" w:rsidRPr="00000000">
              <w:rPr>
                <w:rtl w:val="0"/>
              </w:rPr>
              <w:t xml:space="preserve">0-255</w:t>
            </w:r>
          </w:p>
        </w:tc>
        <w:tc>
          <w:tcPr/>
          <w:p w:rsidR="00000000" w:rsidDel="00000000" w:rsidP="00000000" w:rsidRDefault="00000000" w:rsidRPr="00000000" w14:paraId="0000051E">
            <w:pPr>
              <w:rPr/>
            </w:pPr>
            <w:r w:rsidDel="00000000" w:rsidR="00000000" w:rsidRPr="00000000">
              <w:rPr>
                <w:rtl w:val="0"/>
              </w:rPr>
              <w:t xml:space="preserve">Start bin maal 2:</w:t>
            </w:r>
          </w:p>
          <w:p w:rsidR="00000000" w:rsidDel="00000000" w:rsidP="00000000" w:rsidRDefault="00000000" w:rsidRPr="00000000" w14:paraId="0000051F">
            <w:pPr>
              <w:rPr/>
            </w:pPr>
            <w:r w:rsidDel="00000000" w:rsidR="00000000" w:rsidRPr="00000000">
              <w:rPr>
                <w:rtl w:val="0"/>
              </w:rPr>
              <w:t xml:space="preserve">255 = 510</w:t>
            </w:r>
          </w:p>
        </w:tc>
      </w:tr>
      <w:tr>
        <w:tc>
          <w:tcPr/>
          <w:p w:rsidR="00000000" w:rsidDel="00000000" w:rsidP="00000000" w:rsidRDefault="00000000" w:rsidRPr="00000000" w14:paraId="00000520">
            <w:pPr>
              <w:rPr/>
            </w:pPr>
            <w:r w:rsidDel="00000000" w:rsidR="00000000" w:rsidRPr="00000000">
              <w:rPr>
                <w:rtl w:val="0"/>
              </w:rPr>
              <w:t xml:space="preserve">FFT stop</w:t>
            </w:r>
          </w:p>
        </w:tc>
        <w:tc>
          <w:tcPr/>
          <w:p w:rsidR="00000000" w:rsidDel="00000000" w:rsidP="00000000" w:rsidRDefault="00000000" w:rsidRPr="00000000" w14:paraId="00000521">
            <w:pPr>
              <w:rPr/>
            </w:pPr>
            <w:r w:rsidDel="00000000" w:rsidR="00000000" w:rsidRPr="00000000">
              <w:rPr>
                <w:rtl w:val="0"/>
              </w:rPr>
              <w:t xml:space="preserve">uint8_t</w:t>
            </w:r>
          </w:p>
        </w:tc>
        <w:tc>
          <w:tcPr/>
          <w:p w:rsidR="00000000" w:rsidDel="00000000" w:rsidP="00000000" w:rsidRDefault="00000000" w:rsidRPr="00000000" w14:paraId="00000522">
            <w:pPr>
              <w:rPr/>
            </w:pPr>
            <w:r w:rsidDel="00000000" w:rsidR="00000000" w:rsidRPr="00000000">
              <w:rPr>
                <w:rtl w:val="0"/>
              </w:rPr>
              <w:t xml:space="preserve">0-255</w:t>
            </w:r>
          </w:p>
        </w:tc>
        <w:tc>
          <w:tcPr/>
          <w:p w:rsidR="00000000" w:rsidDel="00000000" w:rsidP="00000000" w:rsidRDefault="00000000" w:rsidRPr="00000000" w14:paraId="00000523">
            <w:pPr>
              <w:rPr/>
            </w:pPr>
            <w:r w:rsidDel="00000000" w:rsidR="00000000" w:rsidRPr="00000000">
              <w:rPr>
                <w:rtl w:val="0"/>
              </w:rPr>
              <w:t xml:space="preserve">Stop bin maal 2</w:t>
            </w:r>
          </w:p>
          <w:p w:rsidR="00000000" w:rsidDel="00000000" w:rsidP="00000000" w:rsidRDefault="00000000" w:rsidRPr="00000000" w14:paraId="00000524">
            <w:pPr>
              <w:rPr/>
            </w:pPr>
            <w:r w:rsidDel="00000000" w:rsidR="00000000" w:rsidRPr="00000000">
              <w:rPr>
                <w:rtl w:val="0"/>
              </w:rPr>
              <w:t xml:space="preserve">255 = 510</w:t>
            </w:r>
          </w:p>
        </w:tc>
      </w:tr>
    </w:tbl>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b w:val="1"/>
        </w:rPr>
      </w:pPr>
      <w:r w:rsidDel="00000000" w:rsidR="00000000" w:rsidRPr="00000000">
        <w:rPr>
          <w:b w:val="1"/>
          <w:rtl w:val="0"/>
        </w:rPr>
        <w:t xml:space="preserve">Voorbeeld:</w:t>
      </w:r>
    </w:p>
    <w:tbl>
      <w:tblPr>
        <w:tblStyle w:val="Table5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27">
            <w:pPr>
              <w:rPr>
                <w:b w:val="1"/>
              </w:rPr>
            </w:pPr>
            <w:r w:rsidDel="00000000" w:rsidR="00000000" w:rsidRPr="00000000">
              <w:rPr>
                <w:rtl w:val="0"/>
              </w:rPr>
            </w:r>
          </w:p>
        </w:tc>
        <w:tc>
          <w:tcPr/>
          <w:p w:rsidR="00000000" w:rsidDel="00000000" w:rsidP="00000000" w:rsidRDefault="00000000" w:rsidRPr="00000000" w14:paraId="00000528">
            <w:pPr>
              <w:rPr>
                <w:b w:val="1"/>
              </w:rPr>
            </w:pPr>
            <w:r w:rsidDel="00000000" w:rsidR="00000000" w:rsidRPr="00000000">
              <w:rPr>
                <w:b w:val="1"/>
                <w:rtl w:val="0"/>
              </w:rPr>
              <w:t xml:space="preserve">Hex bericht</w:t>
            </w:r>
          </w:p>
        </w:tc>
        <w:tc>
          <w:tcPr/>
          <w:p w:rsidR="00000000" w:rsidDel="00000000" w:rsidP="00000000" w:rsidRDefault="00000000" w:rsidRPr="00000000" w14:paraId="00000529">
            <w:pPr>
              <w:rPr>
                <w:b w:val="1"/>
              </w:rPr>
            </w:pPr>
            <w:r w:rsidDel="00000000" w:rsidR="00000000" w:rsidRPr="00000000">
              <w:rPr>
                <w:b w:val="1"/>
                <w:rtl w:val="0"/>
              </w:rPr>
              <w:t xml:space="preserve">Inhoud</w:t>
            </w:r>
          </w:p>
        </w:tc>
      </w:tr>
      <w:tr>
        <w:tc>
          <w:tcPr/>
          <w:p w:rsidR="00000000" w:rsidDel="00000000" w:rsidP="00000000" w:rsidRDefault="00000000" w:rsidRPr="00000000" w14:paraId="0000052A">
            <w:pPr>
              <w:rPr>
                <w:b w:val="1"/>
              </w:rPr>
            </w:pPr>
            <w:r w:rsidDel="00000000" w:rsidR="00000000" w:rsidRPr="00000000">
              <w:rPr>
                <w:b w:val="1"/>
                <w:rtl w:val="0"/>
              </w:rPr>
              <w:t xml:space="preserve">Opdracht</w:t>
            </w:r>
          </w:p>
        </w:tc>
        <w:tc>
          <w:tcPr/>
          <w:p w:rsidR="00000000" w:rsidDel="00000000" w:rsidP="00000000" w:rsidRDefault="00000000" w:rsidRPr="00000000" w14:paraId="0000052B">
            <w:pPr>
              <w:rPr/>
            </w:pPr>
            <w:r w:rsidDel="00000000" w:rsidR="00000000" w:rsidRPr="00000000">
              <w:rPr>
                <w:rtl w:val="0"/>
              </w:rPr>
              <w:t xml:space="preserve">0x0B</w:t>
            </w:r>
          </w:p>
        </w:tc>
        <w:tc>
          <w:tcPr/>
          <w:p w:rsidR="00000000" w:rsidDel="00000000" w:rsidP="00000000" w:rsidRDefault="00000000" w:rsidRPr="00000000" w14:paraId="0000052C">
            <w:pPr>
              <w:rPr/>
            </w:pPr>
            <w:r w:rsidDel="00000000" w:rsidR="00000000" w:rsidRPr="00000000">
              <w:rPr>
                <w:rtl w:val="0"/>
              </w:rPr>
              <w:t xml:space="preserve">0x07 READ_AUDIO_ADC_CONFIG</w:t>
            </w:r>
          </w:p>
        </w:tc>
      </w:tr>
      <w:tr>
        <w:tc>
          <w:tcPr/>
          <w:p w:rsidR="00000000" w:rsidDel="00000000" w:rsidP="00000000" w:rsidRDefault="00000000" w:rsidRPr="00000000" w14:paraId="0000052D">
            <w:pPr>
              <w:rPr>
                <w:b w:val="1"/>
              </w:rPr>
            </w:pPr>
            <w:r w:rsidDel="00000000" w:rsidR="00000000" w:rsidRPr="00000000">
              <w:rPr>
                <w:b w:val="1"/>
                <w:rtl w:val="0"/>
              </w:rPr>
              <w:t xml:space="preserve">Antwoord</w:t>
            </w:r>
          </w:p>
        </w:tc>
        <w:tc>
          <w:tcPr/>
          <w:p w:rsidR="00000000" w:rsidDel="00000000" w:rsidP="00000000" w:rsidRDefault="00000000" w:rsidRPr="00000000" w14:paraId="0000052E">
            <w:pPr>
              <w:rPr/>
            </w:pPr>
            <w:r w:rsidDel="00000000" w:rsidR="00000000" w:rsidRPr="00000000">
              <w:rPr>
                <w:rtl w:val="0"/>
              </w:rPr>
              <w:t xml:space="preserve">0x0B0228000A00FF</w:t>
            </w:r>
          </w:p>
        </w:tc>
        <w:tc>
          <w:tcPr/>
          <w:p w:rsidR="00000000" w:rsidDel="00000000" w:rsidP="00000000" w:rsidRDefault="00000000" w:rsidRPr="00000000" w14:paraId="0000052F">
            <w:pPr>
              <w:rPr/>
            </w:pPr>
            <w:r w:rsidDel="00000000" w:rsidR="00000000" w:rsidRPr="00000000">
              <w:rPr>
                <w:rtl w:val="0"/>
              </w:rPr>
              <w:t xml:space="preserve">Zie onderstaande tabel</w:t>
            </w:r>
          </w:p>
        </w:tc>
      </w:tr>
    </w:tbl>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tbl>
      <w:tblPr>
        <w:tblStyle w:val="Table5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32">
            <w:pPr>
              <w:rPr>
                <w:b w:val="1"/>
              </w:rPr>
            </w:pPr>
            <w:r w:rsidDel="00000000" w:rsidR="00000000" w:rsidRPr="00000000">
              <w:rPr>
                <w:b w:val="1"/>
                <w:rtl w:val="0"/>
              </w:rPr>
              <w:t xml:space="preserve">Veld</w:t>
            </w:r>
          </w:p>
        </w:tc>
        <w:tc>
          <w:tcPr/>
          <w:p w:rsidR="00000000" w:rsidDel="00000000" w:rsidP="00000000" w:rsidRDefault="00000000" w:rsidRPr="00000000" w14:paraId="00000533">
            <w:pPr>
              <w:rPr>
                <w:b w:val="1"/>
              </w:rPr>
            </w:pPr>
            <w:r w:rsidDel="00000000" w:rsidR="00000000" w:rsidRPr="00000000">
              <w:rPr>
                <w:b w:val="1"/>
                <w:rtl w:val="0"/>
              </w:rPr>
              <w:t xml:space="preserve">Grote</w:t>
            </w:r>
          </w:p>
        </w:tc>
        <w:tc>
          <w:tcPr/>
          <w:p w:rsidR="00000000" w:rsidDel="00000000" w:rsidP="00000000" w:rsidRDefault="00000000" w:rsidRPr="00000000" w14:paraId="00000534">
            <w:pPr>
              <w:rPr>
                <w:b w:val="1"/>
              </w:rPr>
            </w:pPr>
            <w:r w:rsidDel="00000000" w:rsidR="00000000" w:rsidRPr="00000000">
              <w:rPr>
                <w:b w:val="1"/>
                <w:rtl w:val="0"/>
              </w:rPr>
              <w:t xml:space="preserve">Waarde</w:t>
            </w:r>
          </w:p>
        </w:tc>
        <w:tc>
          <w:tcPr/>
          <w:p w:rsidR="00000000" w:rsidDel="00000000" w:rsidP="00000000" w:rsidRDefault="00000000" w:rsidRPr="00000000" w14:paraId="00000535">
            <w:pPr>
              <w:rPr>
                <w:b w:val="1"/>
              </w:rPr>
            </w:pPr>
            <w:r w:rsidDel="00000000" w:rsidR="00000000" w:rsidRPr="00000000">
              <w:rPr>
                <w:b w:val="1"/>
                <w:rtl w:val="0"/>
              </w:rPr>
              <w:t xml:space="preserve">Omschrijving</w:t>
            </w:r>
          </w:p>
        </w:tc>
      </w:tr>
      <w:tr>
        <w:tc>
          <w:tcPr/>
          <w:p w:rsidR="00000000" w:rsidDel="00000000" w:rsidP="00000000" w:rsidRDefault="00000000" w:rsidRPr="00000000" w14:paraId="00000536">
            <w:pPr>
              <w:rPr/>
            </w:pPr>
            <w:r w:rsidDel="00000000" w:rsidR="00000000" w:rsidRPr="00000000">
              <w:rPr>
                <w:rtl w:val="0"/>
              </w:rPr>
              <w:t xml:space="preserve">READ_AUDIO_ADC_CONFIG</w:t>
            </w:r>
          </w:p>
        </w:tc>
        <w:tc>
          <w:tcPr/>
          <w:p w:rsidR="00000000" w:rsidDel="00000000" w:rsidP="00000000" w:rsidRDefault="00000000" w:rsidRPr="00000000" w14:paraId="00000537">
            <w:pPr>
              <w:rPr/>
            </w:pPr>
            <w:r w:rsidDel="00000000" w:rsidR="00000000" w:rsidRPr="00000000">
              <w:rPr>
                <w:rtl w:val="0"/>
              </w:rPr>
              <w:t xml:space="preserve">Uint8_t</w:t>
            </w:r>
          </w:p>
        </w:tc>
        <w:tc>
          <w:tcPr/>
          <w:p w:rsidR="00000000" w:rsidDel="00000000" w:rsidP="00000000" w:rsidRDefault="00000000" w:rsidRPr="00000000" w14:paraId="00000538">
            <w:pPr>
              <w:rPr/>
            </w:pPr>
            <w:r w:rsidDel="00000000" w:rsidR="00000000" w:rsidRPr="00000000">
              <w:rPr>
                <w:rtl w:val="0"/>
              </w:rPr>
              <w:t xml:space="preserve">0x0B</w:t>
            </w:r>
          </w:p>
        </w:tc>
        <w:tc>
          <w:tcPr/>
          <w:p w:rsidR="00000000" w:rsidDel="00000000" w:rsidP="00000000" w:rsidRDefault="00000000" w:rsidRPr="00000000" w14:paraId="00000539">
            <w:pPr>
              <w:rPr/>
            </w:pPr>
            <w:r w:rsidDel="00000000" w:rsidR="00000000" w:rsidRPr="00000000">
              <w:rPr>
                <w:rtl w:val="0"/>
              </w:rPr>
              <w:t xml:space="preserve">READ_AUDIO_ADC_CONFIG</w:t>
            </w:r>
          </w:p>
        </w:tc>
      </w:tr>
      <w:tr>
        <w:tc>
          <w:tcPr/>
          <w:p w:rsidR="00000000" w:rsidDel="00000000" w:rsidP="00000000" w:rsidRDefault="00000000" w:rsidRPr="00000000" w14:paraId="0000053A">
            <w:pPr>
              <w:rPr/>
            </w:pPr>
            <w:r w:rsidDel="00000000" w:rsidR="00000000" w:rsidRPr="00000000">
              <w:rPr>
                <w:rtl w:val="0"/>
              </w:rPr>
              <w:t xml:space="preserve">Audio kanaal</w:t>
            </w:r>
          </w:p>
        </w:tc>
        <w:tc>
          <w:tcPr/>
          <w:p w:rsidR="00000000" w:rsidDel="00000000" w:rsidP="00000000" w:rsidRDefault="00000000" w:rsidRPr="00000000" w14:paraId="0000053B">
            <w:pPr>
              <w:rPr/>
            </w:pPr>
            <w:r w:rsidDel="00000000" w:rsidR="00000000" w:rsidRPr="00000000">
              <w:rPr>
                <w:rtl w:val="0"/>
              </w:rPr>
              <w:t xml:space="preserve">uint8_t</w:t>
            </w:r>
          </w:p>
        </w:tc>
        <w:tc>
          <w:tcPr/>
          <w:p w:rsidR="00000000" w:rsidDel="00000000" w:rsidP="00000000" w:rsidRDefault="00000000" w:rsidRPr="00000000" w14:paraId="0000053C">
            <w:pPr>
              <w:rPr/>
            </w:pPr>
            <w:r w:rsidDel="00000000" w:rsidR="00000000" w:rsidRPr="00000000">
              <w:rPr>
                <w:rtl w:val="0"/>
              </w:rPr>
              <w:t xml:space="preserve">02</w:t>
            </w:r>
          </w:p>
        </w:tc>
        <w:tc>
          <w:tcPr/>
          <w:p w:rsidR="00000000" w:rsidDel="00000000" w:rsidP="00000000" w:rsidRDefault="00000000" w:rsidRPr="00000000" w14:paraId="0000053D">
            <w:pPr>
              <w:rPr/>
            </w:pPr>
            <w:r w:rsidDel="00000000" w:rsidR="00000000" w:rsidRPr="00000000">
              <w:rPr>
                <w:rtl w:val="0"/>
              </w:rPr>
              <w:t xml:space="preserve">AIN_IN2RP</w:t>
            </w:r>
          </w:p>
        </w:tc>
      </w:tr>
      <w:tr>
        <w:tc>
          <w:tcPr/>
          <w:p w:rsidR="00000000" w:rsidDel="00000000" w:rsidP="00000000" w:rsidRDefault="00000000" w:rsidRPr="00000000" w14:paraId="0000053E">
            <w:pPr>
              <w:rPr/>
            </w:pPr>
            <w:r w:rsidDel="00000000" w:rsidR="00000000" w:rsidRPr="00000000">
              <w:rPr>
                <w:rtl w:val="0"/>
              </w:rPr>
              <w:t xml:space="preserve">verzwakker</w:t>
            </w:r>
          </w:p>
          <w:p w:rsidR="00000000" w:rsidDel="00000000" w:rsidP="00000000" w:rsidRDefault="00000000" w:rsidRPr="00000000" w14:paraId="0000053F">
            <w:pPr>
              <w:rPr/>
            </w:pPr>
            <w:r w:rsidDel="00000000" w:rsidR="00000000" w:rsidRPr="00000000">
              <w:rPr>
                <w:rtl w:val="0"/>
              </w:rPr>
              <w:t xml:space="preserve">Versterking</w:t>
            </w:r>
          </w:p>
        </w:tc>
        <w:tc>
          <w:tcPr/>
          <w:p w:rsidR="00000000" w:rsidDel="00000000" w:rsidP="00000000" w:rsidRDefault="00000000" w:rsidRPr="00000000" w14:paraId="00000540">
            <w:pPr>
              <w:rPr/>
            </w:pPr>
            <w:r w:rsidDel="00000000" w:rsidR="00000000" w:rsidRPr="00000000">
              <w:rPr>
                <w:rtl w:val="0"/>
              </w:rPr>
              <w:t xml:space="preserve">uint8_t</w:t>
            </w:r>
          </w:p>
        </w:tc>
        <w:tc>
          <w:tcPr/>
          <w:p w:rsidR="00000000" w:rsidDel="00000000" w:rsidP="00000000" w:rsidRDefault="00000000" w:rsidRPr="00000000" w14:paraId="00000541">
            <w:pPr>
              <w:rPr/>
            </w:pPr>
            <w:r w:rsidDel="00000000" w:rsidR="00000000" w:rsidRPr="00000000">
              <w:rPr>
                <w:rtl w:val="0"/>
              </w:rPr>
              <w:t xml:space="preserve">0x28</w:t>
            </w:r>
          </w:p>
        </w:tc>
        <w:tc>
          <w:tcPr/>
          <w:p w:rsidR="00000000" w:rsidDel="00000000" w:rsidP="00000000" w:rsidRDefault="00000000" w:rsidRPr="00000000" w14:paraId="00000542">
            <w:pPr>
              <w:rPr/>
            </w:pPr>
            <w:r w:rsidDel="00000000" w:rsidR="00000000" w:rsidRPr="00000000">
              <w:rPr>
                <w:rtl w:val="0"/>
              </w:rPr>
              <w:t xml:space="preserve">bit[7]: 0 = 0dB</w:t>
            </w:r>
          </w:p>
          <w:p w:rsidR="00000000" w:rsidDel="00000000" w:rsidP="00000000" w:rsidRDefault="00000000" w:rsidRPr="00000000" w14:paraId="00000543">
            <w:pPr>
              <w:rPr/>
            </w:pPr>
            <w:r w:rsidDel="00000000" w:rsidR="00000000" w:rsidRPr="00000000">
              <w:rPr>
                <w:rtl w:val="0"/>
              </w:rPr>
              <w:t xml:space="preserve">bits[6:0] = 40d/0x28 = +20.0 dB</w:t>
            </w:r>
          </w:p>
        </w:tc>
      </w:tr>
      <w:tr>
        <w:tc>
          <w:tcPr/>
          <w:p w:rsidR="00000000" w:rsidDel="00000000" w:rsidP="00000000" w:rsidRDefault="00000000" w:rsidRPr="00000000" w14:paraId="00000544">
            <w:pPr>
              <w:rPr/>
            </w:pPr>
            <w:r w:rsidDel="00000000" w:rsidR="00000000" w:rsidRPr="00000000">
              <w:rPr>
                <w:rtl w:val="0"/>
              </w:rPr>
              <w:t xml:space="preserve">Volume</w:t>
            </w:r>
          </w:p>
        </w:tc>
        <w:tc>
          <w:tcPr/>
          <w:p w:rsidR="00000000" w:rsidDel="00000000" w:rsidP="00000000" w:rsidRDefault="00000000" w:rsidRPr="00000000" w14:paraId="00000545">
            <w:pPr>
              <w:rPr/>
            </w:pPr>
            <w:r w:rsidDel="00000000" w:rsidR="00000000" w:rsidRPr="00000000">
              <w:rPr>
                <w:rtl w:val="0"/>
              </w:rPr>
              <w:t xml:space="preserve">int8_t</w:t>
            </w:r>
          </w:p>
        </w:tc>
        <w:tc>
          <w:tcPr/>
          <w:p w:rsidR="00000000" w:rsidDel="00000000" w:rsidP="00000000" w:rsidRDefault="00000000" w:rsidRPr="00000000" w14:paraId="00000546">
            <w:pPr>
              <w:rPr/>
            </w:pPr>
            <w:r w:rsidDel="00000000" w:rsidR="00000000" w:rsidRPr="00000000">
              <w:rPr>
                <w:rtl w:val="0"/>
              </w:rPr>
              <w:t xml:space="preserve">00</w:t>
            </w:r>
          </w:p>
        </w:tc>
        <w:tc>
          <w:tcPr/>
          <w:p w:rsidR="00000000" w:rsidDel="00000000" w:rsidP="00000000" w:rsidRDefault="00000000" w:rsidRPr="00000000" w14:paraId="00000547">
            <w:pPr>
              <w:rPr/>
            </w:pPr>
            <w:r w:rsidDel="00000000" w:rsidR="00000000" w:rsidRPr="00000000">
              <w:rPr>
                <w:rtl w:val="0"/>
              </w:rPr>
              <w:t xml:space="preserve">Volume 0 dB</w:t>
            </w:r>
          </w:p>
        </w:tc>
      </w:tr>
      <w:tr>
        <w:tc>
          <w:tcPr/>
          <w:p w:rsidR="00000000" w:rsidDel="00000000" w:rsidP="00000000" w:rsidRDefault="00000000" w:rsidRPr="00000000" w14:paraId="00000548">
            <w:pPr>
              <w:rPr/>
            </w:pPr>
            <w:r w:rsidDel="00000000" w:rsidR="00000000" w:rsidRPr="00000000">
              <w:rPr>
                <w:rtl w:val="0"/>
              </w:rPr>
              <w:t xml:space="preserve">FFT bins</w:t>
            </w:r>
          </w:p>
        </w:tc>
        <w:tc>
          <w:tcPr/>
          <w:p w:rsidR="00000000" w:rsidDel="00000000" w:rsidP="00000000" w:rsidRDefault="00000000" w:rsidRPr="00000000" w14:paraId="00000549">
            <w:pPr>
              <w:rPr/>
            </w:pPr>
            <w:r w:rsidDel="00000000" w:rsidR="00000000" w:rsidRPr="00000000">
              <w:rPr>
                <w:rtl w:val="0"/>
              </w:rPr>
              <w:t xml:space="preserve">uint8_t</w:t>
            </w:r>
          </w:p>
        </w:tc>
        <w:tc>
          <w:tcPr/>
          <w:p w:rsidR="00000000" w:rsidDel="00000000" w:rsidP="00000000" w:rsidRDefault="00000000" w:rsidRPr="00000000" w14:paraId="0000054A">
            <w:pPr>
              <w:rPr/>
            </w:pPr>
            <w:r w:rsidDel="00000000" w:rsidR="00000000" w:rsidRPr="00000000">
              <w:rPr>
                <w:rtl w:val="0"/>
              </w:rPr>
              <w:t xml:space="preserve">0x0A</w:t>
            </w:r>
          </w:p>
        </w:tc>
        <w:tc>
          <w:tcPr/>
          <w:p w:rsidR="00000000" w:rsidDel="00000000" w:rsidP="00000000" w:rsidRDefault="00000000" w:rsidRPr="00000000" w14:paraId="0000054B">
            <w:pPr>
              <w:rPr/>
            </w:pPr>
            <w:r w:rsidDel="00000000" w:rsidR="00000000" w:rsidRPr="00000000">
              <w:rPr>
                <w:rtl w:val="0"/>
              </w:rPr>
              <w:t xml:space="preserve">10 Bins resultaat</w:t>
            </w:r>
          </w:p>
        </w:tc>
      </w:tr>
      <w:tr>
        <w:tc>
          <w:tcPr/>
          <w:p w:rsidR="00000000" w:rsidDel="00000000" w:rsidP="00000000" w:rsidRDefault="00000000" w:rsidRPr="00000000" w14:paraId="0000054C">
            <w:pPr>
              <w:rPr/>
            </w:pPr>
            <w:r w:rsidDel="00000000" w:rsidR="00000000" w:rsidRPr="00000000">
              <w:rPr>
                <w:rtl w:val="0"/>
              </w:rPr>
              <w:t xml:space="preserve">FFT start</w:t>
            </w:r>
          </w:p>
        </w:tc>
        <w:tc>
          <w:tcPr/>
          <w:p w:rsidR="00000000" w:rsidDel="00000000" w:rsidP="00000000" w:rsidRDefault="00000000" w:rsidRPr="00000000" w14:paraId="0000054D">
            <w:pPr>
              <w:rPr/>
            </w:pPr>
            <w:r w:rsidDel="00000000" w:rsidR="00000000" w:rsidRPr="00000000">
              <w:rPr>
                <w:rtl w:val="0"/>
              </w:rPr>
              <w:t xml:space="preserve">uint8_t</w:t>
            </w:r>
          </w:p>
        </w:tc>
        <w:tc>
          <w:tcPr/>
          <w:p w:rsidR="00000000" w:rsidDel="00000000" w:rsidP="00000000" w:rsidRDefault="00000000" w:rsidRPr="00000000" w14:paraId="0000054E">
            <w:pPr>
              <w:rPr/>
            </w:pPr>
            <w:r w:rsidDel="00000000" w:rsidR="00000000" w:rsidRPr="00000000">
              <w:rPr>
                <w:rtl w:val="0"/>
              </w:rPr>
              <w:t xml:space="preserve">0x00</w:t>
            </w:r>
          </w:p>
        </w:tc>
        <w:tc>
          <w:tcPr/>
          <w:p w:rsidR="00000000" w:rsidDel="00000000" w:rsidP="00000000" w:rsidRDefault="00000000" w:rsidRPr="00000000" w14:paraId="0000054F">
            <w:pPr>
              <w:rPr/>
            </w:pPr>
            <w:r w:rsidDel="00000000" w:rsidR="00000000" w:rsidRPr="00000000">
              <w:rPr>
                <w:rtl w:val="0"/>
              </w:rPr>
              <w:t xml:space="preserve">Start bin 0</w:t>
            </w:r>
          </w:p>
        </w:tc>
      </w:tr>
      <w:tr>
        <w:tc>
          <w:tcPr/>
          <w:p w:rsidR="00000000" w:rsidDel="00000000" w:rsidP="00000000" w:rsidRDefault="00000000" w:rsidRPr="00000000" w14:paraId="00000550">
            <w:pPr>
              <w:rPr/>
            </w:pPr>
            <w:r w:rsidDel="00000000" w:rsidR="00000000" w:rsidRPr="00000000">
              <w:rPr>
                <w:rtl w:val="0"/>
              </w:rPr>
              <w:t xml:space="preserve">FFT stop</w:t>
            </w:r>
          </w:p>
        </w:tc>
        <w:tc>
          <w:tcPr/>
          <w:p w:rsidR="00000000" w:rsidDel="00000000" w:rsidP="00000000" w:rsidRDefault="00000000" w:rsidRPr="00000000" w14:paraId="00000551">
            <w:pPr>
              <w:rPr/>
            </w:pPr>
            <w:r w:rsidDel="00000000" w:rsidR="00000000" w:rsidRPr="00000000">
              <w:rPr>
                <w:rtl w:val="0"/>
              </w:rPr>
              <w:t xml:space="preserve">uint8_t</w:t>
            </w:r>
          </w:p>
        </w:tc>
        <w:tc>
          <w:tcPr/>
          <w:p w:rsidR="00000000" w:rsidDel="00000000" w:rsidP="00000000" w:rsidRDefault="00000000" w:rsidRPr="00000000" w14:paraId="00000552">
            <w:pPr>
              <w:rPr/>
            </w:pPr>
            <w:r w:rsidDel="00000000" w:rsidR="00000000" w:rsidRPr="00000000">
              <w:rPr>
                <w:rtl w:val="0"/>
              </w:rPr>
              <w:t xml:space="preserve">0xFF</w:t>
            </w:r>
          </w:p>
        </w:tc>
        <w:tc>
          <w:tcPr/>
          <w:p w:rsidR="00000000" w:rsidDel="00000000" w:rsidP="00000000" w:rsidRDefault="00000000" w:rsidRPr="00000000" w14:paraId="00000553">
            <w:pPr>
              <w:rPr/>
            </w:pPr>
            <w:r w:rsidDel="00000000" w:rsidR="00000000" w:rsidRPr="00000000">
              <w:rPr>
                <w:rtl w:val="0"/>
              </w:rPr>
              <w:t xml:space="preserve">Stop bin 510</w:t>
            </w:r>
          </w:p>
        </w:tc>
      </w:tr>
    </w:tbl>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pStyle w:val="Heading3"/>
        <w:numPr>
          <w:ilvl w:val="2"/>
          <w:numId w:val="2"/>
        </w:numPr>
        <w:rPr>
          <w:rFonts w:ascii="Arial" w:cs="Arial" w:eastAsia="Arial" w:hAnsi="Arial"/>
          <w:b w:val="1"/>
        </w:rPr>
      </w:pPr>
      <w:bookmarkStart w:colFirst="0" w:colLast="0" w:name="_heading=h.hue7i0jrzydo" w:id="35"/>
      <w:bookmarkEnd w:id="35"/>
      <w:r w:rsidDel="00000000" w:rsidR="00000000" w:rsidRPr="00000000">
        <w:rPr>
          <w:rtl w:val="0"/>
        </w:rPr>
        <w:t xml:space="preserve">139d/0x8B - WRITE_AUDIO_ADC_CONFIG</w:t>
      </w:r>
    </w:p>
    <w:p w:rsidR="00000000" w:rsidDel="00000000" w:rsidP="00000000" w:rsidRDefault="00000000" w:rsidRPr="00000000" w14:paraId="00000557">
      <w:pPr>
        <w:rPr/>
      </w:pPr>
      <w:r w:rsidDel="00000000" w:rsidR="00000000" w:rsidRPr="00000000">
        <w:rPr>
          <w:rtl w:val="0"/>
        </w:rPr>
        <w:t xml:space="preserve">Lees de Audio ADC en FFT configuratie uit.</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Opdracht:</w:t>
      </w:r>
    </w:p>
    <w:tbl>
      <w:tblPr>
        <w:tblStyle w:val="Table55"/>
        <w:tblW w:w="100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1410"/>
        <w:gridCol w:w="1110"/>
        <w:gridCol w:w="4425"/>
        <w:tblGridChange w:id="0">
          <w:tblGrid>
            <w:gridCol w:w="3090"/>
            <w:gridCol w:w="1410"/>
            <w:gridCol w:w="1110"/>
            <w:gridCol w:w="4425"/>
          </w:tblGrid>
        </w:tblGridChange>
      </w:tblGrid>
      <w:tr>
        <w:tc>
          <w:tcPr/>
          <w:p w:rsidR="00000000" w:rsidDel="00000000" w:rsidP="00000000" w:rsidRDefault="00000000" w:rsidRPr="00000000" w14:paraId="0000055A">
            <w:pPr>
              <w:rPr>
                <w:b w:val="1"/>
              </w:rPr>
            </w:pPr>
            <w:r w:rsidDel="00000000" w:rsidR="00000000" w:rsidRPr="00000000">
              <w:rPr>
                <w:b w:val="1"/>
                <w:rtl w:val="0"/>
              </w:rPr>
              <w:t xml:space="preserve">Veld</w:t>
            </w:r>
          </w:p>
        </w:tc>
        <w:tc>
          <w:tcPr/>
          <w:p w:rsidR="00000000" w:rsidDel="00000000" w:rsidP="00000000" w:rsidRDefault="00000000" w:rsidRPr="00000000" w14:paraId="0000055B">
            <w:pPr>
              <w:rPr>
                <w:b w:val="1"/>
              </w:rPr>
            </w:pPr>
            <w:r w:rsidDel="00000000" w:rsidR="00000000" w:rsidRPr="00000000">
              <w:rPr>
                <w:b w:val="1"/>
                <w:rtl w:val="0"/>
              </w:rPr>
              <w:t xml:space="preserve">Grote</w:t>
            </w:r>
          </w:p>
        </w:tc>
        <w:tc>
          <w:tcPr/>
          <w:p w:rsidR="00000000" w:rsidDel="00000000" w:rsidP="00000000" w:rsidRDefault="00000000" w:rsidRPr="00000000" w14:paraId="0000055C">
            <w:pPr>
              <w:rPr>
                <w:b w:val="1"/>
              </w:rPr>
            </w:pPr>
            <w:r w:rsidDel="00000000" w:rsidR="00000000" w:rsidRPr="00000000">
              <w:rPr>
                <w:b w:val="1"/>
                <w:rtl w:val="0"/>
              </w:rPr>
              <w:t xml:space="preserve">Waarde</w:t>
            </w:r>
          </w:p>
        </w:tc>
        <w:tc>
          <w:tcPr/>
          <w:p w:rsidR="00000000" w:rsidDel="00000000" w:rsidP="00000000" w:rsidRDefault="00000000" w:rsidRPr="00000000" w14:paraId="0000055D">
            <w:pPr>
              <w:rPr>
                <w:b w:val="1"/>
              </w:rPr>
            </w:pPr>
            <w:r w:rsidDel="00000000" w:rsidR="00000000" w:rsidRPr="00000000">
              <w:rPr>
                <w:b w:val="1"/>
                <w:rtl w:val="0"/>
              </w:rPr>
              <w:t xml:space="preserve">Omschrijving</w:t>
            </w:r>
          </w:p>
        </w:tc>
      </w:tr>
      <w:tr>
        <w:tc>
          <w:tcPr/>
          <w:p w:rsidR="00000000" w:rsidDel="00000000" w:rsidP="00000000" w:rsidRDefault="00000000" w:rsidRPr="00000000" w14:paraId="0000055E">
            <w:pPr>
              <w:rPr/>
            </w:pPr>
            <w:r w:rsidDel="00000000" w:rsidR="00000000" w:rsidRPr="00000000">
              <w:rPr>
                <w:rtl w:val="0"/>
              </w:rPr>
              <w:t xml:space="preserve">WRITE_AUDIO_ADC_CONFIG</w:t>
            </w:r>
          </w:p>
        </w:tc>
        <w:tc>
          <w:tcPr/>
          <w:p w:rsidR="00000000" w:rsidDel="00000000" w:rsidP="00000000" w:rsidRDefault="00000000" w:rsidRPr="00000000" w14:paraId="0000055F">
            <w:pPr>
              <w:rPr/>
            </w:pPr>
            <w:r w:rsidDel="00000000" w:rsidR="00000000" w:rsidRPr="00000000">
              <w:rPr>
                <w:rtl w:val="0"/>
              </w:rPr>
              <w:t xml:space="preserve">Uint8_t</w:t>
            </w:r>
          </w:p>
        </w:tc>
        <w:tc>
          <w:tcPr/>
          <w:p w:rsidR="00000000" w:rsidDel="00000000" w:rsidP="00000000" w:rsidRDefault="00000000" w:rsidRPr="00000000" w14:paraId="00000560">
            <w:pPr>
              <w:rPr/>
            </w:pPr>
            <w:r w:rsidDel="00000000" w:rsidR="00000000" w:rsidRPr="00000000">
              <w:rPr>
                <w:rtl w:val="0"/>
              </w:rPr>
              <w:t xml:space="preserve">0x8B</w:t>
            </w:r>
          </w:p>
        </w:tc>
        <w:tc>
          <w:tcPr/>
          <w:p w:rsidR="00000000" w:rsidDel="00000000" w:rsidP="00000000" w:rsidRDefault="00000000" w:rsidRPr="00000000" w14:paraId="00000561">
            <w:pPr>
              <w:rPr/>
            </w:pPr>
            <w:r w:rsidDel="00000000" w:rsidR="00000000" w:rsidRPr="00000000">
              <w:rPr>
                <w:rtl w:val="0"/>
              </w:rPr>
              <w:t xml:space="preserve">WRITE_AUDIO_ADC_CONFIGopdracht ID</w:t>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Antwoord:</w:t>
      </w:r>
    </w:p>
    <w:tbl>
      <w:tblPr>
        <w:tblStyle w:val="Table5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64">
            <w:pPr>
              <w:rPr>
                <w:b w:val="1"/>
              </w:rPr>
            </w:pPr>
            <w:r w:rsidDel="00000000" w:rsidR="00000000" w:rsidRPr="00000000">
              <w:rPr>
                <w:b w:val="1"/>
                <w:rtl w:val="0"/>
              </w:rPr>
              <w:t xml:space="preserve">Veld</w:t>
            </w:r>
          </w:p>
        </w:tc>
        <w:tc>
          <w:tcPr/>
          <w:p w:rsidR="00000000" w:rsidDel="00000000" w:rsidP="00000000" w:rsidRDefault="00000000" w:rsidRPr="00000000" w14:paraId="00000565">
            <w:pPr>
              <w:rPr>
                <w:b w:val="1"/>
              </w:rPr>
            </w:pPr>
            <w:r w:rsidDel="00000000" w:rsidR="00000000" w:rsidRPr="00000000">
              <w:rPr>
                <w:b w:val="1"/>
                <w:rtl w:val="0"/>
              </w:rPr>
              <w:t xml:space="preserve">Grote</w:t>
            </w:r>
          </w:p>
        </w:tc>
        <w:tc>
          <w:tcPr/>
          <w:p w:rsidR="00000000" w:rsidDel="00000000" w:rsidP="00000000" w:rsidRDefault="00000000" w:rsidRPr="00000000" w14:paraId="00000566">
            <w:pPr>
              <w:rPr>
                <w:b w:val="1"/>
              </w:rPr>
            </w:pPr>
            <w:r w:rsidDel="00000000" w:rsidR="00000000" w:rsidRPr="00000000">
              <w:rPr>
                <w:b w:val="1"/>
                <w:rtl w:val="0"/>
              </w:rPr>
              <w:t xml:space="preserve">Waarde</w:t>
            </w:r>
          </w:p>
        </w:tc>
        <w:tc>
          <w:tcPr/>
          <w:p w:rsidR="00000000" w:rsidDel="00000000" w:rsidP="00000000" w:rsidRDefault="00000000" w:rsidRPr="00000000" w14:paraId="00000567">
            <w:pPr>
              <w:rPr>
                <w:b w:val="1"/>
              </w:rPr>
            </w:pPr>
            <w:r w:rsidDel="00000000" w:rsidR="00000000" w:rsidRPr="00000000">
              <w:rPr>
                <w:b w:val="1"/>
                <w:rtl w:val="0"/>
              </w:rPr>
              <w:t xml:space="preserve">Omschrijving</w:t>
            </w:r>
          </w:p>
        </w:tc>
      </w:tr>
      <w:tr>
        <w:tc>
          <w:tcPr/>
          <w:p w:rsidR="00000000" w:rsidDel="00000000" w:rsidP="00000000" w:rsidRDefault="00000000" w:rsidRPr="00000000" w14:paraId="00000568">
            <w:pPr>
              <w:rPr/>
            </w:pPr>
            <w:r w:rsidDel="00000000" w:rsidR="00000000" w:rsidRPr="00000000">
              <w:rPr>
                <w:rtl w:val="0"/>
              </w:rPr>
              <w:t xml:space="preserve">WRITE_AUDIO_ADC_CONFIG</w:t>
            </w:r>
          </w:p>
        </w:tc>
        <w:tc>
          <w:tcPr/>
          <w:p w:rsidR="00000000" w:rsidDel="00000000" w:rsidP="00000000" w:rsidRDefault="00000000" w:rsidRPr="00000000" w14:paraId="00000569">
            <w:pPr>
              <w:rPr/>
            </w:pPr>
            <w:r w:rsidDel="00000000" w:rsidR="00000000" w:rsidRPr="00000000">
              <w:rPr>
                <w:rtl w:val="0"/>
              </w:rPr>
              <w:t xml:space="preserve">Uint8_t</w:t>
            </w:r>
          </w:p>
        </w:tc>
        <w:tc>
          <w:tcPr/>
          <w:p w:rsidR="00000000" w:rsidDel="00000000" w:rsidP="00000000" w:rsidRDefault="00000000" w:rsidRPr="00000000" w14:paraId="0000056A">
            <w:pPr>
              <w:rPr/>
            </w:pPr>
            <w:r w:rsidDel="00000000" w:rsidR="00000000" w:rsidRPr="00000000">
              <w:rPr>
                <w:rtl w:val="0"/>
              </w:rPr>
              <w:t xml:space="preserve">0x8B</w:t>
            </w:r>
          </w:p>
        </w:tc>
        <w:tc>
          <w:tcPr/>
          <w:p w:rsidR="00000000" w:rsidDel="00000000" w:rsidP="00000000" w:rsidRDefault="00000000" w:rsidRPr="00000000" w14:paraId="0000056B">
            <w:pPr>
              <w:rPr/>
            </w:pPr>
            <w:r w:rsidDel="00000000" w:rsidR="00000000" w:rsidRPr="00000000">
              <w:rPr>
                <w:rtl w:val="0"/>
              </w:rPr>
              <w:t xml:space="preserve">WRITE_AUDIO_ADC_CONFIG</w:t>
            </w:r>
          </w:p>
        </w:tc>
      </w:tr>
      <w:tr>
        <w:tc>
          <w:tcPr/>
          <w:p w:rsidR="00000000" w:rsidDel="00000000" w:rsidP="00000000" w:rsidRDefault="00000000" w:rsidRPr="00000000" w14:paraId="0000056C">
            <w:pPr>
              <w:rPr/>
            </w:pPr>
            <w:r w:rsidDel="00000000" w:rsidR="00000000" w:rsidRPr="00000000">
              <w:rPr>
                <w:rtl w:val="0"/>
              </w:rPr>
              <w:t xml:space="preserve">Audio kanaal</w:t>
            </w:r>
          </w:p>
        </w:tc>
        <w:tc>
          <w:tcPr/>
          <w:p w:rsidR="00000000" w:rsidDel="00000000" w:rsidP="00000000" w:rsidRDefault="00000000" w:rsidRPr="00000000" w14:paraId="0000056D">
            <w:pPr>
              <w:rPr/>
            </w:pPr>
            <w:r w:rsidDel="00000000" w:rsidR="00000000" w:rsidRPr="00000000">
              <w:rPr>
                <w:rtl w:val="0"/>
              </w:rPr>
              <w:t xml:space="preserve">uint8_t</w:t>
            </w:r>
          </w:p>
        </w:tc>
        <w:tc>
          <w:tcPr/>
          <w:p w:rsidR="00000000" w:rsidDel="00000000" w:rsidP="00000000" w:rsidRDefault="00000000" w:rsidRPr="00000000" w14:paraId="0000056E">
            <w:pPr>
              <w:rPr/>
            </w:pPr>
            <w:r w:rsidDel="00000000" w:rsidR="00000000" w:rsidRPr="00000000">
              <w:rPr>
                <w:rtl w:val="0"/>
              </w:rPr>
            </w:r>
          </w:p>
        </w:tc>
        <w:tc>
          <w:tcPr/>
          <w:p w:rsidR="00000000" w:rsidDel="00000000" w:rsidP="00000000" w:rsidRDefault="00000000" w:rsidRPr="00000000" w14:paraId="0000056F">
            <w:pPr>
              <w:rPr/>
            </w:pPr>
            <w:r w:rsidDel="00000000" w:rsidR="00000000" w:rsidRPr="00000000">
              <w:rPr>
                <w:rtl w:val="0"/>
              </w:rPr>
              <w:t xml:space="preserve">  AIN_IN3LM   </w:t>
              <w:tab/>
              <w:t xml:space="preserve">= 0,</w:t>
            </w:r>
          </w:p>
          <w:p w:rsidR="00000000" w:rsidDel="00000000" w:rsidP="00000000" w:rsidRDefault="00000000" w:rsidRPr="00000000" w14:paraId="00000570">
            <w:pPr>
              <w:rPr/>
            </w:pPr>
            <w:r w:rsidDel="00000000" w:rsidR="00000000" w:rsidRPr="00000000">
              <w:rPr>
                <w:rtl w:val="0"/>
              </w:rPr>
              <w:t xml:space="preserve">  AIN_IN2LP   </w:t>
              <w:tab/>
              <w:t xml:space="preserve">= 1,</w:t>
            </w:r>
          </w:p>
          <w:p w:rsidR="00000000" w:rsidDel="00000000" w:rsidP="00000000" w:rsidRDefault="00000000" w:rsidRPr="00000000" w14:paraId="00000571">
            <w:pPr>
              <w:rPr/>
            </w:pPr>
            <w:r w:rsidDel="00000000" w:rsidR="00000000" w:rsidRPr="00000000">
              <w:rPr>
                <w:rtl w:val="0"/>
              </w:rPr>
              <w:t xml:space="preserve">  AIN_IN2RP   </w:t>
              <w:tab/>
              <w:t xml:space="preserve">= 2,</w:t>
            </w:r>
          </w:p>
        </w:tc>
      </w:tr>
      <w:tr>
        <w:tc>
          <w:tcPr/>
          <w:p w:rsidR="00000000" w:rsidDel="00000000" w:rsidP="00000000" w:rsidRDefault="00000000" w:rsidRPr="00000000" w14:paraId="00000572">
            <w:pPr>
              <w:rPr/>
            </w:pPr>
            <w:r w:rsidDel="00000000" w:rsidR="00000000" w:rsidRPr="00000000">
              <w:rPr>
                <w:rtl w:val="0"/>
              </w:rPr>
              <w:t xml:space="preserve">Versterking + verzwakker</w:t>
            </w:r>
          </w:p>
        </w:tc>
        <w:tc>
          <w:tcPr/>
          <w:p w:rsidR="00000000" w:rsidDel="00000000" w:rsidP="00000000" w:rsidRDefault="00000000" w:rsidRPr="00000000" w14:paraId="00000573">
            <w:pPr>
              <w:rPr/>
            </w:pPr>
            <w:r w:rsidDel="00000000" w:rsidR="00000000" w:rsidRPr="00000000">
              <w:rPr>
                <w:rtl w:val="0"/>
              </w:rPr>
              <w:t xml:space="preserve">uint8_t</w:t>
            </w:r>
          </w:p>
        </w:tc>
        <w:tc>
          <w:tcPr/>
          <w:p w:rsidR="00000000" w:rsidDel="00000000" w:rsidP="00000000" w:rsidRDefault="00000000" w:rsidRPr="00000000" w14:paraId="00000574">
            <w:pPr>
              <w:rPr/>
            </w:pPr>
            <w:r w:rsidDel="00000000" w:rsidR="00000000" w:rsidRPr="00000000">
              <w:rPr>
                <w:rtl w:val="0"/>
              </w:rPr>
            </w:r>
          </w:p>
        </w:tc>
        <w:tc>
          <w:tcPr/>
          <w:p w:rsidR="00000000" w:rsidDel="00000000" w:rsidP="00000000" w:rsidRDefault="00000000" w:rsidRPr="00000000" w14:paraId="00000575">
            <w:pPr>
              <w:rPr/>
            </w:pPr>
            <w:r w:rsidDel="00000000" w:rsidR="00000000" w:rsidRPr="00000000">
              <w:rPr>
                <w:rtl w:val="0"/>
              </w:rPr>
              <w:t xml:space="preserve">bit[7]: 1= -6dB, 0=0dB</w:t>
            </w:r>
          </w:p>
          <w:p w:rsidR="00000000" w:rsidDel="00000000" w:rsidP="00000000" w:rsidRDefault="00000000" w:rsidRPr="00000000" w14:paraId="00000576">
            <w:pPr>
              <w:rPr/>
            </w:pPr>
            <w:r w:rsidDel="00000000" w:rsidR="00000000" w:rsidRPr="00000000">
              <w:rPr>
                <w:rtl w:val="0"/>
              </w:rPr>
              <w:t xml:space="preserve">bits[6:0]= versterking in 0.5 dB per bit:</w:t>
            </w:r>
          </w:p>
          <w:p w:rsidR="00000000" w:rsidDel="00000000" w:rsidP="00000000" w:rsidRDefault="00000000" w:rsidRPr="00000000" w14:paraId="00000577">
            <w:pPr>
              <w:rPr/>
            </w:pPr>
            <w:r w:rsidDel="00000000" w:rsidR="00000000" w:rsidRPr="00000000">
              <w:rPr>
                <w:rtl w:val="0"/>
              </w:rPr>
              <w:t xml:space="preserve">80d/0x50 = +40.0 dB</w:t>
            </w:r>
          </w:p>
          <w:p w:rsidR="00000000" w:rsidDel="00000000" w:rsidP="00000000" w:rsidRDefault="00000000" w:rsidRPr="00000000" w14:paraId="00000578">
            <w:pPr>
              <w:rPr/>
            </w:pPr>
            <w:r w:rsidDel="00000000" w:rsidR="00000000" w:rsidRPr="00000000">
              <w:rPr>
                <w:rtl w:val="0"/>
              </w:rPr>
              <w:t xml:space="preserve">40d/0x28 = +20.0 dB</w:t>
            </w:r>
          </w:p>
          <w:p w:rsidR="00000000" w:rsidDel="00000000" w:rsidP="00000000" w:rsidRDefault="00000000" w:rsidRPr="00000000" w14:paraId="00000579">
            <w:pPr>
              <w:rPr/>
            </w:pPr>
            <w:r w:rsidDel="00000000" w:rsidR="00000000" w:rsidRPr="00000000">
              <w:rPr>
                <w:rtl w:val="0"/>
              </w:rPr>
              <w:t xml:space="preserve">  1d/0x01 = 0.5 dB</w:t>
            </w:r>
          </w:p>
          <w:p w:rsidR="00000000" w:rsidDel="00000000" w:rsidP="00000000" w:rsidRDefault="00000000" w:rsidRPr="00000000" w14:paraId="0000057A">
            <w:pPr>
              <w:rPr/>
            </w:pPr>
            <w:r w:rsidDel="00000000" w:rsidR="00000000" w:rsidRPr="00000000">
              <w:rPr>
                <w:rtl w:val="0"/>
              </w:rPr>
              <w:t xml:space="preserve">  0d/0x00 = 0 dB</w:t>
            </w:r>
          </w:p>
        </w:tc>
      </w:tr>
      <w:tr>
        <w:tc>
          <w:tcPr/>
          <w:p w:rsidR="00000000" w:rsidDel="00000000" w:rsidP="00000000" w:rsidRDefault="00000000" w:rsidRPr="00000000" w14:paraId="0000057B">
            <w:pPr>
              <w:rPr/>
            </w:pPr>
            <w:r w:rsidDel="00000000" w:rsidR="00000000" w:rsidRPr="00000000">
              <w:rPr>
                <w:rtl w:val="0"/>
              </w:rPr>
              <w:t xml:space="preserve">Volume</w:t>
            </w:r>
          </w:p>
        </w:tc>
        <w:tc>
          <w:tcPr/>
          <w:p w:rsidR="00000000" w:rsidDel="00000000" w:rsidP="00000000" w:rsidRDefault="00000000" w:rsidRPr="00000000" w14:paraId="0000057C">
            <w:pPr>
              <w:rPr/>
            </w:pPr>
            <w:r w:rsidDel="00000000" w:rsidR="00000000" w:rsidRPr="00000000">
              <w:rPr>
                <w:rtl w:val="0"/>
              </w:rPr>
              <w:t xml:space="preserve">int8_t</w:t>
            </w:r>
          </w:p>
        </w:tc>
        <w:tc>
          <w:tcPr/>
          <w:p w:rsidR="00000000" w:rsidDel="00000000" w:rsidP="00000000" w:rsidRDefault="00000000" w:rsidRPr="00000000" w14:paraId="0000057D">
            <w:pPr>
              <w:rPr/>
            </w:pPr>
            <w:r w:rsidDel="00000000" w:rsidR="00000000" w:rsidRPr="00000000">
              <w:rPr>
                <w:rtl w:val="0"/>
              </w:rPr>
              <w:t xml:space="preserve">-24 - 40</w:t>
            </w:r>
          </w:p>
        </w:tc>
        <w:tc>
          <w:tcPr/>
          <w:p w:rsidR="00000000" w:rsidDel="00000000" w:rsidP="00000000" w:rsidRDefault="00000000" w:rsidRPr="00000000" w14:paraId="0000057E">
            <w:pPr>
              <w:rPr/>
            </w:pPr>
            <w:r w:rsidDel="00000000" w:rsidR="00000000" w:rsidRPr="00000000">
              <w:rPr>
                <w:rtl w:val="0"/>
              </w:rPr>
              <w:t xml:space="preserve">Volume in 0.5 dB per bits</w:t>
            </w:r>
          </w:p>
          <w:p w:rsidR="00000000" w:rsidDel="00000000" w:rsidP="00000000" w:rsidRDefault="00000000" w:rsidRPr="00000000" w14:paraId="0000057F">
            <w:pPr>
              <w:rPr/>
            </w:pPr>
            <w:r w:rsidDel="00000000" w:rsidR="00000000" w:rsidRPr="00000000">
              <w:rPr>
                <w:rtl w:val="0"/>
              </w:rPr>
              <w:t xml:space="preserve"> 40d/0x28 = +20.0 dB</w:t>
            </w:r>
          </w:p>
          <w:p w:rsidR="00000000" w:rsidDel="00000000" w:rsidP="00000000" w:rsidRDefault="00000000" w:rsidRPr="00000000" w14:paraId="00000580">
            <w:pPr>
              <w:rPr/>
            </w:pPr>
            <w:r w:rsidDel="00000000" w:rsidR="00000000" w:rsidRPr="00000000">
              <w:rPr>
                <w:rtl w:val="0"/>
              </w:rPr>
              <w:t xml:space="preserve">-24d/0xE8 = -12.0 dB</w:t>
            </w:r>
          </w:p>
        </w:tc>
      </w:tr>
      <w:tr>
        <w:tc>
          <w:tcPr/>
          <w:p w:rsidR="00000000" w:rsidDel="00000000" w:rsidP="00000000" w:rsidRDefault="00000000" w:rsidRPr="00000000" w14:paraId="00000581">
            <w:pPr>
              <w:rPr/>
            </w:pPr>
            <w:r w:rsidDel="00000000" w:rsidR="00000000" w:rsidRPr="00000000">
              <w:rPr>
                <w:rtl w:val="0"/>
              </w:rPr>
              <w:t xml:space="preserve">FFT bins</w:t>
            </w:r>
          </w:p>
        </w:tc>
        <w:tc>
          <w:tcPr/>
          <w:p w:rsidR="00000000" w:rsidDel="00000000" w:rsidP="00000000" w:rsidRDefault="00000000" w:rsidRPr="00000000" w14:paraId="00000582">
            <w:pPr>
              <w:rPr/>
            </w:pPr>
            <w:r w:rsidDel="00000000" w:rsidR="00000000" w:rsidRPr="00000000">
              <w:rPr>
                <w:rtl w:val="0"/>
              </w:rPr>
              <w:t xml:space="preserve">uint8_t</w:t>
            </w:r>
          </w:p>
        </w:tc>
        <w:tc>
          <w:tcPr/>
          <w:p w:rsidR="00000000" w:rsidDel="00000000" w:rsidP="00000000" w:rsidRDefault="00000000" w:rsidRPr="00000000" w14:paraId="00000583">
            <w:pPr>
              <w:rPr/>
            </w:pPr>
            <w:r w:rsidDel="00000000" w:rsidR="00000000" w:rsidRPr="00000000">
              <w:rPr>
                <w:rtl w:val="0"/>
              </w:rPr>
              <w:t xml:space="preserve">0 - 12</w:t>
            </w:r>
          </w:p>
        </w:tc>
        <w:tc>
          <w:tcPr/>
          <w:p w:rsidR="00000000" w:rsidDel="00000000" w:rsidP="00000000" w:rsidRDefault="00000000" w:rsidRPr="00000000" w14:paraId="00000584">
            <w:pPr>
              <w:rPr/>
            </w:pPr>
            <w:r w:rsidDel="00000000" w:rsidR="00000000" w:rsidRPr="00000000">
              <w:rPr>
                <w:rtl w:val="0"/>
              </w:rPr>
              <w:t xml:space="preserve">Aantal bins dat het FFT resultaat naar gereduceerd wordt.</w:t>
            </w:r>
          </w:p>
        </w:tc>
      </w:tr>
      <w:tr>
        <w:tc>
          <w:tcPr/>
          <w:p w:rsidR="00000000" w:rsidDel="00000000" w:rsidP="00000000" w:rsidRDefault="00000000" w:rsidRPr="00000000" w14:paraId="00000585">
            <w:pPr>
              <w:rPr/>
            </w:pPr>
            <w:r w:rsidDel="00000000" w:rsidR="00000000" w:rsidRPr="00000000">
              <w:rPr>
                <w:rtl w:val="0"/>
              </w:rPr>
              <w:t xml:space="preserve">FFT start</w:t>
            </w:r>
          </w:p>
        </w:tc>
        <w:tc>
          <w:tcPr/>
          <w:p w:rsidR="00000000" w:rsidDel="00000000" w:rsidP="00000000" w:rsidRDefault="00000000" w:rsidRPr="00000000" w14:paraId="00000586">
            <w:pPr>
              <w:rPr/>
            </w:pPr>
            <w:r w:rsidDel="00000000" w:rsidR="00000000" w:rsidRPr="00000000">
              <w:rPr>
                <w:rtl w:val="0"/>
              </w:rPr>
              <w:t xml:space="preserve">uint8_t</w:t>
            </w:r>
          </w:p>
        </w:tc>
        <w:tc>
          <w:tcPr/>
          <w:p w:rsidR="00000000" w:rsidDel="00000000" w:rsidP="00000000" w:rsidRDefault="00000000" w:rsidRPr="00000000" w14:paraId="00000587">
            <w:pPr>
              <w:rPr/>
            </w:pPr>
            <w:r w:rsidDel="00000000" w:rsidR="00000000" w:rsidRPr="00000000">
              <w:rPr>
                <w:rtl w:val="0"/>
              </w:rPr>
              <w:t xml:space="preserve">0-255</w:t>
            </w:r>
          </w:p>
        </w:tc>
        <w:tc>
          <w:tcPr/>
          <w:p w:rsidR="00000000" w:rsidDel="00000000" w:rsidP="00000000" w:rsidRDefault="00000000" w:rsidRPr="00000000" w14:paraId="00000588">
            <w:pPr>
              <w:rPr/>
            </w:pPr>
            <w:r w:rsidDel="00000000" w:rsidR="00000000" w:rsidRPr="00000000">
              <w:rPr>
                <w:rtl w:val="0"/>
              </w:rPr>
              <w:t xml:space="preserve">Start bin maal 2:</w:t>
            </w:r>
          </w:p>
          <w:p w:rsidR="00000000" w:rsidDel="00000000" w:rsidP="00000000" w:rsidRDefault="00000000" w:rsidRPr="00000000" w14:paraId="00000589">
            <w:pPr>
              <w:rPr/>
            </w:pPr>
            <w:r w:rsidDel="00000000" w:rsidR="00000000" w:rsidRPr="00000000">
              <w:rPr>
                <w:rtl w:val="0"/>
              </w:rPr>
              <w:t xml:space="preserve">255 = 510</w:t>
            </w:r>
          </w:p>
        </w:tc>
      </w:tr>
      <w:tr>
        <w:tc>
          <w:tcPr/>
          <w:p w:rsidR="00000000" w:rsidDel="00000000" w:rsidP="00000000" w:rsidRDefault="00000000" w:rsidRPr="00000000" w14:paraId="0000058A">
            <w:pPr>
              <w:rPr/>
            </w:pPr>
            <w:r w:rsidDel="00000000" w:rsidR="00000000" w:rsidRPr="00000000">
              <w:rPr>
                <w:rtl w:val="0"/>
              </w:rPr>
              <w:t xml:space="preserve">FFT stop</w:t>
            </w:r>
          </w:p>
        </w:tc>
        <w:tc>
          <w:tcPr/>
          <w:p w:rsidR="00000000" w:rsidDel="00000000" w:rsidP="00000000" w:rsidRDefault="00000000" w:rsidRPr="00000000" w14:paraId="0000058B">
            <w:pPr>
              <w:rPr/>
            </w:pPr>
            <w:r w:rsidDel="00000000" w:rsidR="00000000" w:rsidRPr="00000000">
              <w:rPr>
                <w:rtl w:val="0"/>
              </w:rPr>
              <w:t xml:space="preserve">uint8_t</w:t>
            </w:r>
          </w:p>
        </w:tc>
        <w:tc>
          <w:tcPr/>
          <w:p w:rsidR="00000000" w:rsidDel="00000000" w:rsidP="00000000" w:rsidRDefault="00000000" w:rsidRPr="00000000" w14:paraId="0000058C">
            <w:pPr>
              <w:rPr/>
            </w:pPr>
            <w:r w:rsidDel="00000000" w:rsidR="00000000" w:rsidRPr="00000000">
              <w:rPr>
                <w:rtl w:val="0"/>
              </w:rPr>
              <w:t xml:space="preserve">0-255</w:t>
            </w:r>
          </w:p>
        </w:tc>
        <w:tc>
          <w:tcPr/>
          <w:p w:rsidR="00000000" w:rsidDel="00000000" w:rsidP="00000000" w:rsidRDefault="00000000" w:rsidRPr="00000000" w14:paraId="0000058D">
            <w:pPr>
              <w:rPr/>
            </w:pPr>
            <w:r w:rsidDel="00000000" w:rsidR="00000000" w:rsidRPr="00000000">
              <w:rPr>
                <w:rtl w:val="0"/>
              </w:rPr>
              <w:t xml:space="preserve">Stop bin maal 2</w:t>
            </w:r>
          </w:p>
          <w:p w:rsidR="00000000" w:rsidDel="00000000" w:rsidP="00000000" w:rsidRDefault="00000000" w:rsidRPr="00000000" w14:paraId="0000058E">
            <w:pPr>
              <w:rPr/>
            </w:pPr>
            <w:r w:rsidDel="00000000" w:rsidR="00000000" w:rsidRPr="00000000">
              <w:rPr>
                <w:rtl w:val="0"/>
              </w:rPr>
              <w:t xml:space="preserve">255 = 510</w:t>
            </w:r>
          </w:p>
        </w:tc>
      </w:tr>
    </w:tbl>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b w:val="1"/>
        </w:rPr>
      </w:pPr>
      <w:r w:rsidDel="00000000" w:rsidR="00000000" w:rsidRPr="00000000">
        <w:rPr>
          <w:b w:val="1"/>
          <w:rtl w:val="0"/>
        </w:rPr>
        <w:t xml:space="preserve">Voorbeeld 1:</w:t>
      </w:r>
    </w:p>
    <w:tbl>
      <w:tblPr>
        <w:tblStyle w:val="Table57"/>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91">
            <w:pPr>
              <w:rPr>
                <w:b w:val="1"/>
              </w:rPr>
            </w:pPr>
            <w:r w:rsidDel="00000000" w:rsidR="00000000" w:rsidRPr="00000000">
              <w:rPr>
                <w:rtl w:val="0"/>
              </w:rPr>
            </w:r>
          </w:p>
        </w:tc>
        <w:tc>
          <w:tcPr/>
          <w:p w:rsidR="00000000" w:rsidDel="00000000" w:rsidP="00000000" w:rsidRDefault="00000000" w:rsidRPr="00000000" w14:paraId="00000592">
            <w:pPr>
              <w:rPr>
                <w:b w:val="1"/>
              </w:rPr>
            </w:pPr>
            <w:r w:rsidDel="00000000" w:rsidR="00000000" w:rsidRPr="00000000">
              <w:rPr>
                <w:b w:val="1"/>
                <w:rtl w:val="0"/>
              </w:rPr>
              <w:t xml:space="preserve">Hex bericht</w:t>
            </w:r>
          </w:p>
        </w:tc>
        <w:tc>
          <w:tcPr/>
          <w:p w:rsidR="00000000" w:rsidDel="00000000" w:rsidP="00000000" w:rsidRDefault="00000000" w:rsidRPr="00000000" w14:paraId="00000593">
            <w:pPr>
              <w:rPr>
                <w:b w:val="1"/>
              </w:rPr>
            </w:pPr>
            <w:r w:rsidDel="00000000" w:rsidR="00000000" w:rsidRPr="00000000">
              <w:rPr>
                <w:b w:val="1"/>
                <w:rtl w:val="0"/>
              </w:rPr>
              <w:t xml:space="preserve">Inhoud</w:t>
            </w:r>
          </w:p>
        </w:tc>
      </w:tr>
      <w:tr>
        <w:tc>
          <w:tcPr/>
          <w:p w:rsidR="00000000" w:rsidDel="00000000" w:rsidP="00000000" w:rsidRDefault="00000000" w:rsidRPr="00000000" w14:paraId="00000594">
            <w:pPr>
              <w:rPr>
                <w:b w:val="1"/>
              </w:rPr>
            </w:pPr>
            <w:r w:rsidDel="00000000" w:rsidR="00000000" w:rsidRPr="00000000">
              <w:rPr>
                <w:b w:val="1"/>
                <w:rtl w:val="0"/>
              </w:rPr>
              <w:t xml:space="preserve">Opdracht</w:t>
            </w:r>
          </w:p>
        </w:tc>
        <w:tc>
          <w:tcPr/>
          <w:p w:rsidR="00000000" w:rsidDel="00000000" w:rsidP="00000000" w:rsidRDefault="00000000" w:rsidRPr="00000000" w14:paraId="00000595">
            <w:pPr>
              <w:rPr/>
            </w:pPr>
            <w:r w:rsidDel="00000000" w:rsidR="00000000" w:rsidRPr="00000000">
              <w:rPr>
                <w:rtl w:val="0"/>
              </w:rPr>
              <w:t xml:space="preserve">0x8B0228000A00FF</w:t>
            </w:r>
          </w:p>
        </w:tc>
        <w:tc>
          <w:tcPr/>
          <w:p w:rsidR="00000000" w:rsidDel="00000000" w:rsidP="00000000" w:rsidRDefault="00000000" w:rsidRPr="00000000" w14:paraId="00000596">
            <w:pPr>
              <w:rPr/>
            </w:pPr>
            <w:r w:rsidDel="00000000" w:rsidR="00000000" w:rsidRPr="00000000">
              <w:rPr>
                <w:rtl w:val="0"/>
              </w:rPr>
              <w:t xml:space="preserve">Zie onderstaande tabel</w:t>
            </w:r>
          </w:p>
        </w:tc>
      </w:tr>
      <w:tr>
        <w:tc>
          <w:tcPr/>
          <w:p w:rsidR="00000000" w:rsidDel="00000000" w:rsidP="00000000" w:rsidRDefault="00000000" w:rsidRPr="00000000" w14:paraId="00000597">
            <w:pPr>
              <w:rPr>
                <w:b w:val="1"/>
              </w:rPr>
            </w:pPr>
            <w:r w:rsidDel="00000000" w:rsidR="00000000" w:rsidRPr="00000000">
              <w:rPr>
                <w:b w:val="1"/>
                <w:rtl w:val="0"/>
              </w:rPr>
              <w:t xml:space="preserve">Antwoord</w:t>
            </w:r>
          </w:p>
        </w:tc>
        <w:tc>
          <w:tcPr/>
          <w:p w:rsidR="00000000" w:rsidDel="00000000" w:rsidP="00000000" w:rsidRDefault="00000000" w:rsidRPr="00000000" w14:paraId="00000598">
            <w:pPr>
              <w:rPr/>
            </w:pPr>
            <w:r w:rsidDel="00000000" w:rsidR="00000000" w:rsidRPr="00000000">
              <w:rPr>
                <w:rtl w:val="0"/>
              </w:rPr>
              <w:t xml:space="preserve">0x008B00000000</w:t>
            </w:r>
          </w:p>
        </w:tc>
        <w:tc>
          <w:tcPr/>
          <w:p w:rsidR="00000000" w:rsidDel="00000000" w:rsidP="00000000" w:rsidRDefault="00000000" w:rsidRPr="00000000" w14:paraId="00000599">
            <w:pPr>
              <w:rPr/>
            </w:pPr>
            <w:r w:rsidDel="00000000" w:rsidR="00000000" w:rsidRPr="00000000">
              <w:rPr>
                <w:rtl w:val="0"/>
              </w:rPr>
              <w:t xml:space="preserve">NRF_SUCCESS</w:t>
            </w:r>
          </w:p>
        </w:tc>
      </w:tr>
    </w:tbl>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tbl>
      <w:tblPr>
        <w:tblStyle w:val="Table5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9C">
            <w:pPr>
              <w:rPr>
                <w:b w:val="1"/>
              </w:rPr>
            </w:pPr>
            <w:r w:rsidDel="00000000" w:rsidR="00000000" w:rsidRPr="00000000">
              <w:rPr>
                <w:b w:val="1"/>
                <w:rtl w:val="0"/>
              </w:rPr>
              <w:t xml:space="preserve">Veld</w:t>
            </w:r>
          </w:p>
        </w:tc>
        <w:tc>
          <w:tcPr/>
          <w:p w:rsidR="00000000" w:rsidDel="00000000" w:rsidP="00000000" w:rsidRDefault="00000000" w:rsidRPr="00000000" w14:paraId="0000059D">
            <w:pPr>
              <w:rPr>
                <w:b w:val="1"/>
              </w:rPr>
            </w:pPr>
            <w:r w:rsidDel="00000000" w:rsidR="00000000" w:rsidRPr="00000000">
              <w:rPr>
                <w:b w:val="1"/>
                <w:rtl w:val="0"/>
              </w:rPr>
              <w:t xml:space="preserve">Grote</w:t>
            </w:r>
          </w:p>
        </w:tc>
        <w:tc>
          <w:tcPr/>
          <w:p w:rsidR="00000000" w:rsidDel="00000000" w:rsidP="00000000" w:rsidRDefault="00000000" w:rsidRPr="00000000" w14:paraId="0000059E">
            <w:pPr>
              <w:rPr>
                <w:b w:val="1"/>
              </w:rPr>
            </w:pPr>
            <w:r w:rsidDel="00000000" w:rsidR="00000000" w:rsidRPr="00000000">
              <w:rPr>
                <w:b w:val="1"/>
                <w:rtl w:val="0"/>
              </w:rPr>
              <w:t xml:space="preserve">Waarde</w:t>
            </w:r>
          </w:p>
        </w:tc>
        <w:tc>
          <w:tcPr/>
          <w:p w:rsidR="00000000" w:rsidDel="00000000" w:rsidP="00000000" w:rsidRDefault="00000000" w:rsidRPr="00000000" w14:paraId="0000059F">
            <w:pPr>
              <w:rPr>
                <w:b w:val="1"/>
              </w:rPr>
            </w:pPr>
            <w:r w:rsidDel="00000000" w:rsidR="00000000" w:rsidRPr="00000000">
              <w:rPr>
                <w:b w:val="1"/>
                <w:rtl w:val="0"/>
              </w:rPr>
              <w:t xml:space="preserve">Omschrijving</w:t>
            </w:r>
          </w:p>
        </w:tc>
      </w:tr>
      <w:tr>
        <w:tc>
          <w:tcPr/>
          <w:p w:rsidR="00000000" w:rsidDel="00000000" w:rsidP="00000000" w:rsidRDefault="00000000" w:rsidRPr="00000000" w14:paraId="000005A0">
            <w:pPr>
              <w:rPr/>
            </w:pPr>
            <w:r w:rsidDel="00000000" w:rsidR="00000000" w:rsidRPr="00000000">
              <w:rPr>
                <w:rtl w:val="0"/>
              </w:rPr>
              <w:t xml:space="preserve">WRITE_AUDIO_ADC_CONFIG</w:t>
            </w:r>
          </w:p>
        </w:tc>
        <w:tc>
          <w:tcPr/>
          <w:p w:rsidR="00000000" w:rsidDel="00000000" w:rsidP="00000000" w:rsidRDefault="00000000" w:rsidRPr="00000000" w14:paraId="000005A1">
            <w:pPr>
              <w:rPr/>
            </w:pPr>
            <w:r w:rsidDel="00000000" w:rsidR="00000000" w:rsidRPr="00000000">
              <w:rPr>
                <w:rtl w:val="0"/>
              </w:rPr>
              <w:t xml:space="preserve">Uint8_t</w:t>
            </w:r>
          </w:p>
        </w:tc>
        <w:tc>
          <w:tcPr/>
          <w:p w:rsidR="00000000" w:rsidDel="00000000" w:rsidP="00000000" w:rsidRDefault="00000000" w:rsidRPr="00000000" w14:paraId="000005A2">
            <w:pPr>
              <w:rPr/>
            </w:pPr>
            <w:r w:rsidDel="00000000" w:rsidR="00000000" w:rsidRPr="00000000">
              <w:rPr>
                <w:rtl w:val="0"/>
              </w:rPr>
              <w:t xml:space="preserve">0x8B</w:t>
            </w:r>
          </w:p>
        </w:tc>
        <w:tc>
          <w:tcPr/>
          <w:p w:rsidR="00000000" w:rsidDel="00000000" w:rsidP="00000000" w:rsidRDefault="00000000" w:rsidRPr="00000000" w14:paraId="000005A3">
            <w:pPr>
              <w:rPr/>
            </w:pPr>
            <w:r w:rsidDel="00000000" w:rsidR="00000000" w:rsidRPr="00000000">
              <w:rPr>
                <w:rtl w:val="0"/>
              </w:rPr>
              <w:t xml:space="preserve">WRITE_AUDIO_ADC_CONFIG</w:t>
            </w:r>
          </w:p>
        </w:tc>
      </w:tr>
      <w:tr>
        <w:tc>
          <w:tcPr/>
          <w:p w:rsidR="00000000" w:rsidDel="00000000" w:rsidP="00000000" w:rsidRDefault="00000000" w:rsidRPr="00000000" w14:paraId="000005A4">
            <w:pPr>
              <w:rPr/>
            </w:pPr>
            <w:r w:rsidDel="00000000" w:rsidR="00000000" w:rsidRPr="00000000">
              <w:rPr>
                <w:rtl w:val="0"/>
              </w:rPr>
              <w:t xml:space="preserve">Audio kanaal</w:t>
            </w:r>
          </w:p>
        </w:tc>
        <w:tc>
          <w:tcPr/>
          <w:p w:rsidR="00000000" w:rsidDel="00000000" w:rsidP="00000000" w:rsidRDefault="00000000" w:rsidRPr="00000000" w14:paraId="000005A5">
            <w:pPr>
              <w:rPr/>
            </w:pPr>
            <w:r w:rsidDel="00000000" w:rsidR="00000000" w:rsidRPr="00000000">
              <w:rPr>
                <w:rtl w:val="0"/>
              </w:rPr>
              <w:t xml:space="preserve">uint8_t</w:t>
            </w:r>
          </w:p>
        </w:tc>
        <w:tc>
          <w:tcPr/>
          <w:p w:rsidR="00000000" w:rsidDel="00000000" w:rsidP="00000000" w:rsidRDefault="00000000" w:rsidRPr="00000000" w14:paraId="000005A6">
            <w:pPr>
              <w:rPr/>
            </w:pPr>
            <w:r w:rsidDel="00000000" w:rsidR="00000000" w:rsidRPr="00000000">
              <w:rPr>
                <w:rtl w:val="0"/>
              </w:rPr>
              <w:t xml:space="preserve">02</w:t>
            </w:r>
          </w:p>
        </w:tc>
        <w:tc>
          <w:tcPr/>
          <w:p w:rsidR="00000000" w:rsidDel="00000000" w:rsidP="00000000" w:rsidRDefault="00000000" w:rsidRPr="00000000" w14:paraId="000005A7">
            <w:pPr>
              <w:rPr/>
            </w:pPr>
            <w:r w:rsidDel="00000000" w:rsidR="00000000" w:rsidRPr="00000000">
              <w:rPr>
                <w:rtl w:val="0"/>
              </w:rPr>
              <w:t xml:space="preserve">AIN_IN2RP</w:t>
            </w:r>
          </w:p>
        </w:tc>
      </w:tr>
      <w:tr>
        <w:tc>
          <w:tcPr/>
          <w:p w:rsidR="00000000" w:rsidDel="00000000" w:rsidP="00000000" w:rsidRDefault="00000000" w:rsidRPr="00000000" w14:paraId="000005A8">
            <w:pPr>
              <w:rPr/>
            </w:pPr>
            <w:r w:rsidDel="00000000" w:rsidR="00000000" w:rsidRPr="00000000">
              <w:rPr>
                <w:rtl w:val="0"/>
              </w:rPr>
              <w:t xml:space="preserve">verzwakker</w:t>
            </w:r>
          </w:p>
          <w:p w:rsidR="00000000" w:rsidDel="00000000" w:rsidP="00000000" w:rsidRDefault="00000000" w:rsidRPr="00000000" w14:paraId="000005A9">
            <w:pPr>
              <w:rPr/>
            </w:pPr>
            <w:r w:rsidDel="00000000" w:rsidR="00000000" w:rsidRPr="00000000">
              <w:rPr>
                <w:rtl w:val="0"/>
              </w:rPr>
              <w:t xml:space="preserve">Versterking</w:t>
            </w:r>
          </w:p>
        </w:tc>
        <w:tc>
          <w:tcPr/>
          <w:p w:rsidR="00000000" w:rsidDel="00000000" w:rsidP="00000000" w:rsidRDefault="00000000" w:rsidRPr="00000000" w14:paraId="000005AA">
            <w:pPr>
              <w:rPr/>
            </w:pPr>
            <w:r w:rsidDel="00000000" w:rsidR="00000000" w:rsidRPr="00000000">
              <w:rPr>
                <w:rtl w:val="0"/>
              </w:rPr>
              <w:t xml:space="preserve">uint8_t</w:t>
            </w:r>
          </w:p>
        </w:tc>
        <w:tc>
          <w:tcPr/>
          <w:p w:rsidR="00000000" w:rsidDel="00000000" w:rsidP="00000000" w:rsidRDefault="00000000" w:rsidRPr="00000000" w14:paraId="000005AB">
            <w:pPr>
              <w:rPr/>
            </w:pPr>
            <w:r w:rsidDel="00000000" w:rsidR="00000000" w:rsidRPr="00000000">
              <w:rPr>
                <w:rtl w:val="0"/>
              </w:rPr>
              <w:t xml:space="preserve">0x28</w:t>
            </w:r>
          </w:p>
        </w:tc>
        <w:tc>
          <w:tcPr/>
          <w:p w:rsidR="00000000" w:rsidDel="00000000" w:rsidP="00000000" w:rsidRDefault="00000000" w:rsidRPr="00000000" w14:paraId="000005AC">
            <w:pPr>
              <w:rPr/>
            </w:pPr>
            <w:r w:rsidDel="00000000" w:rsidR="00000000" w:rsidRPr="00000000">
              <w:rPr>
                <w:rtl w:val="0"/>
              </w:rPr>
              <w:t xml:space="preserve">bit[7]: 0 = 0dB</w:t>
            </w:r>
          </w:p>
          <w:p w:rsidR="00000000" w:rsidDel="00000000" w:rsidP="00000000" w:rsidRDefault="00000000" w:rsidRPr="00000000" w14:paraId="000005AD">
            <w:pPr>
              <w:rPr/>
            </w:pPr>
            <w:r w:rsidDel="00000000" w:rsidR="00000000" w:rsidRPr="00000000">
              <w:rPr>
                <w:rtl w:val="0"/>
              </w:rPr>
              <w:t xml:space="preserve">bits[6:0] = 40d/0x28 = +20.0 dB</w:t>
            </w:r>
          </w:p>
        </w:tc>
      </w:tr>
      <w:tr>
        <w:tc>
          <w:tcPr/>
          <w:p w:rsidR="00000000" w:rsidDel="00000000" w:rsidP="00000000" w:rsidRDefault="00000000" w:rsidRPr="00000000" w14:paraId="000005AE">
            <w:pPr>
              <w:rPr/>
            </w:pPr>
            <w:r w:rsidDel="00000000" w:rsidR="00000000" w:rsidRPr="00000000">
              <w:rPr>
                <w:rtl w:val="0"/>
              </w:rPr>
              <w:t xml:space="preserve">Volume</w:t>
            </w:r>
          </w:p>
        </w:tc>
        <w:tc>
          <w:tcPr/>
          <w:p w:rsidR="00000000" w:rsidDel="00000000" w:rsidP="00000000" w:rsidRDefault="00000000" w:rsidRPr="00000000" w14:paraId="000005AF">
            <w:pPr>
              <w:rPr/>
            </w:pPr>
            <w:r w:rsidDel="00000000" w:rsidR="00000000" w:rsidRPr="00000000">
              <w:rPr>
                <w:rtl w:val="0"/>
              </w:rPr>
              <w:t xml:space="preserve">int8_t</w:t>
            </w:r>
          </w:p>
        </w:tc>
        <w:tc>
          <w:tcPr/>
          <w:p w:rsidR="00000000" w:rsidDel="00000000" w:rsidP="00000000" w:rsidRDefault="00000000" w:rsidRPr="00000000" w14:paraId="000005B0">
            <w:pPr>
              <w:rPr/>
            </w:pPr>
            <w:r w:rsidDel="00000000" w:rsidR="00000000" w:rsidRPr="00000000">
              <w:rPr>
                <w:rtl w:val="0"/>
              </w:rPr>
              <w:t xml:space="preserve">00</w:t>
            </w:r>
          </w:p>
        </w:tc>
        <w:tc>
          <w:tcPr/>
          <w:p w:rsidR="00000000" w:rsidDel="00000000" w:rsidP="00000000" w:rsidRDefault="00000000" w:rsidRPr="00000000" w14:paraId="000005B1">
            <w:pPr>
              <w:rPr/>
            </w:pPr>
            <w:r w:rsidDel="00000000" w:rsidR="00000000" w:rsidRPr="00000000">
              <w:rPr>
                <w:rtl w:val="0"/>
              </w:rPr>
              <w:t xml:space="preserve">Volume 0 dB</w:t>
            </w:r>
          </w:p>
        </w:tc>
      </w:tr>
      <w:tr>
        <w:tc>
          <w:tcPr/>
          <w:p w:rsidR="00000000" w:rsidDel="00000000" w:rsidP="00000000" w:rsidRDefault="00000000" w:rsidRPr="00000000" w14:paraId="000005B2">
            <w:pPr>
              <w:rPr/>
            </w:pPr>
            <w:r w:rsidDel="00000000" w:rsidR="00000000" w:rsidRPr="00000000">
              <w:rPr>
                <w:rtl w:val="0"/>
              </w:rPr>
              <w:t xml:space="preserve">FFT bins</w:t>
            </w:r>
          </w:p>
        </w:tc>
        <w:tc>
          <w:tcPr/>
          <w:p w:rsidR="00000000" w:rsidDel="00000000" w:rsidP="00000000" w:rsidRDefault="00000000" w:rsidRPr="00000000" w14:paraId="000005B3">
            <w:pPr>
              <w:rPr/>
            </w:pPr>
            <w:r w:rsidDel="00000000" w:rsidR="00000000" w:rsidRPr="00000000">
              <w:rPr>
                <w:rtl w:val="0"/>
              </w:rPr>
              <w:t xml:space="preserve">uint8_t</w:t>
            </w:r>
          </w:p>
        </w:tc>
        <w:tc>
          <w:tcPr/>
          <w:p w:rsidR="00000000" w:rsidDel="00000000" w:rsidP="00000000" w:rsidRDefault="00000000" w:rsidRPr="00000000" w14:paraId="000005B4">
            <w:pPr>
              <w:rPr/>
            </w:pPr>
            <w:r w:rsidDel="00000000" w:rsidR="00000000" w:rsidRPr="00000000">
              <w:rPr>
                <w:rtl w:val="0"/>
              </w:rPr>
              <w:t xml:space="preserve">0x0A</w:t>
            </w:r>
          </w:p>
        </w:tc>
        <w:tc>
          <w:tcPr/>
          <w:p w:rsidR="00000000" w:rsidDel="00000000" w:rsidP="00000000" w:rsidRDefault="00000000" w:rsidRPr="00000000" w14:paraId="000005B5">
            <w:pPr>
              <w:rPr/>
            </w:pPr>
            <w:r w:rsidDel="00000000" w:rsidR="00000000" w:rsidRPr="00000000">
              <w:rPr>
                <w:rtl w:val="0"/>
              </w:rPr>
              <w:t xml:space="preserve">10 Bins resultaat</w:t>
            </w:r>
          </w:p>
        </w:tc>
      </w:tr>
      <w:tr>
        <w:tc>
          <w:tcPr/>
          <w:p w:rsidR="00000000" w:rsidDel="00000000" w:rsidP="00000000" w:rsidRDefault="00000000" w:rsidRPr="00000000" w14:paraId="000005B6">
            <w:pPr>
              <w:rPr/>
            </w:pPr>
            <w:r w:rsidDel="00000000" w:rsidR="00000000" w:rsidRPr="00000000">
              <w:rPr>
                <w:rtl w:val="0"/>
              </w:rPr>
              <w:t xml:space="preserve">FFT start</w:t>
            </w:r>
          </w:p>
        </w:tc>
        <w:tc>
          <w:tcPr/>
          <w:p w:rsidR="00000000" w:rsidDel="00000000" w:rsidP="00000000" w:rsidRDefault="00000000" w:rsidRPr="00000000" w14:paraId="000005B7">
            <w:pPr>
              <w:rPr/>
            </w:pPr>
            <w:r w:rsidDel="00000000" w:rsidR="00000000" w:rsidRPr="00000000">
              <w:rPr>
                <w:rtl w:val="0"/>
              </w:rPr>
              <w:t xml:space="preserve">uint8_t</w:t>
            </w:r>
          </w:p>
        </w:tc>
        <w:tc>
          <w:tcPr/>
          <w:p w:rsidR="00000000" w:rsidDel="00000000" w:rsidP="00000000" w:rsidRDefault="00000000" w:rsidRPr="00000000" w14:paraId="000005B8">
            <w:pPr>
              <w:rPr/>
            </w:pPr>
            <w:r w:rsidDel="00000000" w:rsidR="00000000" w:rsidRPr="00000000">
              <w:rPr>
                <w:rtl w:val="0"/>
              </w:rPr>
              <w:t xml:space="preserve">0x00</w:t>
            </w:r>
          </w:p>
        </w:tc>
        <w:tc>
          <w:tcPr/>
          <w:p w:rsidR="00000000" w:rsidDel="00000000" w:rsidP="00000000" w:rsidRDefault="00000000" w:rsidRPr="00000000" w14:paraId="000005B9">
            <w:pPr>
              <w:rPr/>
            </w:pPr>
            <w:r w:rsidDel="00000000" w:rsidR="00000000" w:rsidRPr="00000000">
              <w:rPr>
                <w:rtl w:val="0"/>
              </w:rPr>
              <w:t xml:space="preserve">Start bin 0</w:t>
            </w:r>
          </w:p>
        </w:tc>
      </w:tr>
      <w:tr>
        <w:tc>
          <w:tcPr/>
          <w:p w:rsidR="00000000" w:rsidDel="00000000" w:rsidP="00000000" w:rsidRDefault="00000000" w:rsidRPr="00000000" w14:paraId="000005BA">
            <w:pPr>
              <w:rPr/>
            </w:pPr>
            <w:r w:rsidDel="00000000" w:rsidR="00000000" w:rsidRPr="00000000">
              <w:rPr>
                <w:rtl w:val="0"/>
              </w:rPr>
              <w:t xml:space="preserve">FFT stop</w:t>
            </w:r>
          </w:p>
        </w:tc>
        <w:tc>
          <w:tcPr/>
          <w:p w:rsidR="00000000" w:rsidDel="00000000" w:rsidP="00000000" w:rsidRDefault="00000000" w:rsidRPr="00000000" w14:paraId="000005BB">
            <w:pPr>
              <w:rPr/>
            </w:pPr>
            <w:r w:rsidDel="00000000" w:rsidR="00000000" w:rsidRPr="00000000">
              <w:rPr>
                <w:rtl w:val="0"/>
              </w:rPr>
              <w:t xml:space="preserve">uint8_t</w:t>
            </w:r>
          </w:p>
        </w:tc>
        <w:tc>
          <w:tcPr/>
          <w:p w:rsidR="00000000" w:rsidDel="00000000" w:rsidP="00000000" w:rsidRDefault="00000000" w:rsidRPr="00000000" w14:paraId="000005BC">
            <w:pPr>
              <w:rPr/>
            </w:pPr>
            <w:r w:rsidDel="00000000" w:rsidR="00000000" w:rsidRPr="00000000">
              <w:rPr>
                <w:rtl w:val="0"/>
              </w:rPr>
              <w:t xml:space="preserve">0xFF</w:t>
            </w:r>
          </w:p>
        </w:tc>
        <w:tc>
          <w:tcPr/>
          <w:p w:rsidR="00000000" w:rsidDel="00000000" w:rsidP="00000000" w:rsidRDefault="00000000" w:rsidRPr="00000000" w14:paraId="000005BD">
            <w:pPr>
              <w:rPr/>
            </w:pPr>
            <w:r w:rsidDel="00000000" w:rsidR="00000000" w:rsidRPr="00000000">
              <w:rPr>
                <w:rtl w:val="0"/>
              </w:rPr>
              <w:t xml:space="preserve">Stop bin 510</w:t>
            </w:r>
          </w:p>
        </w:tc>
      </w:tr>
    </w:tbl>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b w:val="1"/>
        </w:rPr>
      </w:pPr>
      <w:r w:rsidDel="00000000" w:rsidR="00000000" w:rsidRPr="00000000">
        <w:rPr>
          <w:b w:val="1"/>
          <w:rtl w:val="0"/>
        </w:rPr>
        <w:t xml:space="preserve">Voorbeeld 1:</w:t>
      </w:r>
    </w:p>
    <w:tbl>
      <w:tblPr>
        <w:tblStyle w:val="Table59"/>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5C1">
            <w:pPr>
              <w:rPr>
                <w:b w:val="1"/>
              </w:rPr>
            </w:pPr>
            <w:r w:rsidDel="00000000" w:rsidR="00000000" w:rsidRPr="00000000">
              <w:rPr>
                <w:rtl w:val="0"/>
              </w:rPr>
            </w:r>
          </w:p>
        </w:tc>
        <w:tc>
          <w:tcPr/>
          <w:p w:rsidR="00000000" w:rsidDel="00000000" w:rsidP="00000000" w:rsidRDefault="00000000" w:rsidRPr="00000000" w14:paraId="000005C2">
            <w:pPr>
              <w:rPr>
                <w:b w:val="1"/>
              </w:rPr>
            </w:pPr>
            <w:r w:rsidDel="00000000" w:rsidR="00000000" w:rsidRPr="00000000">
              <w:rPr>
                <w:b w:val="1"/>
                <w:rtl w:val="0"/>
              </w:rPr>
              <w:t xml:space="preserve">Hex bericht</w:t>
            </w:r>
          </w:p>
        </w:tc>
        <w:tc>
          <w:tcPr/>
          <w:p w:rsidR="00000000" w:rsidDel="00000000" w:rsidP="00000000" w:rsidRDefault="00000000" w:rsidRPr="00000000" w14:paraId="000005C3">
            <w:pPr>
              <w:rPr>
                <w:b w:val="1"/>
              </w:rPr>
            </w:pPr>
            <w:r w:rsidDel="00000000" w:rsidR="00000000" w:rsidRPr="00000000">
              <w:rPr>
                <w:b w:val="1"/>
                <w:rtl w:val="0"/>
              </w:rPr>
              <w:t xml:space="preserve">Inhoud</w:t>
            </w:r>
          </w:p>
        </w:tc>
      </w:tr>
      <w:tr>
        <w:tc>
          <w:tcPr/>
          <w:p w:rsidR="00000000" w:rsidDel="00000000" w:rsidP="00000000" w:rsidRDefault="00000000" w:rsidRPr="00000000" w14:paraId="000005C4">
            <w:pPr>
              <w:rPr>
                <w:b w:val="1"/>
              </w:rPr>
            </w:pPr>
            <w:r w:rsidDel="00000000" w:rsidR="00000000" w:rsidRPr="00000000">
              <w:rPr>
                <w:b w:val="1"/>
                <w:rtl w:val="0"/>
              </w:rPr>
              <w:t xml:space="preserve">Opdracht</w:t>
            </w:r>
          </w:p>
        </w:tc>
        <w:tc>
          <w:tcPr/>
          <w:p w:rsidR="00000000" w:rsidDel="00000000" w:rsidP="00000000" w:rsidRDefault="00000000" w:rsidRPr="00000000" w14:paraId="000005C5">
            <w:pPr>
              <w:rPr/>
            </w:pPr>
            <w:r w:rsidDel="00000000" w:rsidR="00000000" w:rsidRPr="00000000">
              <w:rPr>
                <w:rtl w:val="0"/>
              </w:rPr>
              <w:t xml:space="preserve">0x8B0228000D00FF</w:t>
            </w:r>
          </w:p>
        </w:tc>
        <w:tc>
          <w:tcPr/>
          <w:p w:rsidR="00000000" w:rsidDel="00000000" w:rsidP="00000000" w:rsidRDefault="00000000" w:rsidRPr="00000000" w14:paraId="000005C6">
            <w:pPr>
              <w:rPr/>
            </w:pPr>
            <w:r w:rsidDel="00000000" w:rsidR="00000000" w:rsidRPr="00000000">
              <w:rPr>
                <w:rtl w:val="0"/>
              </w:rPr>
              <w:t xml:space="preserve">Zie onderstaande tabel</w:t>
            </w:r>
          </w:p>
        </w:tc>
      </w:tr>
      <w:tr>
        <w:tc>
          <w:tcPr/>
          <w:p w:rsidR="00000000" w:rsidDel="00000000" w:rsidP="00000000" w:rsidRDefault="00000000" w:rsidRPr="00000000" w14:paraId="000005C7">
            <w:pPr>
              <w:rPr>
                <w:b w:val="1"/>
              </w:rPr>
            </w:pPr>
            <w:r w:rsidDel="00000000" w:rsidR="00000000" w:rsidRPr="00000000">
              <w:rPr>
                <w:b w:val="1"/>
                <w:rtl w:val="0"/>
              </w:rPr>
              <w:t xml:space="preserve">Antwoord</w:t>
            </w:r>
          </w:p>
        </w:tc>
        <w:tc>
          <w:tcPr/>
          <w:p w:rsidR="00000000" w:rsidDel="00000000" w:rsidP="00000000" w:rsidRDefault="00000000" w:rsidRPr="00000000" w14:paraId="000005C8">
            <w:pPr>
              <w:rPr/>
            </w:pPr>
            <w:r w:rsidDel="00000000" w:rsidR="00000000" w:rsidRPr="00000000">
              <w:rPr>
                <w:rtl w:val="0"/>
              </w:rPr>
              <w:t xml:space="preserve">0x008B00000007</w:t>
            </w:r>
          </w:p>
        </w:tc>
        <w:tc>
          <w:tcPr/>
          <w:p w:rsidR="00000000" w:rsidDel="00000000" w:rsidP="00000000" w:rsidRDefault="00000000" w:rsidRPr="00000000" w14:paraId="000005C9">
            <w:pPr>
              <w:rPr/>
            </w:pPr>
            <w:r w:rsidDel="00000000" w:rsidR="00000000" w:rsidRPr="00000000">
              <w:rPr>
                <w:rtl w:val="0"/>
              </w:rPr>
              <w:t xml:space="preserve">NRF_SUCCESS</w:t>
            </w:r>
          </w:p>
        </w:tc>
      </w:tr>
    </w:tbl>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tbl>
      <w:tblPr>
        <w:tblStyle w:val="Table6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1384"/>
        <w:gridCol w:w="1102"/>
        <w:gridCol w:w="3986"/>
        <w:tblGridChange w:id="0">
          <w:tblGrid>
            <w:gridCol w:w="3156"/>
            <w:gridCol w:w="1384"/>
            <w:gridCol w:w="1102"/>
            <w:gridCol w:w="3986"/>
          </w:tblGrid>
        </w:tblGridChange>
      </w:tblGrid>
      <w:tr>
        <w:tc>
          <w:tcPr/>
          <w:p w:rsidR="00000000" w:rsidDel="00000000" w:rsidP="00000000" w:rsidRDefault="00000000" w:rsidRPr="00000000" w14:paraId="000005CC">
            <w:pPr>
              <w:rPr>
                <w:b w:val="1"/>
              </w:rPr>
            </w:pPr>
            <w:r w:rsidDel="00000000" w:rsidR="00000000" w:rsidRPr="00000000">
              <w:rPr>
                <w:b w:val="1"/>
                <w:rtl w:val="0"/>
              </w:rPr>
              <w:t xml:space="preserve">Veld</w:t>
            </w:r>
          </w:p>
        </w:tc>
        <w:tc>
          <w:tcPr/>
          <w:p w:rsidR="00000000" w:rsidDel="00000000" w:rsidP="00000000" w:rsidRDefault="00000000" w:rsidRPr="00000000" w14:paraId="000005CD">
            <w:pPr>
              <w:rPr>
                <w:b w:val="1"/>
              </w:rPr>
            </w:pPr>
            <w:r w:rsidDel="00000000" w:rsidR="00000000" w:rsidRPr="00000000">
              <w:rPr>
                <w:b w:val="1"/>
                <w:rtl w:val="0"/>
              </w:rPr>
              <w:t xml:space="preserve">Grote</w:t>
            </w:r>
          </w:p>
        </w:tc>
        <w:tc>
          <w:tcPr/>
          <w:p w:rsidR="00000000" w:rsidDel="00000000" w:rsidP="00000000" w:rsidRDefault="00000000" w:rsidRPr="00000000" w14:paraId="000005CE">
            <w:pPr>
              <w:rPr>
                <w:b w:val="1"/>
              </w:rPr>
            </w:pPr>
            <w:r w:rsidDel="00000000" w:rsidR="00000000" w:rsidRPr="00000000">
              <w:rPr>
                <w:b w:val="1"/>
                <w:rtl w:val="0"/>
              </w:rPr>
              <w:t xml:space="preserve">Waarde</w:t>
            </w:r>
          </w:p>
        </w:tc>
        <w:tc>
          <w:tcPr/>
          <w:p w:rsidR="00000000" w:rsidDel="00000000" w:rsidP="00000000" w:rsidRDefault="00000000" w:rsidRPr="00000000" w14:paraId="000005CF">
            <w:pPr>
              <w:rPr>
                <w:b w:val="1"/>
              </w:rPr>
            </w:pPr>
            <w:r w:rsidDel="00000000" w:rsidR="00000000" w:rsidRPr="00000000">
              <w:rPr>
                <w:b w:val="1"/>
                <w:rtl w:val="0"/>
              </w:rPr>
              <w:t xml:space="preserve">Omschrijving</w:t>
            </w:r>
          </w:p>
        </w:tc>
      </w:tr>
      <w:tr>
        <w:tc>
          <w:tcPr/>
          <w:p w:rsidR="00000000" w:rsidDel="00000000" w:rsidP="00000000" w:rsidRDefault="00000000" w:rsidRPr="00000000" w14:paraId="000005D0">
            <w:pPr>
              <w:rPr/>
            </w:pPr>
            <w:r w:rsidDel="00000000" w:rsidR="00000000" w:rsidRPr="00000000">
              <w:rPr>
                <w:rtl w:val="0"/>
              </w:rPr>
              <w:t xml:space="preserve">WRITE_AUDIO_ADC_CONFIG</w:t>
            </w:r>
          </w:p>
        </w:tc>
        <w:tc>
          <w:tcPr/>
          <w:p w:rsidR="00000000" w:rsidDel="00000000" w:rsidP="00000000" w:rsidRDefault="00000000" w:rsidRPr="00000000" w14:paraId="000005D1">
            <w:pPr>
              <w:rPr/>
            </w:pPr>
            <w:r w:rsidDel="00000000" w:rsidR="00000000" w:rsidRPr="00000000">
              <w:rPr>
                <w:rtl w:val="0"/>
              </w:rPr>
              <w:t xml:space="preserve">Uint8_t</w:t>
            </w:r>
          </w:p>
        </w:tc>
        <w:tc>
          <w:tcPr/>
          <w:p w:rsidR="00000000" w:rsidDel="00000000" w:rsidP="00000000" w:rsidRDefault="00000000" w:rsidRPr="00000000" w14:paraId="000005D2">
            <w:pPr>
              <w:rPr/>
            </w:pPr>
            <w:r w:rsidDel="00000000" w:rsidR="00000000" w:rsidRPr="00000000">
              <w:rPr>
                <w:rtl w:val="0"/>
              </w:rPr>
              <w:t xml:space="preserve">0x8B</w:t>
            </w:r>
          </w:p>
        </w:tc>
        <w:tc>
          <w:tcPr/>
          <w:p w:rsidR="00000000" w:rsidDel="00000000" w:rsidP="00000000" w:rsidRDefault="00000000" w:rsidRPr="00000000" w14:paraId="000005D3">
            <w:pPr>
              <w:rPr/>
            </w:pPr>
            <w:r w:rsidDel="00000000" w:rsidR="00000000" w:rsidRPr="00000000">
              <w:rPr>
                <w:rtl w:val="0"/>
              </w:rPr>
              <w:t xml:space="preserve">WRITE_AUDIO_ADC_CONFIG</w:t>
            </w:r>
          </w:p>
        </w:tc>
      </w:tr>
      <w:tr>
        <w:tc>
          <w:tcPr/>
          <w:p w:rsidR="00000000" w:rsidDel="00000000" w:rsidP="00000000" w:rsidRDefault="00000000" w:rsidRPr="00000000" w14:paraId="000005D4">
            <w:pPr>
              <w:rPr/>
            </w:pPr>
            <w:r w:rsidDel="00000000" w:rsidR="00000000" w:rsidRPr="00000000">
              <w:rPr>
                <w:rtl w:val="0"/>
              </w:rPr>
              <w:t xml:space="preserve">Audio kanaal</w:t>
            </w:r>
          </w:p>
        </w:tc>
        <w:tc>
          <w:tcPr/>
          <w:p w:rsidR="00000000" w:rsidDel="00000000" w:rsidP="00000000" w:rsidRDefault="00000000" w:rsidRPr="00000000" w14:paraId="000005D5">
            <w:pPr>
              <w:rPr/>
            </w:pPr>
            <w:r w:rsidDel="00000000" w:rsidR="00000000" w:rsidRPr="00000000">
              <w:rPr>
                <w:rtl w:val="0"/>
              </w:rPr>
              <w:t xml:space="preserve">uint8_t</w:t>
            </w:r>
          </w:p>
        </w:tc>
        <w:tc>
          <w:tcPr/>
          <w:p w:rsidR="00000000" w:rsidDel="00000000" w:rsidP="00000000" w:rsidRDefault="00000000" w:rsidRPr="00000000" w14:paraId="000005D6">
            <w:pPr>
              <w:rPr/>
            </w:pPr>
            <w:r w:rsidDel="00000000" w:rsidR="00000000" w:rsidRPr="00000000">
              <w:rPr>
                <w:rtl w:val="0"/>
              </w:rPr>
              <w:t xml:space="preserve">02</w:t>
            </w:r>
          </w:p>
        </w:tc>
        <w:tc>
          <w:tcPr/>
          <w:p w:rsidR="00000000" w:rsidDel="00000000" w:rsidP="00000000" w:rsidRDefault="00000000" w:rsidRPr="00000000" w14:paraId="000005D7">
            <w:pPr>
              <w:rPr/>
            </w:pPr>
            <w:r w:rsidDel="00000000" w:rsidR="00000000" w:rsidRPr="00000000">
              <w:rPr>
                <w:rtl w:val="0"/>
              </w:rPr>
              <w:t xml:space="preserve">AIN_IN2RP</w:t>
            </w:r>
          </w:p>
        </w:tc>
      </w:tr>
      <w:tr>
        <w:tc>
          <w:tcPr/>
          <w:p w:rsidR="00000000" w:rsidDel="00000000" w:rsidP="00000000" w:rsidRDefault="00000000" w:rsidRPr="00000000" w14:paraId="000005D8">
            <w:pPr>
              <w:rPr/>
            </w:pPr>
            <w:r w:rsidDel="00000000" w:rsidR="00000000" w:rsidRPr="00000000">
              <w:rPr>
                <w:rtl w:val="0"/>
              </w:rPr>
              <w:t xml:space="preserve">verzwakker</w:t>
            </w:r>
          </w:p>
          <w:p w:rsidR="00000000" w:rsidDel="00000000" w:rsidP="00000000" w:rsidRDefault="00000000" w:rsidRPr="00000000" w14:paraId="000005D9">
            <w:pPr>
              <w:rPr/>
            </w:pPr>
            <w:r w:rsidDel="00000000" w:rsidR="00000000" w:rsidRPr="00000000">
              <w:rPr>
                <w:rtl w:val="0"/>
              </w:rPr>
              <w:t xml:space="preserve">Versterking</w:t>
            </w:r>
          </w:p>
        </w:tc>
        <w:tc>
          <w:tcPr/>
          <w:p w:rsidR="00000000" w:rsidDel="00000000" w:rsidP="00000000" w:rsidRDefault="00000000" w:rsidRPr="00000000" w14:paraId="000005DA">
            <w:pPr>
              <w:rPr/>
            </w:pPr>
            <w:r w:rsidDel="00000000" w:rsidR="00000000" w:rsidRPr="00000000">
              <w:rPr>
                <w:rtl w:val="0"/>
              </w:rPr>
              <w:t xml:space="preserve">uint8_t</w:t>
            </w:r>
          </w:p>
        </w:tc>
        <w:tc>
          <w:tcPr/>
          <w:p w:rsidR="00000000" w:rsidDel="00000000" w:rsidP="00000000" w:rsidRDefault="00000000" w:rsidRPr="00000000" w14:paraId="000005DB">
            <w:pPr>
              <w:rPr/>
            </w:pPr>
            <w:r w:rsidDel="00000000" w:rsidR="00000000" w:rsidRPr="00000000">
              <w:rPr>
                <w:rtl w:val="0"/>
              </w:rPr>
              <w:t xml:space="preserve">0x28</w:t>
            </w:r>
          </w:p>
        </w:tc>
        <w:tc>
          <w:tcPr/>
          <w:p w:rsidR="00000000" w:rsidDel="00000000" w:rsidP="00000000" w:rsidRDefault="00000000" w:rsidRPr="00000000" w14:paraId="000005DC">
            <w:pPr>
              <w:rPr/>
            </w:pPr>
            <w:r w:rsidDel="00000000" w:rsidR="00000000" w:rsidRPr="00000000">
              <w:rPr>
                <w:rtl w:val="0"/>
              </w:rPr>
              <w:t xml:space="preserve">bit[7]: 0 = 0dB</w:t>
            </w:r>
          </w:p>
          <w:p w:rsidR="00000000" w:rsidDel="00000000" w:rsidP="00000000" w:rsidRDefault="00000000" w:rsidRPr="00000000" w14:paraId="000005DD">
            <w:pPr>
              <w:rPr/>
            </w:pPr>
            <w:r w:rsidDel="00000000" w:rsidR="00000000" w:rsidRPr="00000000">
              <w:rPr>
                <w:rtl w:val="0"/>
              </w:rPr>
              <w:t xml:space="preserve">bits[6:0] = 40d/0x28 = +20.0 dB</w:t>
            </w:r>
          </w:p>
        </w:tc>
      </w:tr>
      <w:tr>
        <w:tc>
          <w:tcPr/>
          <w:p w:rsidR="00000000" w:rsidDel="00000000" w:rsidP="00000000" w:rsidRDefault="00000000" w:rsidRPr="00000000" w14:paraId="000005DE">
            <w:pPr>
              <w:rPr/>
            </w:pPr>
            <w:r w:rsidDel="00000000" w:rsidR="00000000" w:rsidRPr="00000000">
              <w:rPr>
                <w:rtl w:val="0"/>
              </w:rPr>
              <w:t xml:space="preserve">Volume</w:t>
            </w:r>
          </w:p>
        </w:tc>
        <w:tc>
          <w:tcPr/>
          <w:p w:rsidR="00000000" w:rsidDel="00000000" w:rsidP="00000000" w:rsidRDefault="00000000" w:rsidRPr="00000000" w14:paraId="000005DF">
            <w:pPr>
              <w:rPr/>
            </w:pPr>
            <w:r w:rsidDel="00000000" w:rsidR="00000000" w:rsidRPr="00000000">
              <w:rPr>
                <w:rtl w:val="0"/>
              </w:rPr>
              <w:t xml:space="preserve">int8_t</w:t>
            </w:r>
          </w:p>
        </w:tc>
        <w:tc>
          <w:tcPr/>
          <w:p w:rsidR="00000000" w:rsidDel="00000000" w:rsidP="00000000" w:rsidRDefault="00000000" w:rsidRPr="00000000" w14:paraId="000005E0">
            <w:pPr>
              <w:rPr/>
            </w:pPr>
            <w:r w:rsidDel="00000000" w:rsidR="00000000" w:rsidRPr="00000000">
              <w:rPr>
                <w:rtl w:val="0"/>
              </w:rPr>
              <w:t xml:space="preserve">00</w:t>
            </w:r>
          </w:p>
        </w:tc>
        <w:tc>
          <w:tcPr/>
          <w:p w:rsidR="00000000" w:rsidDel="00000000" w:rsidP="00000000" w:rsidRDefault="00000000" w:rsidRPr="00000000" w14:paraId="000005E1">
            <w:pPr>
              <w:rPr/>
            </w:pPr>
            <w:r w:rsidDel="00000000" w:rsidR="00000000" w:rsidRPr="00000000">
              <w:rPr>
                <w:rtl w:val="0"/>
              </w:rPr>
              <w:t xml:space="preserve">Volume 0 dB</w:t>
            </w:r>
          </w:p>
        </w:tc>
      </w:tr>
      <w:tr>
        <w:tc>
          <w:tcPr/>
          <w:p w:rsidR="00000000" w:rsidDel="00000000" w:rsidP="00000000" w:rsidRDefault="00000000" w:rsidRPr="00000000" w14:paraId="000005E2">
            <w:pPr>
              <w:rPr/>
            </w:pPr>
            <w:r w:rsidDel="00000000" w:rsidR="00000000" w:rsidRPr="00000000">
              <w:rPr>
                <w:rtl w:val="0"/>
              </w:rPr>
              <w:t xml:space="preserve">FFT bins</w:t>
            </w:r>
          </w:p>
        </w:tc>
        <w:tc>
          <w:tcPr/>
          <w:p w:rsidR="00000000" w:rsidDel="00000000" w:rsidP="00000000" w:rsidRDefault="00000000" w:rsidRPr="00000000" w14:paraId="000005E3">
            <w:pPr>
              <w:rPr/>
            </w:pPr>
            <w:r w:rsidDel="00000000" w:rsidR="00000000" w:rsidRPr="00000000">
              <w:rPr>
                <w:rtl w:val="0"/>
              </w:rPr>
              <w:t xml:space="preserve">uint8_t</w:t>
            </w:r>
          </w:p>
        </w:tc>
        <w:tc>
          <w:tcPr/>
          <w:p w:rsidR="00000000" w:rsidDel="00000000" w:rsidP="00000000" w:rsidRDefault="00000000" w:rsidRPr="00000000" w14:paraId="000005E4">
            <w:pPr>
              <w:rPr/>
            </w:pPr>
            <w:r w:rsidDel="00000000" w:rsidR="00000000" w:rsidRPr="00000000">
              <w:rPr>
                <w:rtl w:val="0"/>
              </w:rPr>
              <w:t xml:space="preserve">0x0D</w:t>
            </w:r>
          </w:p>
        </w:tc>
        <w:tc>
          <w:tcPr/>
          <w:p w:rsidR="00000000" w:rsidDel="00000000" w:rsidP="00000000" w:rsidRDefault="00000000" w:rsidRPr="00000000" w14:paraId="000005E5">
            <w:pPr>
              <w:rPr/>
            </w:pPr>
            <w:r w:rsidDel="00000000" w:rsidR="00000000" w:rsidRPr="00000000">
              <w:rPr>
                <w:rtl w:val="0"/>
              </w:rPr>
              <w:t xml:space="preserve">13 Bins resultaat</w:t>
            </w:r>
          </w:p>
        </w:tc>
      </w:tr>
      <w:tr>
        <w:tc>
          <w:tcPr/>
          <w:p w:rsidR="00000000" w:rsidDel="00000000" w:rsidP="00000000" w:rsidRDefault="00000000" w:rsidRPr="00000000" w14:paraId="000005E6">
            <w:pPr>
              <w:rPr/>
            </w:pPr>
            <w:r w:rsidDel="00000000" w:rsidR="00000000" w:rsidRPr="00000000">
              <w:rPr>
                <w:rtl w:val="0"/>
              </w:rPr>
              <w:t xml:space="preserve">FFT start</w:t>
            </w:r>
          </w:p>
        </w:tc>
        <w:tc>
          <w:tcPr/>
          <w:p w:rsidR="00000000" w:rsidDel="00000000" w:rsidP="00000000" w:rsidRDefault="00000000" w:rsidRPr="00000000" w14:paraId="000005E7">
            <w:pPr>
              <w:rPr/>
            </w:pPr>
            <w:r w:rsidDel="00000000" w:rsidR="00000000" w:rsidRPr="00000000">
              <w:rPr>
                <w:rtl w:val="0"/>
              </w:rPr>
              <w:t xml:space="preserve">uint8_t</w:t>
            </w:r>
          </w:p>
        </w:tc>
        <w:tc>
          <w:tcPr/>
          <w:p w:rsidR="00000000" w:rsidDel="00000000" w:rsidP="00000000" w:rsidRDefault="00000000" w:rsidRPr="00000000" w14:paraId="000005E8">
            <w:pPr>
              <w:rPr/>
            </w:pPr>
            <w:r w:rsidDel="00000000" w:rsidR="00000000" w:rsidRPr="00000000">
              <w:rPr>
                <w:rtl w:val="0"/>
              </w:rPr>
              <w:t xml:space="preserve">0x00</w:t>
            </w:r>
          </w:p>
        </w:tc>
        <w:tc>
          <w:tcPr/>
          <w:p w:rsidR="00000000" w:rsidDel="00000000" w:rsidP="00000000" w:rsidRDefault="00000000" w:rsidRPr="00000000" w14:paraId="000005E9">
            <w:pPr>
              <w:rPr/>
            </w:pPr>
            <w:r w:rsidDel="00000000" w:rsidR="00000000" w:rsidRPr="00000000">
              <w:rPr>
                <w:rtl w:val="0"/>
              </w:rPr>
              <w:t xml:space="preserve">Start bin 0</w:t>
            </w:r>
          </w:p>
        </w:tc>
      </w:tr>
      <w:tr>
        <w:tc>
          <w:tcPr/>
          <w:p w:rsidR="00000000" w:rsidDel="00000000" w:rsidP="00000000" w:rsidRDefault="00000000" w:rsidRPr="00000000" w14:paraId="000005EA">
            <w:pPr>
              <w:rPr/>
            </w:pPr>
            <w:r w:rsidDel="00000000" w:rsidR="00000000" w:rsidRPr="00000000">
              <w:rPr>
                <w:rtl w:val="0"/>
              </w:rPr>
              <w:t xml:space="preserve">FFT stop</w:t>
            </w:r>
          </w:p>
        </w:tc>
        <w:tc>
          <w:tcPr/>
          <w:p w:rsidR="00000000" w:rsidDel="00000000" w:rsidP="00000000" w:rsidRDefault="00000000" w:rsidRPr="00000000" w14:paraId="000005EB">
            <w:pPr>
              <w:rPr/>
            </w:pPr>
            <w:r w:rsidDel="00000000" w:rsidR="00000000" w:rsidRPr="00000000">
              <w:rPr>
                <w:rtl w:val="0"/>
              </w:rPr>
              <w:t xml:space="preserve">uint8_t</w:t>
            </w:r>
          </w:p>
        </w:tc>
        <w:tc>
          <w:tcPr/>
          <w:p w:rsidR="00000000" w:rsidDel="00000000" w:rsidP="00000000" w:rsidRDefault="00000000" w:rsidRPr="00000000" w14:paraId="000005EC">
            <w:pPr>
              <w:rPr/>
            </w:pPr>
            <w:r w:rsidDel="00000000" w:rsidR="00000000" w:rsidRPr="00000000">
              <w:rPr>
                <w:rtl w:val="0"/>
              </w:rPr>
              <w:t xml:space="preserve">0xFF</w:t>
            </w:r>
          </w:p>
        </w:tc>
        <w:tc>
          <w:tcPr/>
          <w:p w:rsidR="00000000" w:rsidDel="00000000" w:rsidP="00000000" w:rsidRDefault="00000000" w:rsidRPr="00000000" w14:paraId="000005ED">
            <w:pPr>
              <w:rPr/>
            </w:pPr>
            <w:r w:rsidDel="00000000" w:rsidR="00000000" w:rsidRPr="00000000">
              <w:rPr>
                <w:rtl w:val="0"/>
              </w:rPr>
              <w:t xml:space="preserve">Stop bin 510</w:t>
            </w:r>
          </w:p>
        </w:tc>
      </w:tr>
    </w:tbl>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rFonts w:ascii="Arial" w:cs="Arial" w:eastAsia="Arial" w:hAnsi="Arial"/>
          <w:b w:val="1"/>
        </w:rPr>
      </w:pPr>
      <w:r w:rsidDel="00000000" w:rsidR="00000000" w:rsidRPr="00000000">
        <w:rPr>
          <w:rtl w:val="0"/>
        </w:rPr>
      </w:r>
    </w:p>
    <w:p w:rsidR="00000000" w:rsidDel="00000000" w:rsidP="00000000" w:rsidRDefault="00000000" w:rsidRPr="00000000" w14:paraId="000005F0">
      <w:pPr>
        <w:pStyle w:val="Heading3"/>
        <w:numPr>
          <w:ilvl w:val="2"/>
          <w:numId w:val="2"/>
        </w:numPr>
        <w:rPr>
          <w:rFonts w:ascii="Arial" w:cs="Arial" w:eastAsia="Arial" w:hAnsi="Arial"/>
          <w:b w:val="1"/>
        </w:rPr>
      </w:pPr>
      <w:bookmarkStart w:colFirst="0" w:colLast="0" w:name="_heading=h.9tl4lflnrkk6" w:id="36"/>
      <w:bookmarkEnd w:id="36"/>
      <w:r w:rsidDel="00000000" w:rsidR="00000000" w:rsidRPr="00000000">
        <w:rPr>
          <w:rtl w:val="0"/>
        </w:rPr>
        <w:t xml:space="preserve">12</w:t>
      </w:r>
      <w:r w:rsidDel="00000000" w:rsidR="00000000" w:rsidRPr="00000000">
        <w:rPr>
          <w:rtl w:val="0"/>
        </w:rPr>
        <w:t xml:space="preserve">d/0x0C - READ_AUDIO_ADC_CONVERSION</w:t>
        <w:tab/>
      </w:r>
    </w:p>
    <w:p w:rsidR="00000000" w:rsidDel="00000000" w:rsidP="00000000" w:rsidRDefault="00000000" w:rsidRPr="00000000" w14:paraId="000005F1">
      <w:pPr>
        <w:rPr/>
      </w:pPr>
      <w:r w:rsidDel="00000000" w:rsidR="00000000" w:rsidRPr="00000000">
        <w:rPr>
          <w:rtl w:val="0"/>
        </w:rPr>
        <w:t xml:space="preserve">Lees de laatste Audio ADC FFT resultaat. De Audio ADC neemt een aantal samples die vervolgens met een FFT worden geconverteerd naar een frequentiespectrum van 512 bins. Elke bin heeft een resolutie van 3,937752016 Hz per FFT bin. </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De start en stop indexes samen met het aantal bins waar de FTT naar gereduceerd wordt bepaald hoeveel FFT bins er worden opgeteldt. De berekening hiervoor is als volgt:</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m:oMath>
        <m:r>
          <w:rPr/>
          <m:t xml:space="preserve">aantal opgetelde bins =roundUp(((</m:t>
        </m:r>
        <w:sdt>
          <w:sdtPr>
            <w:tag w:val="goog_rdk_3"/>
          </w:sdtPr>
          <w:sdtContent>
            <w:del w:author="Pim van Gennip" w:id="2" w:date="2019-12-20T21:42:16Z">
              <m:r>
                <w:rPr/>
                <m:t xml:space="preserve"> </m:t>
              </m:r>
            </w:del>
          </w:sdtContent>
        </w:sdt>
        <m:r>
          <w:rPr/>
          <m:t xml:space="preserve">stop</m:t>
        </m:r>
        <w:sdt>
          <w:sdtPr>
            <w:tag w:val="goog_rdk_5"/>
          </w:sdtPr>
          <w:sdtContent>
            <w:ins w:author="Pim van Gennip" w:id="3" w:date="2019-12-20T21:42:22Z">
              <m:r>
                <w:rPr/>
                <m:t xml:space="preserve"> - </m:t>
              </m:r>
            </w:ins>
          </w:sdtContent>
        </w:sdt>
        <w:sdt>
          <w:sdtPr>
            <w:tag w:val="goog_rdk_6"/>
          </w:sdtPr>
          <w:sdtContent>
            <w:ins w:author="Pim van Gennip" w:id="3" w:date="2019-12-20T21:42:22Z">
              <m:r>
                <w:rPr/>
                <m:t xml:space="preserve">start</m:t>
              </m:r>
            </w:ins>
          </w:sdtContent>
        </w:sdt>
        <m:r>
          <w:rPr/>
          <m:t xml:space="preserve">) </m:t>
        </m:r>
        <m:r>
          <w:rPr/>
          <m:t>×</m:t>
        </m:r>
        <m:r>
          <w:rPr/>
          <m:t xml:space="preserve">2 )</m:t>
        </m:r>
        <m:r>
          <w:rPr/>
          <m:t>÷</m:t>
        </m:r>
        <m:r>
          <w:rPr/>
          <m:t xml:space="preserve"> N)</m:t>
        </m:r>
      </m:oMath>
      <w:sdt>
        <w:sdtPr>
          <w:tag w:val="goog_rdk_2"/>
        </w:sdtPr>
        <w:sdtContent>
          <w:del w:author="Pim van Gennip" w:id="2" w:date="2019-12-20T21:42:16Z"/>
        </w:sdtContent>
      </w:sdt>
      <w:sdt>
        <w:sdtPr>
          <w:tag w:val="goog_rdk_4"/>
        </w:sdtPr>
        <w:sdtContent>
          <w:ins w:author="Pim van Gennip" w:id="3" w:date="2019-12-20T21:42:22Z"/>
        </w:sdtContent>
      </w:sdt>
      <w:r w:rsidDel="00000000" w:rsidR="00000000" w:rsidRPr="00000000">
        <w:rPr>
          <w:rtl w:val="0"/>
        </w:rPr>
      </w:r>
    </w:p>
    <w:p w:rsidR="00000000" w:rsidDel="00000000" w:rsidP="00000000" w:rsidRDefault="00000000" w:rsidRPr="00000000" w14:paraId="000005F6">
      <w:pPr>
        <w:rPr/>
      </w:pPr>
      <m:oMath>
        <m:r>
          <w:rPr/>
          <m:t xml:space="preserve">aantal opgetelde bins =roundUp(((255 - 0) </m:t>
        </m:r>
        <m:r>
          <w:rPr/>
          <m:t>×</m:t>
        </m:r>
        <m:r>
          <w:rPr/>
          <m:t xml:space="preserve">2 )</m:t>
        </m:r>
        <m:r>
          <w:rPr/>
          <m:t>÷</m:t>
        </m:r>
        <m:r>
          <w:rPr/>
          <m:t xml:space="preserve"> 10)</m:t>
        </m:r>
      </m:oMath>
      <w:r w:rsidDel="00000000" w:rsidR="00000000" w:rsidRPr="00000000">
        <w:rPr>
          <w:rtl w:val="0"/>
        </w:rPr>
      </w:r>
    </w:p>
    <w:p w:rsidR="00000000" w:rsidDel="00000000" w:rsidP="00000000" w:rsidRDefault="00000000" w:rsidRPr="00000000" w14:paraId="000005F7">
      <w:pPr>
        <w:rPr/>
      </w:pPr>
      <m:oMath>
        <m:r>
          <w:rPr/>
          <m:t xml:space="preserve">aantal opgetelde bins =roundUp(510 </m:t>
        </m:r>
        <m:r>
          <w:rPr/>
          <m:t>÷</m:t>
        </m:r>
        <m:r>
          <w:rPr/>
          <m:t xml:space="preserve"> 10)</m:t>
        </m:r>
      </m:oMath>
      <w:r w:rsidDel="00000000" w:rsidR="00000000" w:rsidRPr="00000000">
        <w:rPr>
          <w:rtl w:val="0"/>
        </w:rPr>
      </w:r>
    </w:p>
    <w:p w:rsidR="00000000" w:rsidDel="00000000" w:rsidP="00000000" w:rsidRDefault="00000000" w:rsidRPr="00000000" w14:paraId="000005F8">
      <w:pPr>
        <w:rPr/>
      </w:pPr>
      <m:oMath>
        <m:r>
          <w:rPr/>
          <m:t xml:space="preserve">aantal opgetelde bins =51</m:t>
        </m:r>
      </m:oMath>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In dit voorbeeld is het aantal gesommeerde bins een geheel getal. Als dat niet zo worden er in het laatste resultaat bin het overgebleven aantal bins opgeteld tot aan de stop index.</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De frequentie voor een resultaat bin kan als volgt worden berekend:</w:t>
      </w:r>
    </w:p>
    <w:p w:rsidR="00000000" w:rsidDel="00000000" w:rsidP="00000000" w:rsidRDefault="00000000" w:rsidRPr="00000000" w14:paraId="000005FD">
      <w:pPr>
        <w:rPr/>
      </w:pPr>
      <m:oMath>
        <m:r>
          <w:rPr/>
          <m:t xml:space="preserve">Fbin[i=10; 0:9] = ((start * 2) + i * aantal opgetelde bins) </m:t>
        </m:r>
        <m:r>
          <w:rPr/>
          <m:t>×</m:t>
        </m:r>
        <m:r>
          <w:rPr/>
          <m:t xml:space="preserve">  3,937752016 Hz / FFT bin</m:t>
        </m:r>
      </m:oMath>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Voorbeeld:</w:t>
      </w:r>
    </w:p>
    <w:p w:rsidR="00000000" w:rsidDel="00000000" w:rsidP="00000000" w:rsidRDefault="00000000" w:rsidRPr="00000000" w14:paraId="00000600">
      <w:pPr>
        <w:rPr/>
      </w:pPr>
      <w:r w:rsidDel="00000000" w:rsidR="00000000" w:rsidRPr="00000000">
        <w:rPr>
          <w:rtl w:val="0"/>
        </w:rPr>
        <w:t xml:space="preserve">start = 0, stop = 255, </w:t>
      </w:r>
      <m:oMath>
        <m:r>
          <w:rPr/>
          <m:t xml:space="preserve">aantal opgetelde bins =51</m:t>
        </m:r>
      </m:oMath>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tbl>
      <w:tblPr>
        <w:tblStyle w:val="Table61"/>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3210"/>
        <w:gridCol w:w="1185"/>
        <w:gridCol w:w="4245"/>
        <w:tblGridChange w:id="0">
          <w:tblGrid>
            <w:gridCol w:w="1590"/>
            <w:gridCol w:w="3210"/>
            <w:gridCol w:w="1185"/>
            <w:gridCol w:w="4245"/>
          </w:tblGrid>
        </w:tblGridChange>
      </w:tblGrid>
      <w:tr>
        <w:tc>
          <w:tcPr/>
          <w:p w:rsidR="00000000" w:rsidDel="00000000" w:rsidP="00000000" w:rsidRDefault="00000000" w:rsidRPr="00000000" w14:paraId="00000602">
            <w:pPr>
              <w:rPr>
                <w:b w:val="1"/>
              </w:rPr>
            </w:pPr>
            <w:r w:rsidDel="00000000" w:rsidR="00000000" w:rsidRPr="00000000">
              <w:rPr>
                <w:b w:val="1"/>
                <w:rtl w:val="0"/>
              </w:rPr>
              <w:t xml:space="preserve">Resultaat bin</w:t>
            </w:r>
          </w:p>
        </w:tc>
        <w:tc>
          <w:tcPr/>
          <w:p w:rsidR="00000000" w:rsidDel="00000000" w:rsidP="00000000" w:rsidRDefault="00000000" w:rsidRPr="00000000" w14:paraId="00000603">
            <w:pPr>
              <w:rPr>
                <w:b w:val="1"/>
              </w:rPr>
            </w:pPr>
            <w:r w:rsidDel="00000000" w:rsidR="00000000" w:rsidRPr="00000000">
              <w:rPr>
                <w:b w:val="1"/>
                <w:rtl w:val="0"/>
              </w:rPr>
              <w:t xml:space="preserve">Frequentie</w:t>
            </w:r>
          </w:p>
        </w:tc>
      </w:tr>
      <w:tr>
        <w:tc>
          <w:tcPr/>
          <w:p w:rsidR="00000000" w:rsidDel="00000000" w:rsidP="00000000" w:rsidRDefault="00000000" w:rsidRPr="00000000" w14:paraId="00000604">
            <w:pPr>
              <w:rPr/>
            </w:pPr>
            <w:r w:rsidDel="00000000" w:rsidR="00000000" w:rsidRPr="00000000">
              <w:rPr>
                <w:rtl w:val="0"/>
              </w:rPr>
              <w:t xml:space="preserve">0</w:t>
            </w:r>
          </w:p>
        </w:tc>
        <w:tc>
          <w:tcPr/>
          <w:p w:rsidR="00000000" w:rsidDel="00000000" w:rsidP="00000000" w:rsidRDefault="00000000" w:rsidRPr="00000000" w14:paraId="00000605">
            <w:pPr>
              <w:rPr/>
            </w:pPr>
            <w:r w:rsidDel="00000000" w:rsidR="00000000" w:rsidRPr="00000000">
              <w:rPr>
                <w:rtl w:val="0"/>
              </w:rPr>
              <w:t xml:space="preserve">0.0 Hz</w:t>
            </w:r>
          </w:p>
        </w:tc>
      </w:tr>
      <w:tr>
        <w:tc>
          <w:tcPr/>
          <w:p w:rsidR="00000000" w:rsidDel="00000000" w:rsidP="00000000" w:rsidRDefault="00000000" w:rsidRPr="00000000" w14:paraId="00000606">
            <w:pPr>
              <w:rPr/>
            </w:pPr>
            <w:r w:rsidDel="00000000" w:rsidR="00000000" w:rsidRPr="00000000">
              <w:rPr>
                <w:rtl w:val="0"/>
              </w:rPr>
              <w:t xml:space="preserve">1</w:t>
            </w:r>
          </w:p>
        </w:tc>
        <w:tc>
          <w:tcPr/>
          <w:p w:rsidR="00000000" w:rsidDel="00000000" w:rsidP="00000000" w:rsidRDefault="00000000" w:rsidRPr="00000000" w14:paraId="00000607">
            <w:pPr>
              <w:rPr/>
            </w:pPr>
            <w:r w:rsidDel="00000000" w:rsidR="00000000" w:rsidRPr="00000000">
              <w:rPr>
                <w:rtl w:val="0"/>
              </w:rPr>
              <w:t xml:space="preserve">200.8 Hz</w:t>
            </w:r>
          </w:p>
        </w:tc>
      </w:tr>
      <w:tr>
        <w:tc>
          <w:tcPr/>
          <w:p w:rsidR="00000000" w:rsidDel="00000000" w:rsidP="00000000" w:rsidRDefault="00000000" w:rsidRPr="00000000" w14:paraId="00000608">
            <w:pPr>
              <w:rPr/>
            </w:pPr>
            <w:r w:rsidDel="00000000" w:rsidR="00000000" w:rsidRPr="00000000">
              <w:rPr>
                <w:rtl w:val="0"/>
              </w:rPr>
              <w:t xml:space="preserve">2</w:t>
            </w:r>
          </w:p>
        </w:tc>
        <w:tc>
          <w:tcPr/>
          <w:p w:rsidR="00000000" w:rsidDel="00000000" w:rsidP="00000000" w:rsidRDefault="00000000" w:rsidRPr="00000000" w14:paraId="00000609">
            <w:pPr>
              <w:rPr/>
            </w:pPr>
            <w:r w:rsidDel="00000000" w:rsidR="00000000" w:rsidRPr="00000000">
              <w:rPr>
                <w:rtl w:val="0"/>
              </w:rPr>
              <w:t xml:space="preserve">401.6 Hz</w:t>
            </w:r>
          </w:p>
        </w:tc>
      </w:tr>
      <w:tr>
        <w:tc>
          <w:tcPr/>
          <w:p w:rsidR="00000000" w:rsidDel="00000000" w:rsidP="00000000" w:rsidRDefault="00000000" w:rsidRPr="00000000" w14:paraId="0000060A">
            <w:pPr>
              <w:rPr/>
            </w:pPr>
            <w:r w:rsidDel="00000000" w:rsidR="00000000" w:rsidRPr="00000000">
              <w:rPr>
                <w:rtl w:val="0"/>
              </w:rPr>
              <w:t xml:space="preserve">3</w:t>
            </w:r>
          </w:p>
        </w:tc>
        <w:tc>
          <w:tcPr/>
          <w:p w:rsidR="00000000" w:rsidDel="00000000" w:rsidP="00000000" w:rsidRDefault="00000000" w:rsidRPr="00000000" w14:paraId="0000060B">
            <w:pPr>
              <w:rPr/>
            </w:pPr>
            <w:r w:rsidDel="00000000" w:rsidR="00000000" w:rsidRPr="00000000">
              <w:rPr>
                <w:rtl w:val="0"/>
              </w:rPr>
              <w:t xml:space="preserve">602.5 Hz</w:t>
            </w:r>
          </w:p>
        </w:tc>
      </w:tr>
      <w:tr>
        <w:tc>
          <w:tcPr/>
          <w:p w:rsidR="00000000" w:rsidDel="00000000" w:rsidP="00000000" w:rsidRDefault="00000000" w:rsidRPr="00000000" w14:paraId="0000060C">
            <w:pPr>
              <w:rPr/>
            </w:pPr>
            <w:r w:rsidDel="00000000" w:rsidR="00000000" w:rsidRPr="00000000">
              <w:rPr>
                <w:rtl w:val="0"/>
              </w:rPr>
              <w:t xml:space="preserve">4</w:t>
            </w:r>
          </w:p>
        </w:tc>
        <w:tc>
          <w:tcPr/>
          <w:p w:rsidR="00000000" w:rsidDel="00000000" w:rsidP="00000000" w:rsidRDefault="00000000" w:rsidRPr="00000000" w14:paraId="0000060D">
            <w:pPr>
              <w:rPr/>
            </w:pPr>
            <w:r w:rsidDel="00000000" w:rsidR="00000000" w:rsidRPr="00000000">
              <w:rPr>
                <w:rtl w:val="0"/>
              </w:rPr>
              <w:t xml:space="preserve">803.3 Hz</w:t>
            </w:r>
          </w:p>
        </w:tc>
      </w:tr>
      <w:tr>
        <w:tc>
          <w:tcPr/>
          <w:p w:rsidR="00000000" w:rsidDel="00000000" w:rsidP="00000000" w:rsidRDefault="00000000" w:rsidRPr="00000000" w14:paraId="0000060E">
            <w:pPr>
              <w:rPr/>
            </w:pPr>
            <w:r w:rsidDel="00000000" w:rsidR="00000000" w:rsidRPr="00000000">
              <w:rPr>
                <w:rtl w:val="0"/>
              </w:rPr>
              <w:t xml:space="preserve">5</w:t>
            </w:r>
          </w:p>
        </w:tc>
        <w:tc>
          <w:tcPr/>
          <w:p w:rsidR="00000000" w:rsidDel="00000000" w:rsidP="00000000" w:rsidRDefault="00000000" w:rsidRPr="00000000" w14:paraId="0000060F">
            <w:pPr>
              <w:rPr/>
            </w:pPr>
            <w:r w:rsidDel="00000000" w:rsidR="00000000" w:rsidRPr="00000000">
              <w:rPr>
                <w:rtl w:val="0"/>
              </w:rPr>
              <w:t xml:space="preserve">1004.1 Hz</w:t>
            </w:r>
          </w:p>
        </w:tc>
      </w:tr>
      <w:tr>
        <w:tc>
          <w:tcPr/>
          <w:p w:rsidR="00000000" w:rsidDel="00000000" w:rsidP="00000000" w:rsidRDefault="00000000" w:rsidRPr="00000000" w14:paraId="00000610">
            <w:pPr>
              <w:rPr/>
            </w:pPr>
            <w:r w:rsidDel="00000000" w:rsidR="00000000" w:rsidRPr="00000000">
              <w:rPr>
                <w:rtl w:val="0"/>
              </w:rPr>
              <w:t xml:space="preserve">6</w:t>
            </w:r>
          </w:p>
        </w:tc>
        <w:tc>
          <w:tcPr/>
          <w:p w:rsidR="00000000" w:rsidDel="00000000" w:rsidP="00000000" w:rsidRDefault="00000000" w:rsidRPr="00000000" w14:paraId="00000611">
            <w:pPr>
              <w:rPr/>
            </w:pPr>
            <w:r w:rsidDel="00000000" w:rsidR="00000000" w:rsidRPr="00000000">
              <w:rPr>
                <w:rtl w:val="0"/>
              </w:rPr>
              <w:t xml:space="preserve">1204.9 Hz</w:t>
            </w:r>
          </w:p>
        </w:tc>
      </w:tr>
      <w:tr>
        <w:tc>
          <w:tcPr/>
          <w:p w:rsidR="00000000" w:rsidDel="00000000" w:rsidP="00000000" w:rsidRDefault="00000000" w:rsidRPr="00000000" w14:paraId="00000612">
            <w:pPr>
              <w:rPr/>
            </w:pPr>
            <w:r w:rsidDel="00000000" w:rsidR="00000000" w:rsidRPr="00000000">
              <w:rPr>
                <w:rtl w:val="0"/>
              </w:rPr>
              <w:t xml:space="preserve">7</w:t>
            </w:r>
          </w:p>
        </w:tc>
        <w:tc>
          <w:tcPr/>
          <w:p w:rsidR="00000000" w:rsidDel="00000000" w:rsidP="00000000" w:rsidRDefault="00000000" w:rsidRPr="00000000" w14:paraId="00000613">
            <w:pPr>
              <w:rPr/>
            </w:pPr>
            <w:r w:rsidDel="00000000" w:rsidR="00000000" w:rsidRPr="00000000">
              <w:rPr>
                <w:rtl w:val="0"/>
              </w:rPr>
              <w:t xml:space="preserve">1405.8 Hz</w:t>
            </w:r>
          </w:p>
        </w:tc>
      </w:tr>
      <w:tr>
        <w:tc>
          <w:tcPr/>
          <w:p w:rsidR="00000000" w:rsidDel="00000000" w:rsidP="00000000" w:rsidRDefault="00000000" w:rsidRPr="00000000" w14:paraId="00000614">
            <w:pPr>
              <w:rPr/>
            </w:pPr>
            <w:r w:rsidDel="00000000" w:rsidR="00000000" w:rsidRPr="00000000">
              <w:rPr>
                <w:rtl w:val="0"/>
              </w:rPr>
              <w:t xml:space="preserve">8</w:t>
            </w:r>
          </w:p>
        </w:tc>
        <w:tc>
          <w:tcPr/>
          <w:p w:rsidR="00000000" w:rsidDel="00000000" w:rsidP="00000000" w:rsidRDefault="00000000" w:rsidRPr="00000000" w14:paraId="00000615">
            <w:pPr>
              <w:rPr/>
            </w:pPr>
            <w:r w:rsidDel="00000000" w:rsidR="00000000" w:rsidRPr="00000000">
              <w:rPr>
                <w:rtl w:val="0"/>
              </w:rPr>
              <w:t xml:space="preserve">1606.6 Hz</w:t>
            </w:r>
          </w:p>
        </w:tc>
      </w:tr>
      <w:tr>
        <w:tc>
          <w:tcPr/>
          <w:p w:rsidR="00000000" w:rsidDel="00000000" w:rsidP="00000000" w:rsidRDefault="00000000" w:rsidRPr="00000000" w14:paraId="00000616">
            <w:pPr>
              <w:rPr/>
            </w:pPr>
            <w:r w:rsidDel="00000000" w:rsidR="00000000" w:rsidRPr="00000000">
              <w:rPr>
                <w:rtl w:val="0"/>
              </w:rPr>
              <w:t xml:space="preserve">9</w:t>
            </w:r>
          </w:p>
        </w:tc>
        <w:tc>
          <w:tcPr/>
          <w:p w:rsidR="00000000" w:rsidDel="00000000" w:rsidP="00000000" w:rsidRDefault="00000000" w:rsidRPr="00000000" w14:paraId="00000617">
            <w:pPr>
              <w:rPr/>
            </w:pPr>
            <w:r w:rsidDel="00000000" w:rsidR="00000000" w:rsidRPr="00000000">
              <w:rPr>
                <w:rtl w:val="0"/>
              </w:rPr>
              <w:t xml:space="preserve">1807.4 Hz</w:t>
            </w:r>
          </w:p>
        </w:tc>
      </w:tr>
    </w:tbl>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b w:val="1"/>
        </w:rPr>
      </w:pPr>
      <w:r w:rsidDel="00000000" w:rsidR="00000000" w:rsidRPr="00000000">
        <w:rPr>
          <w:b w:val="1"/>
          <w:rtl w:val="0"/>
        </w:rPr>
        <w:t xml:space="preserve">Opdracht:</w:t>
      </w:r>
    </w:p>
    <w:tbl>
      <w:tblPr>
        <w:tblStyle w:val="Table62"/>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61D">
            <w:pPr>
              <w:rPr>
                <w:b w:val="1"/>
              </w:rPr>
            </w:pPr>
            <w:r w:rsidDel="00000000" w:rsidR="00000000" w:rsidRPr="00000000">
              <w:rPr>
                <w:b w:val="1"/>
                <w:rtl w:val="0"/>
              </w:rPr>
              <w:t xml:space="preserve">Veld</w:t>
            </w:r>
          </w:p>
        </w:tc>
        <w:tc>
          <w:tcPr/>
          <w:p w:rsidR="00000000" w:rsidDel="00000000" w:rsidP="00000000" w:rsidRDefault="00000000" w:rsidRPr="00000000" w14:paraId="0000061E">
            <w:pPr>
              <w:rPr>
                <w:b w:val="1"/>
              </w:rPr>
            </w:pPr>
            <w:r w:rsidDel="00000000" w:rsidR="00000000" w:rsidRPr="00000000">
              <w:rPr>
                <w:b w:val="1"/>
                <w:rtl w:val="0"/>
              </w:rPr>
              <w:t xml:space="preserve">Grote</w:t>
            </w:r>
          </w:p>
        </w:tc>
        <w:tc>
          <w:tcPr/>
          <w:p w:rsidR="00000000" w:rsidDel="00000000" w:rsidP="00000000" w:rsidRDefault="00000000" w:rsidRPr="00000000" w14:paraId="0000061F">
            <w:pPr>
              <w:rPr>
                <w:b w:val="1"/>
              </w:rPr>
            </w:pPr>
            <w:r w:rsidDel="00000000" w:rsidR="00000000" w:rsidRPr="00000000">
              <w:rPr>
                <w:b w:val="1"/>
                <w:rtl w:val="0"/>
              </w:rPr>
              <w:t xml:space="preserve">Waarde</w:t>
            </w:r>
          </w:p>
        </w:tc>
        <w:tc>
          <w:tcPr/>
          <w:p w:rsidR="00000000" w:rsidDel="00000000" w:rsidP="00000000" w:rsidRDefault="00000000" w:rsidRPr="00000000" w14:paraId="00000620">
            <w:pPr>
              <w:rPr>
                <w:b w:val="1"/>
              </w:rPr>
            </w:pPr>
            <w:r w:rsidDel="00000000" w:rsidR="00000000" w:rsidRPr="00000000">
              <w:rPr>
                <w:b w:val="1"/>
                <w:rtl w:val="0"/>
              </w:rPr>
              <w:t xml:space="preserve">Omschrijving</w:t>
            </w:r>
          </w:p>
        </w:tc>
      </w:tr>
      <w:tr>
        <w:tc>
          <w:tcPr/>
          <w:p w:rsidR="00000000" w:rsidDel="00000000" w:rsidP="00000000" w:rsidRDefault="00000000" w:rsidRPr="00000000" w14:paraId="00000621">
            <w:pPr>
              <w:rPr/>
            </w:pPr>
            <w:r w:rsidDel="00000000" w:rsidR="00000000" w:rsidRPr="00000000">
              <w:rPr>
                <w:rtl w:val="0"/>
              </w:rPr>
              <w:t xml:space="preserve">READ_AUDIO_ADC_CONVERSION</w:t>
            </w:r>
          </w:p>
        </w:tc>
        <w:tc>
          <w:tcPr/>
          <w:p w:rsidR="00000000" w:rsidDel="00000000" w:rsidP="00000000" w:rsidRDefault="00000000" w:rsidRPr="00000000" w14:paraId="00000622">
            <w:pPr>
              <w:rPr/>
            </w:pPr>
            <w:r w:rsidDel="00000000" w:rsidR="00000000" w:rsidRPr="00000000">
              <w:rPr>
                <w:rtl w:val="0"/>
              </w:rPr>
              <w:t xml:space="preserve">Uint8_t</w:t>
            </w:r>
          </w:p>
        </w:tc>
        <w:tc>
          <w:tcPr/>
          <w:p w:rsidR="00000000" w:rsidDel="00000000" w:rsidP="00000000" w:rsidRDefault="00000000" w:rsidRPr="00000000" w14:paraId="00000623">
            <w:pPr>
              <w:rPr/>
            </w:pPr>
            <w:r w:rsidDel="00000000" w:rsidR="00000000" w:rsidRPr="00000000">
              <w:rPr>
                <w:rtl w:val="0"/>
              </w:rPr>
              <w:t xml:space="preserve">0x0C</w:t>
            </w:r>
          </w:p>
        </w:tc>
        <w:tc>
          <w:tcPr/>
          <w:p w:rsidR="00000000" w:rsidDel="00000000" w:rsidP="00000000" w:rsidRDefault="00000000" w:rsidRPr="00000000" w14:paraId="00000624">
            <w:pPr>
              <w:rPr/>
            </w:pPr>
            <w:r w:rsidDel="00000000" w:rsidR="00000000" w:rsidRPr="00000000">
              <w:rPr>
                <w:rtl w:val="0"/>
              </w:rPr>
              <w:t xml:space="preserve">READ_AUDIO_ADC_CONVERSION opdracht ID</w:t>
            </w:r>
          </w:p>
        </w:tc>
      </w:tr>
    </w:tbl>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b w:val="1"/>
        </w:rPr>
      </w:pPr>
      <w:r w:rsidDel="00000000" w:rsidR="00000000" w:rsidRPr="00000000">
        <w:rPr>
          <w:b w:val="1"/>
          <w:rtl w:val="0"/>
        </w:rPr>
        <w:t xml:space="preserve">Antwoord:</w:t>
      </w:r>
    </w:p>
    <w:p w:rsidR="00000000" w:rsidDel="00000000" w:rsidP="00000000" w:rsidRDefault="00000000" w:rsidRPr="00000000" w14:paraId="00000627">
      <w:pPr>
        <w:rPr/>
      </w:pPr>
      <w:r w:rsidDel="00000000" w:rsidR="00000000" w:rsidRPr="00000000">
        <w:rPr>
          <w:rtl w:val="0"/>
        </w:rPr>
      </w:r>
    </w:p>
    <w:tbl>
      <w:tblPr>
        <w:tblStyle w:val="Table63"/>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628">
            <w:pPr>
              <w:rPr>
                <w:b w:val="1"/>
              </w:rPr>
            </w:pPr>
            <w:r w:rsidDel="00000000" w:rsidR="00000000" w:rsidRPr="00000000">
              <w:rPr>
                <w:b w:val="1"/>
                <w:rtl w:val="0"/>
              </w:rPr>
              <w:t xml:space="preserve">Veld</w:t>
            </w:r>
          </w:p>
        </w:tc>
        <w:tc>
          <w:tcPr/>
          <w:p w:rsidR="00000000" w:rsidDel="00000000" w:rsidP="00000000" w:rsidRDefault="00000000" w:rsidRPr="00000000" w14:paraId="00000629">
            <w:pPr>
              <w:rPr>
                <w:b w:val="1"/>
              </w:rPr>
            </w:pPr>
            <w:r w:rsidDel="00000000" w:rsidR="00000000" w:rsidRPr="00000000">
              <w:rPr>
                <w:b w:val="1"/>
                <w:rtl w:val="0"/>
              </w:rPr>
              <w:t xml:space="preserve">Grote</w:t>
            </w:r>
          </w:p>
        </w:tc>
        <w:tc>
          <w:tcPr/>
          <w:p w:rsidR="00000000" w:rsidDel="00000000" w:rsidP="00000000" w:rsidRDefault="00000000" w:rsidRPr="00000000" w14:paraId="0000062A">
            <w:pPr>
              <w:rPr>
                <w:b w:val="1"/>
              </w:rPr>
            </w:pPr>
            <w:r w:rsidDel="00000000" w:rsidR="00000000" w:rsidRPr="00000000">
              <w:rPr>
                <w:b w:val="1"/>
                <w:rtl w:val="0"/>
              </w:rPr>
              <w:t xml:space="preserve">Waarde</w:t>
            </w:r>
          </w:p>
        </w:tc>
        <w:tc>
          <w:tcPr/>
          <w:p w:rsidR="00000000" w:rsidDel="00000000" w:rsidP="00000000" w:rsidRDefault="00000000" w:rsidRPr="00000000" w14:paraId="0000062B">
            <w:pPr>
              <w:rPr>
                <w:b w:val="1"/>
              </w:rPr>
            </w:pPr>
            <w:r w:rsidDel="00000000" w:rsidR="00000000" w:rsidRPr="00000000">
              <w:rPr>
                <w:b w:val="1"/>
                <w:rtl w:val="0"/>
              </w:rPr>
              <w:t xml:space="preserve">Omschrijving</w:t>
            </w:r>
          </w:p>
        </w:tc>
      </w:tr>
      <w:tr>
        <w:tc>
          <w:tcPr/>
          <w:p w:rsidR="00000000" w:rsidDel="00000000" w:rsidP="00000000" w:rsidRDefault="00000000" w:rsidRPr="00000000" w14:paraId="0000062C">
            <w:pPr>
              <w:rPr/>
            </w:pPr>
            <w:r w:rsidDel="00000000" w:rsidR="00000000" w:rsidRPr="00000000">
              <w:rPr>
                <w:rtl w:val="0"/>
              </w:rPr>
              <w:t xml:space="preserve">READ_AUDIO_ADC_CONVERSION</w:t>
            </w:r>
          </w:p>
        </w:tc>
        <w:tc>
          <w:tcPr/>
          <w:p w:rsidR="00000000" w:rsidDel="00000000" w:rsidP="00000000" w:rsidRDefault="00000000" w:rsidRPr="00000000" w14:paraId="0000062D">
            <w:pPr>
              <w:rPr/>
            </w:pPr>
            <w:r w:rsidDel="00000000" w:rsidR="00000000" w:rsidRPr="00000000">
              <w:rPr>
                <w:rtl w:val="0"/>
              </w:rPr>
              <w:t xml:space="preserve">Uint8_t</w:t>
            </w:r>
          </w:p>
        </w:tc>
        <w:tc>
          <w:tcPr/>
          <w:p w:rsidR="00000000" w:rsidDel="00000000" w:rsidP="00000000" w:rsidRDefault="00000000" w:rsidRPr="00000000" w14:paraId="0000062E">
            <w:pPr>
              <w:rPr/>
            </w:pPr>
            <w:r w:rsidDel="00000000" w:rsidR="00000000" w:rsidRPr="00000000">
              <w:rPr>
                <w:rtl w:val="0"/>
              </w:rPr>
              <w:t xml:space="preserve">0x0C</w:t>
            </w:r>
          </w:p>
        </w:tc>
        <w:tc>
          <w:tcPr/>
          <w:p w:rsidR="00000000" w:rsidDel="00000000" w:rsidP="00000000" w:rsidRDefault="00000000" w:rsidRPr="00000000" w14:paraId="0000062F">
            <w:pPr>
              <w:rPr/>
            </w:pPr>
            <w:r w:rsidDel="00000000" w:rsidR="00000000" w:rsidRPr="00000000">
              <w:rPr>
                <w:rtl w:val="0"/>
              </w:rPr>
              <w:t xml:space="preserve">READ_AUDIO_ADC_CONVERSION</w:t>
            </w:r>
          </w:p>
        </w:tc>
      </w:tr>
      <w:tr>
        <w:tc>
          <w:tcPr/>
          <w:p w:rsidR="00000000" w:rsidDel="00000000" w:rsidP="00000000" w:rsidRDefault="00000000" w:rsidRPr="00000000" w14:paraId="00000630">
            <w:pPr>
              <w:rPr/>
            </w:pPr>
            <w:r w:rsidDel="00000000" w:rsidR="00000000" w:rsidRPr="00000000">
              <w:rPr>
                <w:rtl w:val="0"/>
              </w:rPr>
              <w:t xml:space="preserve">Aantal bins N</w:t>
            </w:r>
          </w:p>
        </w:tc>
        <w:tc>
          <w:tcPr/>
          <w:p w:rsidR="00000000" w:rsidDel="00000000" w:rsidP="00000000" w:rsidRDefault="00000000" w:rsidRPr="00000000" w14:paraId="00000631">
            <w:pPr>
              <w:rPr/>
            </w:pPr>
            <w:r w:rsidDel="00000000" w:rsidR="00000000" w:rsidRPr="00000000">
              <w:rPr>
                <w:rtl w:val="0"/>
              </w:rPr>
              <w:t xml:space="preserve">uint8_t</w:t>
            </w:r>
          </w:p>
        </w:tc>
        <w:tc>
          <w:tcPr/>
          <w:p w:rsidR="00000000" w:rsidDel="00000000" w:rsidP="00000000" w:rsidRDefault="00000000" w:rsidRPr="00000000" w14:paraId="00000632">
            <w:pPr>
              <w:rPr/>
            </w:pPr>
            <w:r w:rsidDel="00000000" w:rsidR="00000000" w:rsidRPr="00000000">
              <w:rPr>
                <w:rtl w:val="0"/>
              </w:rPr>
              <w:t xml:space="preserve">0-12</w:t>
            </w:r>
          </w:p>
        </w:tc>
        <w:tc>
          <w:tcPr/>
          <w:p w:rsidR="00000000" w:rsidDel="00000000" w:rsidP="00000000" w:rsidRDefault="00000000" w:rsidRPr="00000000" w14:paraId="00000633">
            <w:pPr>
              <w:rPr/>
            </w:pPr>
            <w:r w:rsidDel="00000000" w:rsidR="00000000" w:rsidRPr="00000000">
              <w:rPr>
                <w:rtl w:val="0"/>
              </w:rPr>
              <w:t xml:space="preserve">Aantal meetresultaten</w:t>
            </w:r>
          </w:p>
        </w:tc>
      </w:tr>
      <w:tr>
        <w:tc>
          <w:tcPr/>
          <w:p w:rsidR="00000000" w:rsidDel="00000000" w:rsidP="00000000" w:rsidRDefault="00000000" w:rsidRPr="00000000" w14:paraId="00000634">
            <w:pPr>
              <w:rPr/>
            </w:pPr>
            <w:r w:rsidDel="00000000" w:rsidR="00000000" w:rsidRPr="00000000">
              <w:rPr>
                <w:rtl w:val="0"/>
              </w:rPr>
              <w:t xml:space="preserve">Start bin</w:t>
            </w:r>
          </w:p>
        </w:tc>
        <w:tc>
          <w:tcPr/>
          <w:p w:rsidR="00000000" w:rsidDel="00000000" w:rsidP="00000000" w:rsidRDefault="00000000" w:rsidRPr="00000000" w14:paraId="00000635">
            <w:pPr>
              <w:rPr/>
            </w:pPr>
            <w:r w:rsidDel="00000000" w:rsidR="00000000" w:rsidRPr="00000000">
              <w:rPr>
                <w:rtl w:val="0"/>
              </w:rPr>
              <w:t xml:space="preserve">uint8_t</w:t>
            </w:r>
          </w:p>
        </w:tc>
        <w:tc>
          <w:tcPr/>
          <w:p w:rsidR="00000000" w:rsidDel="00000000" w:rsidP="00000000" w:rsidRDefault="00000000" w:rsidRPr="00000000" w14:paraId="00000636">
            <w:pPr>
              <w:rPr/>
            </w:pPr>
            <w:r w:rsidDel="00000000" w:rsidR="00000000" w:rsidRPr="00000000">
              <w:rPr>
                <w:rtl w:val="0"/>
              </w:rPr>
              <w:t xml:space="preserve">0-255</w:t>
            </w:r>
          </w:p>
        </w:tc>
        <w:tc>
          <w:tcPr/>
          <w:p w:rsidR="00000000" w:rsidDel="00000000" w:rsidP="00000000" w:rsidRDefault="00000000" w:rsidRPr="00000000" w14:paraId="00000637">
            <w:pPr>
              <w:rPr/>
            </w:pPr>
            <w:r w:rsidDel="00000000" w:rsidR="00000000" w:rsidRPr="00000000">
              <w:rPr>
                <w:rtl w:val="0"/>
              </w:rPr>
              <w:t xml:space="preserve">Start bin maal 2</w:t>
            </w:r>
          </w:p>
        </w:tc>
      </w:tr>
      <w:tr>
        <w:tc>
          <w:tcPr/>
          <w:p w:rsidR="00000000" w:rsidDel="00000000" w:rsidP="00000000" w:rsidRDefault="00000000" w:rsidRPr="00000000" w14:paraId="00000638">
            <w:pPr>
              <w:rPr/>
            </w:pPr>
            <w:r w:rsidDel="00000000" w:rsidR="00000000" w:rsidRPr="00000000">
              <w:rPr>
                <w:rtl w:val="0"/>
              </w:rPr>
              <w:t xml:space="preserve">Stop bin</w:t>
            </w:r>
          </w:p>
        </w:tc>
        <w:tc>
          <w:tcPr/>
          <w:p w:rsidR="00000000" w:rsidDel="00000000" w:rsidP="00000000" w:rsidRDefault="00000000" w:rsidRPr="00000000" w14:paraId="00000639">
            <w:pPr>
              <w:rPr/>
            </w:pPr>
            <w:r w:rsidDel="00000000" w:rsidR="00000000" w:rsidRPr="00000000">
              <w:rPr>
                <w:rtl w:val="0"/>
              </w:rPr>
              <w:t xml:space="preserve">int8_t</w:t>
            </w:r>
          </w:p>
        </w:tc>
        <w:tc>
          <w:tcPr/>
          <w:p w:rsidR="00000000" w:rsidDel="00000000" w:rsidP="00000000" w:rsidRDefault="00000000" w:rsidRPr="00000000" w14:paraId="0000063A">
            <w:pPr>
              <w:rPr/>
            </w:pPr>
            <w:r w:rsidDel="00000000" w:rsidR="00000000" w:rsidRPr="00000000">
              <w:rPr>
                <w:rtl w:val="0"/>
              </w:rPr>
              <w:t xml:space="preserve">0-255</w:t>
            </w:r>
          </w:p>
        </w:tc>
        <w:tc>
          <w:tcPr/>
          <w:p w:rsidR="00000000" w:rsidDel="00000000" w:rsidP="00000000" w:rsidRDefault="00000000" w:rsidRPr="00000000" w14:paraId="0000063B">
            <w:pPr>
              <w:rPr/>
            </w:pPr>
            <w:r w:rsidDel="00000000" w:rsidR="00000000" w:rsidRPr="00000000">
              <w:rPr>
                <w:rtl w:val="0"/>
              </w:rPr>
              <w:t xml:space="preserve">Stop Bin maal 2</w:t>
            </w:r>
          </w:p>
        </w:tc>
      </w:tr>
      <w:tr>
        <w:tc>
          <w:tcPr/>
          <w:p w:rsidR="00000000" w:rsidDel="00000000" w:rsidP="00000000" w:rsidRDefault="00000000" w:rsidRPr="00000000" w14:paraId="0000063C">
            <w:pPr>
              <w:rPr/>
            </w:pPr>
            <w:r w:rsidDel="00000000" w:rsidR="00000000" w:rsidRPr="00000000">
              <w:rPr>
                <w:rtl w:val="0"/>
              </w:rPr>
              <w:t xml:space="preserve">Meetresultaten[N]</w:t>
            </w:r>
          </w:p>
        </w:tc>
        <w:tc>
          <w:tcPr/>
          <w:p w:rsidR="00000000" w:rsidDel="00000000" w:rsidP="00000000" w:rsidRDefault="00000000" w:rsidRPr="00000000" w14:paraId="0000063D">
            <w:pPr>
              <w:rPr/>
            </w:pPr>
            <w:r w:rsidDel="00000000" w:rsidR="00000000" w:rsidRPr="00000000">
              <w:rPr>
                <w:rtl w:val="0"/>
              </w:rPr>
              <w:t xml:space="preserve">uint16_t[N]</w:t>
            </w:r>
          </w:p>
        </w:tc>
        <w:tc>
          <w:tcPr/>
          <w:p w:rsidR="00000000" w:rsidDel="00000000" w:rsidP="00000000" w:rsidRDefault="00000000" w:rsidRPr="00000000" w14:paraId="0000063E">
            <w:pPr>
              <w:rPr/>
            </w:pPr>
            <w:r w:rsidDel="00000000" w:rsidR="00000000" w:rsidRPr="00000000">
              <w:rPr>
                <w:rtl w:val="0"/>
              </w:rPr>
              <w:t xml:space="preserve">0 - 65535</w:t>
            </w:r>
          </w:p>
        </w:tc>
        <w:tc>
          <w:tcPr/>
          <w:p w:rsidR="00000000" w:rsidDel="00000000" w:rsidP="00000000" w:rsidRDefault="00000000" w:rsidRPr="00000000" w14:paraId="0000063F">
            <w:pPr>
              <w:rPr/>
            </w:pPr>
            <w:r w:rsidDel="00000000" w:rsidR="00000000" w:rsidRPr="00000000">
              <w:rPr>
                <w:rtl w:val="0"/>
              </w:rPr>
              <w:t xml:space="preserve">Array met N meetresultaten </w:t>
            </w:r>
          </w:p>
        </w:tc>
      </w:tr>
    </w:tbl>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b w:val="1"/>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b w:val="1"/>
        </w:rPr>
      </w:pPr>
      <w:r w:rsidDel="00000000" w:rsidR="00000000" w:rsidRPr="00000000">
        <w:rPr>
          <w:b w:val="1"/>
          <w:rtl w:val="0"/>
        </w:rPr>
        <w:t xml:space="preserve">Voorbeeld 1:</w:t>
      </w:r>
    </w:p>
    <w:tbl>
      <w:tblPr>
        <w:tblStyle w:val="Table64"/>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644">
            <w:pPr>
              <w:rPr>
                <w:b w:val="1"/>
              </w:rPr>
            </w:pPr>
            <w:r w:rsidDel="00000000" w:rsidR="00000000" w:rsidRPr="00000000">
              <w:rPr>
                <w:rtl w:val="0"/>
              </w:rPr>
            </w:r>
          </w:p>
        </w:tc>
        <w:tc>
          <w:tcPr/>
          <w:p w:rsidR="00000000" w:rsidDel="00000000" w:rsidP="00000000" w:rsidRDefault="00000000" w:rsidRPr="00000000" w14:paraId="00000645">
            <w:pPr>
              <w:rPr>
                <w:b w:val="1"/>
              </w:rPr>
            </w:pPr>
            <w:r w:rsidDel="00000000" w:rsidR="00000000" w:rsidRPr="00000000">
              <w:rPr>
                <w:b w:val="1"/>
                <w:rtl w:val="0"/>
              </w:rPr>
              <w:t xml:space="preserve">Hex bericht</w:t>
            </w:r>
          </w:p>
        </w:tc>
        <w:tc>
          <w:tcPr/>
          <w:p w:rsidR="00000000" w:rsidDel="00000000" w:rsidP="00000000" w:rsidRDefault="00000000" w:rsidRPr="00000000" w14:paraId="00000646">
            <w:pPr>
              <w:rPr>
                <w:b w:val="1"/>
              </w:rPr>
            </w:pPr>
            <w:r w:rsidDel="00000000" w:rsidR="00000000" w:rsidRPr="00000000">
              <w:rPr>
                <w:b w:val="1"/>
                <w:rtl w:val="0"/>
              </w:rPr>
              <w:t xml:space="preserve">Inhoud</w:t>
            </w:r>
          </w:p>
        </w:tc>
      </w:tr>
      <w:tr>
        <w:tc>
          <w:tcPr/>
          <w:p w:rsidR="00000000" w:rsidDel="00000000" w:rsidP="00000000" w:rsidRDefault="00000000" w:rsidRPr="00000000" w14:paraId="00000647">
            <w:pPr>
              <w:rPr>
                <w:b w:val="1"/>
              </w:rPr>
            </w:pPr>
            <w:r w:rsidDel="00000000" w:rsidR="00000000" w:rsidRPr="00000000">
              <w:rPr>
                <w:b w:val="1"/>
                <w:rtl w:val="0"/>
              </w:rPr>
              <w:t xml:space="preserve">Opdracht</w:t>
            </w:r>
          </w:p>
        </w:tc>
        <w:tc>
          <w:tcPr/>
          <w:p w:rsidR="00000000" w:rsidDel="00000000" w:rsidP="00000000" w:rsidRDefault="00000000" w:rsidRPr="00000000" w14:paraId="00000648">
            <w:pPr>
              <w:rPr/>
            </w:pPr>
            <w:r w:rsidDel="00000000" w:rsidR="00000000" w:rsidRPr="00000000">
              <w:rPr>
                <w:rtl w:val="0"/>
              </w:rPr>
              <w:t xml:space="preserve">0x0C</w:t>
            </w:r>
          </w:p>
        </w:tc>
        <w:tc>
          <w:tcPr/>
          <w:p w:rsidR="00000000" w:rsidDel="00000000" w:rsidP="00000000" w:rsidRDefault="00000000" w:rsidRPr="00000000" w14:paraId="00000649">
            <w:pPr>
              <w:rPr/>
            </w:pPr>
            <w:r w:rsidDel="00000000" w:rsidR="00000000" w:rsidRPr="00000000">
              <w:rPr>
                <w:rtl w:val="0"/>
              </w:rPr>
            </w:r>
          </w:p>
        </w:tc>
      </w:tr>
      <w:tr>
        <w:tc>
          <w:tcPr/>
          <w:p w:rsidR="00000000" w:rsidDel="00000000" w:rsidP="00000000" w:rsidRDefault="00000000" w:rsidRPr="00000000" w14:paraId="0000064A">
            <w:pPr>
              <w:rPr>
                <w:b w:val="1"/>
              </w:rPr>
            </w:pPr>
            <w:r w:rsidDel="00000000" w:rsidR="00000000" w:rsidRPr="00000000">
              <w:rPr>
                <w:b w:val="1"/>
                <w:rtl w:val="0"/>
              </w:rPr>
              <w:t xml:space="preserve">Antwoord</w:t>
            </w:r>
          </w:p>
        </w:tc>
        <w:tc>
          <w:tcPr/>
          <w:p w:rsidR="00000000" w:rsidDel="00000000" w:rsidP="00000000" w:rsidRDefault="00000000" w:rsidRPr="00000000" w14:paraId="0000064B">
            <w:pPr>
              <w:rPr/>
            </w:pPr>
            <w:r w:rsidDel="00000000" w:rsidR="00000000" w:rsidRPr="00000000">
              <w:rPr>
                <w:rtl w:val="0"/>
              </w:rPr>
              <w:t xml:space="preserve">0x0C0A00FF014E00560039001B00190017001000130014000F</w:t>
            </w:r>
          </w:p>
        </w:tc>
        <w:tc>
          <w:tcPr/>
          <w:p w:rsidR="00000000" w:rsidDel="00000000" w:rsidP="00000000" w:rsidRDefault="00000000" w:rsidRPr="00000000" w14:paraId="0000064C">
            <w:pPr>
              <w:rPr/>
            </w:pPr>
            <w:r w:rsidDel="00000000" w:rsidR="00000000" w:rsidRPr="00000000">
              <w:rPr>
                <w:rtl w:val="0"/>
              </w:rPr>
              <w:t xml:space="preserve">TLV FFT[10:0:255]</w:t>
            </w:r>
          </w:p>
          <w:p w:rsidR="00000000" w:rsidDel="00000000" w:rsidP="00000000" w:rsidRDefault="00000000" w:rsidRPr="00000000" w14:paraId="0000064D">
            <w:pPr>
              <w:rPr/>
            </w:pPr>
            <w:r w:rsidDel="00000000" w:rsidR="00000000" w:rsidRPr="00000000">
              <w:rPr>
                <w:rtl w:val="0"/>
              </w:rPr>
              <w:t xml:space="preserve">      0.0 Hz = 334,</w:t>
            </w:r>
          </w:p>
          <w:p w:rsidR="00000000" w:rsidDel="00000000" w:rsidP="00000000" w:rsidRDefault="00000000" w:rsidRPr="00000000" w14:paraId="0000064E">
            <w:pPr>
              <w:rPr/>
            </w:pPr>
            <w:r w:rsidDel="00000000" w:rsidR="00000000" w:rsidRPr="00000000">
              <w:rPr>
                <w:rtl w:val="0"/>
              </w:rPr>
              <w:t xml:space="preserve">  203.2 Hz = 86,</w:t>
            </w:r>
          </w:p>
          <w:p w:rsidR="00000000" w:rsidDel="00000000" w:rsidP="00000000" w:rsidRDefault="00000000" w:rsidRPr="00000000" w14:paraId="0000064F">
            <w:pPr>
              <w:rPr/>
            </w:pPr>
            <w:r w:rsidDel="00000000" w:rsidR="00000000" w:rsidRPr="00000000">
              <w:rPr>
                <w:rtl w:val="0"/>
              </w:rPr>
              <w:t xml:space="preserve">  406.4 Hz = 57,</w:t>
            </w:r>
          </w:p>
          <w:p w:rsidR="00000000" w:rsidDel="00000000" w:rsidP="00000000" w:rsidRDefault="00000000" w:rsidRPr="00000000" w14:paraId="00000650">
            <w:pPr>
              <w:rPr/>
            </w:pPr>
            <w:r w:rsidDel="00000000" w:rsidR="00000000" w:rsidRPr="00000000">
              <w:rPr>
                <w:rtl w:val="0"/>
              </w:rPr>
              <w:t xml:space="preserve">  609.6 Hz = 27,</w:t>
            </w:r>
          </w:p>
          <w:p w:rsidR="00000000" w:rsidDel="00000000" w:rsidP="00000000" w:rsidRDefault="00000000" w:rsidRPr="00000000" w14:paraId="00000651">
            <w:pPr>
              <w:rPr/>
            </w:pPr>
            <w:r w:rsidDel="00000000" w:rsidR="00000000" w:rsidRPr="00000000">
              <w:rPr>
                <w:rtl w:val="0"/>
              </w:rPr>
              <w:t xml:space="preserve">  812.8 Hz = 25,</w:t>
            </w:r>
          </w:p>
          <w:p w:rsidR="00000000" w:rsidDel="00000000" w:rsidP="00000000" w:rsidRDefault="00000000" w:rsidRPr="00000000" w14:paraId="00000652">
            <w:pPr>
              <w:rPr/>
            </w:pPr>
            <w:r w:rsidDel="00000000" w:rsidR="00000000" w:rsidRPr="00000000">
              <w:rPr>
                <w:rtl w:val="0"/>
              </w:rPr>
              <w:t xml:space="preserve">1016.0 Hz = 23,</w:t>
            </w:r>
          </w:p>
          <w:p w:rsidR="00000000" w:rsidDel="00000000" w:rsidP="00000000" w:rsidRDefault="00000000" w:rsidRPr="00000000" w14:paraId="00000653">
            <w:pPr>
              <w:rPr/>
            </w:pPr>
            <w:r w:rsidDel="00000000" w:rsidR="00000000" w:rsidRPr="00000000">
              <w:rPr>
                <w:rtl w:val="0"/>
              </w:rPr>
              <w:t xml:space="preserve">1219.2 Hz = 16,</w:t>
            </w:r>
          </w:p>
          <w:p w:rsidR="00000000" w:rsidDel="00000000" w:rsidP="00000000" w:rsidRDefault="00000000" w:rsidRPr="00000000" w14:paraId="00000654">
            <w:pPr>
              <w:rPr/>
            </w:pPr>
            <w:r w:rsidDel="00000000" w:rsidR="00000000" w:rsidRPr="00000000">
              <w:rPr>
                <w:rtl w:val="0"/>
              </w:rPr>
              <w:t xml:space="preserve">1422.4 Hz = 19,</w:t>
            </w:r>
          </w:p>
          <w:p w:rsidR="00000000" w:rsidDel="00000000" w:rsidP="00000000" w:rsidRDefault="00000000" w:rsidRPr="00000000" w14:paraId="00000655">
            <w:pPr>
              <w:rPr/>
            </w:pPr>
            <w:r w:rsidDel="00000000" w:rsidR="00000000" w:rsidRPr="00000000">
              <w:rPr>
                <w:rtl w:val="0"/>
              </w:rPr>
              <w:t xml:space="preserve">1625.7 Hz = 20,</w:t>
            </w:r>
          </w:p>
          <w:p w:rsidR="00000000" w:rsidDel="00000000" w:rsidP="00000000" w:rsidRDefault="00000000" w:rsidRPr="00000000" w14:paraId="00000656">
            <w:pPr>
              <w:rPr/>
            </w:pPr>
            <w:r w:rsidDel="00000000" w:rsidR="00000000" w:rsidRPr="00000000">
              <w:rPr>
                <w:rtl w:val="0"/>
              </w:rPr>
              <w:t xml:space="preserve">1828.9 Hz = 15</w:t>
            </w:r>
          </w:p>
        </w:tc>
      </w:tr>
    </w:tbl>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tbl>
      <w:tblPr>
        <w:tblStyle w:val="Table65"/>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305"/>
        <w:gridCol w:w="1185"/>
        <w:gridCol w:w="4245"/>
        <w:tblGridChange w:id="0">
          <w:tblGrid>
            <w:gridCol w:w="3495"/>
            <w:gridCol w:w="1305"/>
            <w:gridCol w:w="1185"/>
            <w:gridCol w:w="4245"/>
          </w:tblGrid>
        </w:tblGridChange>
      </w:tblGrid>
      <w:tr>
        <w:tc>
          <w:tcPr/>
          <w:p w:rsidR="00000000" w:rsidDel="00000000" w:rsidP="00000000" w:rsidRDefault="00000000" w:rsidRPr="00000000" w14:paraId="0000065A">
            <w:pPr>
              <w:rPr>
                <w:b w:val="1"/>
              </w:rPr>
            </w:pPr>
            <w:r w:rsidDel="00000000" w:rsidR="00000000" w:rsidRPr="00000000">
              <w:rPr>
                <w:b w:val="1"/>
                <w:rtl w:val="0"/>
              </w:rPr>
              <w:t xml:space="preserve">Veld</w:t>
            </w:r>
          </w:p>
        </w:tc>
        <w:tc>
          <w:tcPr/>
          <w:p w:rsidR="00000000" w:rsidDel="00000000" w:rsidP="00000000" w:rsidRDefault="00000000" w:rsidRPr="00000000" w14:paraId="0000065B">
            <w:pPr>
              <w:rPr>
                <w:b w:val="1"/>
              </w:rPr>
            </w:pPr>
            <w:r w:rsidDel="00000000" w:rsidR="00000000" w:rsidRPr="00000000">
              <w:rPr>
                <w:b w:val="1"/>
                <w:rtl w:val="0"/>
              </w:rPr>
              <w:t xml:space="preserve">Grote</w:t>
            </w:r>
          </w:p>
        </w:tc>
        <w:tc>
          <w:tcPr/>
          <w:p w:rsidR="00000000" w:rsidDel="00000000" w:rsidP="00000000" w:rsidRDefault="00000000" w:rsidRPr="00000000" w14:paraId="0000065C">
            <w:pPr>
              <w:rPr>
                <w:b w:val="1"/>
              </w:rPr>
            </w:pPr>
            <w:r w:rsidDel="00000000" w:rsidR="00000000" w:rsidRPr="00000000">
              <w:rPr>
                <w:b w:val="1"/>
                <w:rtl w:val="0"/>
              </w:rPr>
              <w:t xml:space="preserve">Waarde</w:t>
            </w:r>
          </w:p>
        </w:tc>
        <w:tc>
          <w:tcPr/>
          <w:p w:rsidR="00000000" w:rsidDel="00000000" w:rsidP="00000000" w:rsidRDefault="00000000" w:rsidRPr="00000000" w14:paraId="0000065D">
            <w:pPr>
              <w:rPr>
                <w:b w:val="1"/>
              </w:rPr>
            </w:pPr>
            <w:r w:rsidDel="00000000" w:rsidR="00000000" w:rsidRPr="00000000">
              <w:rPr>
                <w:b w:val="1"/>
                <w:rtl w:val="0"/>
              </w:rPr>
              <w:t xml:space="preserve">Omschrijving</w:t>
            </w:r>
          </w:p>
        </w:tc>
      </w:tr>
      <w:tr>
        <w:tc>
          <w:tcPr/>
          <w:p w:rsidR="00000000" w:rsidDel="00000000" w:rsidP="00000000" w:rsidRDefault="00000000" w:rsidRPr="00000000" w14:paraId="0000065E">
            <w:pPr>
              <w:rPr/>
            </w:pPr>
            <w:r w:rsidDel="00000000" w:rsidR="00000000" w:rsidRPr="00000000">
              <w:rPr>
                <w:rtl w:val="0"/>
              </w:rPr>
              <w:t xml:space="preserve">READ_AUDIO_ADC_CONVERSION</w:t>
            </w:r>
          </w:p>
        </w:tc>
        <w:tc>
          <w:tcPr/>
          <w:p w:rsidR="00000000" w:rsidDel="00000000" w:rsidP="00000000" w:rsidRDefault="00000000" w:rsidRPr="00000000" w14:paraId="0000065F">
            <w:pPr>
              <w:rPr/>
            </w:pPr>
            <w:r w:rsidDel="00000000" w:rsidR="00000000" w:rsidRPr="00000000">
              <w:rPr>
                <w:rtl w:val="0"/>
              </w:rPr>
              <w:t xml:space="preserve">Uint8_t</w:t>
            </w:r>
          </w:p>
        </w:tc>
        <w:tc>
          <w:tcPr/>
          <w:p w:rsidR="00000000" w:rsidDel="00000000" w:rsidP="00000000" w:rsidRDefault="00000000" w:rsidRPr="00000000" w14:paraId="00000660">
            <w:pPr>
              <w:rPr/>
            </w:pPr>
            <w:r w:rsidDel="00000000" w:rsidR="00000000" w:rsidRPr="00000000">
              <w:rPr>
                <w:rtl w:val="0"/>
              </w:rPr>
              <w:t xml:space="preserve">0x0C</w:t>
            </w:r>
          </w:p>
        </w:tc>
        <w:tc>
          <w:tcPr/>
          <w:p w:rsidR="00000000" w:rsidDel="00000000" w:rsidP="00000000" w:rsidRDefault="00000000" w:rsidRPr="00000000" w14:paraId="00000661">
            <w:pPr>
              <w:rPr/>
            </w:pPr>
            <w:r w:rsidDel="00000000" w:rsidR="00000000" w:rsidRPr="00000000">
              <w:rPr>
                <w:rtl w:val="0"/>
              </w:rPr>
              <w:t xml:space="preserve">READ_AUDIO_ADC_CONVERSION</w:t>
            </w:r>
          </w:p>
        </w:tc>
      </w:tr>
      <w:tr>
        <w:tc>
          <w:tcPr/>
          <w:p w:rsidR="00000000" w:rsidDel="00000000" w:rsidP="00000000" w:rsidRDefault="00000000" w:rsidRPr="00000000" w14:paraId="00000662">
            <w:pPr>
              <w:rPr/>
            </w:pPr>
            <w:r w:rsidDel="00000000" w:rsidR="00000000" w:rsidRPr="00000000">
              <w:rPr>
                <w:rtl w:val="0"/>
              </w:rPr>
              <w:t xml:space="preserve">Aantal bins N</w:t>
            </w:r>
          </w:p>
        </w:tc>
        <w:tc>
          <w:tcPr/>
          <w:p w:rsidR="00000000" w:rsidDel="00000000" w:rsidP="00000000" w:rsidRDefault="00000000" w:rsidRPr="00000000" w14:paraId="00000663">
            <w:pPr>
              <w:rPr/>
            </w:pPr>
            <w:r w:rsidDel="00000000" w:rsidR="00000000" w:rsidRPr="00000000">
              <w:rPr>
                <w:rtl w:val="0"/>
              </w:rPr>
              <w:t xml:space="preserve">uint8_t</w:t>
            </w:r>
          </w:p>
        </w:tc>
        <w:tc>
          <w:tcPr/>
          <w:p w:rsidR="00000000" w:rsidDel="00000000" w:rsidP="00000000" w:rsidRDefault="00000000" w:rsidRPr="00000000" w14:paraId="00000664">
            <w:pPr>
              <w:rPr/>
            </w:pPr>
            <w:r w:rsidDel="00000000" w:rsidR="00000000" w:rsidRPr="00000000">
              <w:rPr>
                <w:rtl w:val="0"/>
              </w:rPr>
              <w:t xml:space="preserve">0x0A</w:t>
            </w:r>
          </w:p>
        </w:tc>
        <w:tc>
          <w:tcPr/>
          <w:p w:rsidR="00000000" w:rsidDel="00000000" w:rsidP="00000000" w:rsidRDefault="00000000" w:rsidRPr="00000000" w14:paraId="00000665">
            <w:pPr>
              <w:rPr/>
            </w:pPr>
            <w:r w:rsidDel="00000000" w:rsidR="00000000" w:rsidRPr="00000000">
              <w:rPr>
                <w:rtl w:val="0"/>
              </w:rPr>
              <w:t xml:space="preserve">10 meetresultaten</w:t>
            </w:r>
          </w:p>
        </w:tc>
      </w:tr>
      <w:tr>
        <w:tc>
          <w:tcPr/>
          <w:p w:rsidR="00000000" w:rsidDel="00000000" w:rsidP="00000000" w:rsidRDefault="00000000" w:rsidRPr="00000000" w14:paraId="00000666">
            <w:pPr>
              <w:rPr/>
            </w:pPr>
            <w:r w:rsidDel="00000000" w:rsidR="00000000" w:rsidRPr="00000000">
              <w:rPr>
                <w:rtl w:val="0"/>
              </w:rPr>
              <w:t xml:space="preserve">Start bin</w:t>
            </w:r>
          </w:p>
        </w:tc>
        <w:tc>
          <w:tcPr/>
          <w:p w:rsidR="00000000" w:rsidDel="00000000" w:rsidP="00000000" w:rsidRDefault="00000000" w:rsidRPr="00000000" w14:paraId="00000667">
            <w:pPr>
              <w:rPr/>
            </w:pPr>
            <w:r w:rsidDel="00000000" w:rsidR="00000000" w:rsidRPr="00000000">
              <w:rPr>
                <w:rtl w:val="0"/>
              </w:rPr>
              <w:t xml:space="preserve">uint8_t</w:t>
            </w:r>
          </w:p>
        </w:tc>
        <w:tc>
          <w:tcPr/>
          <w:p w:rsidR="00000000" w:rsidDel="00000000" w:rsidP="00000000" w:rsidRDefault="00000000" w:rsidRPr="00000000" w14:paraId="00000668">
            <w:pPr>
              <w:rPr/>
            </w:pPr>
            <w:r w:rsidDel="00000000" w:rsidR="00000000" w:rsidRPr="00000000">
              <w:rPr>
                <w:rtl w:val="0"/>
              </w:rPr>
              <w:t xml:space="preserve">0x00</w:t>
            </w:r>
          </w:p>
        </w:tc>
        <w:tc>
          <w:tcPr/>
          <w:p w:rsidR="00000000" w:rsidDel="00000000" w:rsidP="00000000" w:rsidRDefault="00000000" w:rsidRPr="00000000" w14:paraId="00000669">
            <w:pPr>
              <w:rPr/>
            </w:pPr>
            <w:r w:rsidDel="00000000" w:rsidR="00000000" w:rsidRPr="00000000">
              <w:rPr>
                <w:rtl w:val="0"/>
              </w:rPr>
              <w:t xml:space="preserve">Start bin 0</w:t>
            </w:r>
          </w:p>
        </w:tc>
      </w:tr>
      <w:tr>
        <w:tc>
          <w:tcPr/>
          <w:p w:rsidR="00000000" w:rsidDel="00000000" w:rsidP="00000000" w:rsidRDefault="00000000" w:rsidRPr="00000000" w14:paraId="0000066A">
            <w:pPr>
              <w:rPr/>
            </w:pPr>
            <w:r w:rsidDel="00000000" w:rsidR="00000000" w:rsidRPr="00000000">
              <w:rPr>
                <w:rtl w:val="0"/>
              </w:rPr>
              <w:t xml:space="preserve">Stop bin</w:t>
            </w:r>
          </w:p>
        </w:tc>
        <w:tc>
          <w:tcPr/>
          <w:p w:rsidR="00000000" w:rsidDel="00000000" w:rsidP="00000000" w:rsidRDefault="00000000" w:rsidRPr="00000000" w14:paraId="0000066B">
            <w:pPr>
              <w:rPr/>
            </w:pPr>
            <w:r w:rsidDel="00000000" w:rsidR="00000000" w:rsidRPr="00000000">
              <w:rPr>
                <w:rtl w:val="0"/>
              </w:rPr>
              <w:t xml:space="preserve">int8_t</w:t>
            </w:r>
          </w:p>
        </w:tc>
        <w:tc>
          <w:tcPr/>
          <w:p w:rsidR="00000000" w:rsidDel="00000000" w:rsidP="00000000" w:rsidRDefault="00000000" w:rsidRPr="00000000" w14:paraId="0000066C">
            <w:pPr>
              <w:rPr/>
            </w:pPr>
            <w:r w:rsidDel="00000000" w:rsidR="00000000" w:rsidRPr="00000000">
              <w:rPr>
                <w:rtl w:val="0"/>
              </w:rPr>
              <w:t xml:space="preserve">0xFF</w:t>
            </w:r>
          </w:p>
        </w:tc>
        <w:tc>
          <w:tcPr/>
          <w:p w:rsidR="00000000" w:rsidDel="00000000" w:rsidP="00000000" w:rsidRDefault="00000000" w:rsidRPr="00000000" w14:paraId="0000066D">
            <w:pPr>
              <w:rPr/>
            </w:pPr>
            <w:r w:rsidDel="00000000" w:rsidR="00000000" w:rsidRPr="00000000">
              <w:rPr>
                <w:rtl w:val="0"/>
              </w:rPr>
              <w:t xml:space="preserve">Stop Bin 510</w:t>
            </w:r>
          </w:p>
        </w:tc>
      </w:tr>
      <w:tr>
        <w:tc>
          <w:tcPr/>
          <w:p w:rsidR="00000000" w:rsidDel="00000000" w:rsidP="00000000" w:rsidRDefault="00000000" w:rsidRPr="00000000" w14:paraId="0000066E">
            <w:pPr>
              <w:rPr/>
            </w:pPr>
            <w:r w:rsidDel="00000000" w:rsidR="00000000" w:rsidRPr="00000000">
              <w:rPr>
                <w:rtl w:val="0"/>
              </w:rPr>
              <w:t xml:space="preserve">Meetresultaten[N]</w:t>
            </w:r>
          </w:p>
        </w:tc>
        <w:tc>
          <w:tcPr/>
          <w:p w:rsidR="00000000" w:rsidDel="00000000" w:rsidP="00000000" w:rsidRDefault="00000000" w:rsidRPr="00000000" w14:paraId="0000066F">
            <w:pPr>
              <w:rPr/>
            </w:pPr>
            <w:r w:rsidDel="00000000" w:rsidR="00000000" w:rsidRPr="00000000">
              <w:rPr>
                <w:rtl w:val="0"/>
              </w:rPr>
              <w:t xml:space="preserve">uint16_t[N]</w:t>
            </w:r>
          </w:p>
        </w:tc>
        <w:tc>
          <w:tcPr/>
          <w:p w:rsidR="00000000" w:rsidDel="00000000" w:rsidP="00000000" w:rsidRDefault="00000000" w:rsidRPr="00000000" w14:paraId="00000670">
            <w:pPr>
              <w:rPr/>
            </w:pPr>
            <w:r w:rsidDel="00000000" w:rsidR="00000000" w:rsidRPr="00000000">
              <w:rPr>
                <w:rtl w:val="0"/>
              </w:rPr>
              <w:t xml:space="preserve">0 - 65535</w:t>
            </w:r>
          </w:p>
        </w:tc>
        <w:tc>
          <w:tcPr/>
          <w:p w:rsidR="00000000" w:rsidDel="00000000" w:rsidP="00000000" w:rsidRDefault="00000000" w:rsidRPr="00000000" w14:paraId="00000671">
            <w:pPr>
              <w:rPr/>
            </w:pPr>
            <w:r w:rsidDel="00000000" w:rsidR="00000000" w:rsidRPr="00000000">
              <w:rPr>
                <w:rtl w:val="0"/>
              </w:rPr>
              <w:t xml:space="preserve">Array met N meetresultaten </w:t>
            </w:r>
          </w:p>
        </w:tc>
      </w:tr>
    </w:tbl>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pStyle w:val="Heading3"/>
        <w:numPr>
          <w:ilvl w:val="2"/>
          <w:numId w:val="2"/>
        </w:numPr>
        <w:rPr>
          <w:rFonts w:ascii="Arial" w:cs="Arial" w:eastAsia="Arial" w:hAnsi="Arial"/>
          <w:b w:val="1"/>
        </w:rPr>
      </w:pPr>
      <w:bookmarkStart w:colFirst="0" w:colLast="0" w:name="_heading=h.fwdzjzqeaehg" w:id="37"/>
      <w:bookmarkEnd w:id="37"/>
      <w:r w:rsidDel="00000000" w:rsidR="00000000" w:rsidRPr="00000000">
        <w:rPr>
          <w:rtl w:val="0"/>
        </w:rPr>
        <w:t xml:space="preserve">13d/0x0D - START_AUDIO_ADC_CONVERSION</w:t>
        <w:tab/>
      </w:r>
    </w:p>
    <w:p w:rsidR="00000000" w:rsidDel="00000000" w:rsidP="00000000" w:rsidRDefault="00000000" w:rsidRPr="00000000" w14:paraId="00000675">
      <w:pPr>
        <w:rPr/>
      </w:pPr>
      <w:r w:rsidDel="00000000" w:rsidR="00000000" w:rsidRPr="00000000">
        <w:rPr>
          <w:rtl w:val="0"/>
        </w:rPr>
        <w:t xml:space="preserve">Start een Audio ADC conversie en een FFT berekening</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b w:val="1"/>
        </w:rPr>
      </w:pPr>
      <w:r w:rsidDel="00000000" w:rsidR="00000000" w:rsidRPr="00000000">
        <w:rPr>
          <w:b w:val="1"/>
          <w:rtl w:val="0"/>
        </w:rPr>
        <w:t xml:space="preserve">Opdracht:</w:t>
      </w:r>
    </w:p>
    <w:tbl>
      <w:tblPr>
        <w:tblStyle w:val="Table66"/>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678">
            <w:pPr>
              <w:rPr>
                <w:b w:val="1"/>
              </w:rPr>
            </w:pPr>
            <w:r w:rsidDel="00000000" w:rsidR="00000000" w:rsidRPr="00000000">
              <w:rPr>
                <w:b w:val="1"/>
                <w:rtl w:val="0"/>
              </w:rPr>
              <w:t xml:space="preserve">Veld</w:t>
            </w:r>
          </w:p>
        </w:tc>
        <w:tc>
          <w:tcPr/>
          <w:p w:rsidR="00000000" w:rsidDel="00000000" w:rsidP="00000000" w:rsidRDefault="00000000" w:rsidRPr="00000000" w14:paraId="00000679">
            <w:pPr>
              <w:rPr>
                <w:b w:val="1"/>
              </w:rPr>
            </w:pPr>
            <w:r w:rsidDel="00000000" w:rsidR="00000000" w:rsidRPr="00000000">
              <w:rPr>
                <w:b w:val="1"/>
                <w:rtl w:val="0"/>
              </w:rPr>
              <w:t xml:space="preserve">Grote</w:t>
            </w:r>
          </w:p>
        </w:tc>
        <w:tc>
          <w:tcPr/>
          <w:p w:rsidR="00000000" w:rsidDel="00000000" w:rsidP="00000000" w:rsidRDefault="00000000" w:rsidRPr="00000000" w14:paraId="0000067A">
            <w:pPr>
              <w:rPr>
                <w:b w:val="1"/>
              </w:rPr>
            </w:pPr>
            <w:r w:rsidDel="00000000" w:rsidR="00000000" w:rsidRPr="00000000">
              <w:rPr>
                <w:b w:val="1"/>
                <w:rtl w:val="0"/>
              </w:rPr>
              <w:t xml:space="preserve">Waarde</w:t>
            </w:r>
          </w:p>
        </w:tc>
        <w:tc>
          <w:tcPr/>
          <w:p w:rsidR="00000000" w:rsidDel="00000000" w:rsidP="00000000" w:rsidRDefault="00000000" w:rsidRPr="00000000" w14:paraId="0000067B">
            <w:pPr>
              <w:rPr>
                <w:b w:val="1"/>
              </w:rPr>
            </w:pPr>
            <w:r w:rsidDel="00000000" w:rsidR="00000000" w:rsidRPr="00000000">
              <w:rPr>
                <w:b w:val="1"/>
                <w:rtl w:val="0"/>
              </w:rPr>
              <w:t xml:space="preserve">Omschrijving</w:t>
            </w:r>
          </w:p>
        </w:tc>
      </w:tr>
      <w:tr>
        <w:tc>
          <w:tcPr/>
          <w:p w:rsidR="00000000" w:rsidDel="00000000" w:rsidP="00000000" w:rsidRDefault="00000000" w:rsidRPr="00000000" w14:paraId="0000067C">
            <w:pPr>
              <w:rPr/>
            </w:pPr>
            <w:r w:rsidDel="00000000" w:rsidR="00000000" w:rsidRPr="00000000">
              <w:rPr>
                <w:rtl w:val="0"/>
              </w:rPr>
              <w:t xml:space="preserve">START_AUDIO_ADC_CONVERSION</w:t>
            </w:r>
          </w:p>
        </w:tc>
        <w:tc>
          <w:tcPr/>
          <w:p w:rsidR="00000000" w:rsidDel="00000000" w:rsidP="00000000" w:rsidRDefault="00000000" w:rsidRPr="00000000" w14:paraId="0000067D">
            <w:pPr>
              <w:rPr/>
            </w:pPr>
            <w:r w:rsidDel="00000000" w:rsidR="00000000" w:rsidRPr="00000000">
              <w:rPr>
                <w:rtl w:val="0"/>
              </w:rPr>
              <w:t xml:space="preserve">Uint8_t</w:t>
            </w:r>
          </w:p>
        </w:tc>
        <w:tc>
          <w:tcPr/>
          <w:p w:rsidR="00000000" w:rsidDel="00000000" w:rsidP="00000000" w:rsidRDefault="00000000" w:rsidRPr="00000000" w14:paraId="0000067E">
            <w:pPr>
              <w:rPr/>
            </w:pPr>
            <w:r w:rsidDel="00000000" w:rsidR="00000000" w:rsidRPr="00000000">
              <w:rPr>
                <w:rtl w:val="0"/>
              </w:rPr>
              <w:t xml:space="preserve">0x0D</w:t>
            </w:r>
          </w:p>
        </w:tc>
        <w:tc>
          <w:tcPr/>
          <w:p w:rsidR="00000000" w:rsidDel="00000000" w:rsidP="00000000" w:rsidRDefault="00000000" w:rsidRPr="00000000" w14:paraId="0000067F">
            <w:pPr>
              <w:rPr/>
            </w:pPr>
            <w:r w:rsidDel="00000000" w:rsidR="00000000" w:rsidRPr="00000000">
              <w:rPr>
                <w:rtl w:val="0"/>
              </w:rPr>
              <w:t xml:space="preserve">START_AUDIO_ADC_CONVERSION opdracht ID</w:t>
            </w:r>
          </w:p>
        </w:tc>
      </w:tr>
    </w:tbl>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b w:val="1"/>
        </w:rPr>
      </w:pPr>
      <w:r w:rsidDel="00000000" w:rsidR="00000000" w:rsidRPr="00000000">
        <w:rPr>
          <w:b w:val="1"/>
          <w:rtl w:val="0"/>
        </w:rPr>
        <w:t xml:space="preserve">Antwoord:</w:t>
      </w:r>
    </w:p>
    <w:p w:rsidR="00000000" w:rsidDel="00000000" w:rsidP="00000000" w:rsidRDefault="00000000" w:rsidRPr="00000000" w14:paraId="00000682">
      <w:pPr>
        <w:rPr/>
      </w:pPr>
      <w:r w:rsidDel="00000000" w:rsidR="00000000" w:rsidRPr="00000000">
        <w:rPr>
          <w:rtl w:val="0"/>
        </w:rPr>
      </w:r>
    </w:p>
    <w:tbl>
      <w:tblPr>
        <w:tblStyle w:val="Table67"/>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683">
            <w:pPr>
              <w:rPr>
                <w:b w:val="1"/>
              </w:rPr>
            </w:pPr>
            <w:r w:rsidDel="00000000" w:rsidR="00000000" w:rsidRPr="00000000">
              <w:rPr>
                <w:b w:val="1"/>
                <w:rtl w:val="0"/>
              </w:rPr>
              <w:t xml:space="preserve">Veld</w:t>
            </w:r>
          </w:p>
        </w:tc>
        <w:tc>
          <w:tcPr/>
          <w:p w:rsidR="00000000" w:rsidDel="00000000" w:rsidP="00000000" w:rsidRDefault="00000000" w:rsidRPr="00000000" w14:paraId="00000684">
            <w:pPr>
              <w:rPr>
                <w:b w:val="1"/>
              </w:rPr>
            </w:pPr>
            <w:r w:rsidDel="00000000" w:rsidR="00000000" w:rsidRPr="00000000">
              <w:rPr>
                <w:b w:val="1"/>
                <w:rtl w:val="0"/>
              </w:rPr>
              <w:t xml:space="preserve">Grote</w:t>
            </w:r>
          </w:p>
        </w:tc>
        <w:tc>
          <w:tcPr/>
          <w:p w:rsidR="00000000" w:rsidDel="00000000" w:rsidP="00000000" w:rsidRDefault="00000000" w:rsidRPr="00000000" w14:paraId="00000685">
            <w:pPr>
              <w:rPr>
                <w:b w:val="1"/>
              </w:rPr>
            </w:pPr>
            <w:r w:rsidDel="00000000" w:rsidR="00000000" w:rsidRPr="00000000">
              <w:rPr>
                <w:b w:val="1"/>
                <w:rtl w:val="0"/>
              </w:rPr>
              <w:t xml:space="preserve">Waarde</w:t>
            </w:r>
          </w:p>
        </w:tc>
        <w:tc>
          <w:tcPr/>
          <w:p w:rsidR="00000000" w:rsidDel="00000000" w:rsidP="00000000" w:rsidRDefault="00000000" w:rsidRPr="00000000" w14:paraId="00000686">
            <w:pPr>
              <w:rPr>
                <w:b w:val="1"/>
              </w:rPr>
            </w:pPr>
            <w:r w:rsidDel="00000000" w:rsidR="00000000" w:rsidRPr="00000000">
              <w:rPr>
                <w:b w:val="1"/>
                <w:rtl w:val="0"/>
              </w:rPr>
              <w:t xml:space="preserve">Omschrijving</w:t>
            </w:r>
          </w:p>
        </w:tc>
      </w:tr>
      <w:tr>
        <w:tc>
          <w:tcPr/>
          <w:p w:rsidR="00000000" w:rsidDel="00000000" w:rsidP="00000000" w:rsidRDefault="00000000" w:rsidRPr="00000000" w14:paraId="00000687">
            <w:pPr>
              <w:rPr/>
            </w:pPr>
            <w:r w:rsidDel="00000000" w:rsidR="00000000" w:rsidRPr="00000000">
              <w:rPr>
                <w:rtl w:val="0"/>
              </w:rPr>
              <w:t xml:space="preserve">READ_AUDIO_ADC_CONVERSION</w:t>
            </w:r>
          </w:p>
        </w:tc>
        <w:tc>
          <w:tcPr/>
          <w:p w:rsidR="00000000" w:rsidDel="00000000" w:rsidP="00000000" w:rsidRDefault="00000000" w:rsidRPr="00000000" w14:paraId="00000688">
            <w:pPr>
              <w:rPr/>
            </w:pPr>
            <w:r w:rsidDel="00000000" w:rsidR="00000000" w:rsidRPr="00000000">
              <w:rPr>
                <w:rtl w:val="0"/>
              </w:rPr>
              <w:t xml:space="preserve">Uint8_t</w:t>
            </w:r>
          </w:p>
        </w:tc>
        <w:tc>
          <w:tcPr/>
          <w:p w:rsidR="00000000" w:rsidDel="00000000" w:rsidP="00000000" w:rsidRDefault="00000000" w:rsidRPr="00000000" w14:paraId="00000689">
            <w:pPr>
              <w:rPr/>
            </w:pPr>
            <w:r w:rsidDel="00000000" w:rsidR="00000000" w:rsidRPr="00000000">
              <w:rPr>
                <w:rtl w:val="0"/>
              </w:rPr>
              <w:t xml:space="preserve">0x0C</w:t>
            </w:r>
          </w:p>
        </w:tc>
        <w:tc>
          <w:tcPr/>
          <w:p w:rsidR="00000000" w:rsidDel="00000000" w:rsidP="00000000" w:rsidRDefault="00000000" w:rsidRPr="00000000" w14:paraId="0000068A">
            <w:pPr>
              <w:rPr/>
            </w:pPr>
            <w:r w:rsidDel="00000000" w:rsidR="00000000" w:rsidRPr="00000000">
              <w:rPr>
                <w:rtl w:val="0"/>
              </w:rPr>
              <w:t xml:space="preserve">READ_AUDIO_ADC_CONVERSION</w:t>
            </w:r>
          </w:p>
        </w:tc>
      </w:tr>
      <w:tr>
        <w:tc>
          <w:tcPr/>
          <w:p w:rsidR="00000000" w:rsidDel="00000000" w:rsidP="00000000" w:rsidRDefault="00000000" w:rsidRPr="00000000" w14:paraId="0000068B">
            <w:pPr>
              <w:rPr/>
            </w:pPr>
            <w:r w:rsidDel="00000000" w:rsidR="00000000" w:rsidRPr="00000000">
              <w:rPr>
                <w:rtl w:val="0"/>
              </w:rPr>
              <w:t xml:space="preserve">Aantal bins N</w:t>
            </w:r>
          </w:p>
        </w:tc>
        <w:tc>
          <w:tcPr/>
          <w:p w:rsidR="00000000" w:rsidDel="00000000" w:rsidP="00000000" w:rsidRDefault="00000000" w:rsidRPr="00000000" w14:paraId="0000068C">
            <w:pPr>
              <w:rPr/>
            </w:pPr>
            <w:r w:rsidDel="00000000" w:rsidR="00000000" w:rsidRPr="00000000">
              <w:rPr>
                <w:rtl w:val="0"/>
              </w:rPr>
              <w:t xml:space="preserve">uint8_t</w:t>
            </w:r>
          </w:p>
        </w:tc>
        <w:tc>
          <w:tcPr/>
          <w:p w:rsidR="00000000" w:rsidDel="00000000" w:rsidP="00000000" w:rsidRDefault="00000000" w:rsidRPr="00000000" w14:paraId="0000068D">
            <w:pPr>
              <w:rPr/>
            </w:pPr>
            <w:r w:rsidDel="00000000" w:rsidR="00000000" w:rsidRPr="00000000">
              <w:rPr>
                <w:rtl w:val="0"/>
              </w:rPr>
              <w:t xml:space="preserve">0-12</w:t>
            </w:r>
          </w:p>
        </w:tc>
        <w:tc>
          <w:tcPr/>
          <w:p w:rsidR="00000000" w:rsidDel="00000000" w:rsidP="00000000" w:rsidRDefault="00000000" w:rsidRPr="00000000" w14:paraId="0000068E">
            <w:pPr>
              <w:rPr/>
            </w:pPr>
            <w:r w:rsidDel="00000000" w:rsidR="00000000" w:rsidRPr="00000000">
              <w:rPr>
                <w:rtl w:val="0"/>
              </w:rPr>
              <w:t xml:space="preserve">Aantal meetresultaten</w:t>
            </w:r>
          </w:p>
        </w:tc>
      </w:tr>
      <w:tr>
        <w:tc>
          <w:tcPr/>
          <w:p w:rsidR="00000000" w:rsidDel="00000000" w:rsidP="00000000" w:rsidRDefault="00000000" w:rsidRPr="00000000" w14:paraId="0000068F">
            <w:pPr>
              <w:rPr/>
            </w:pPr>
            <w:r w:rsidDel="00000000" w:rsidR="00000000" w:rsidRPr="00000000">
              <w:rPr>
                <w:rtl w:val="0"/>
              </w:rPr>
              <w:t xml:space="preserve">Start bin</w:t>
            </w:r>
          </w:p>
        </w:tc>
        <w:tc>
          <w:tcPr/>
          <w:p w:rsidR="00000000" w:rsidDel="00000000" w:rsidP="00000000" w:rsidRDefault="00000000" w:rsidRPr="00000000" w14:paraId="00000690">
            <w:pPr>
              <w:rPr/>
            </w:pPr>
            <w:r w:rsidDel="00000000" w:rsidR="00000000" w:rsidRPr="00000000">
              <w:rPr>
                <w:rtl w:val="0"/>
              </w:rPr>
              <w:t xml:space="preserve">uint8_t</w:t>
            </w:r>
          </w:p>
        </w:tc>
        <w:tc>
          <w:tcPr/>
          <w:p w:rsidR="00000000" w:rsidDel="00000000" w:rsidP="00000000" w:rsidRDefault="00000000" w:rsidRPr="00000000" w14:paraId="00000691">
            <w:pPr>
              <w:rPr/>
            </w:pPr>
            <w:r w:rsidDel="00000000" w:rsidR="00000000" w:rsidRPr="00000000">
              <w:rPr>
                <w:rtl w:val="0"/>
              </w:rPr>
              <w:t xml:space="preserve">0-255</w:t>
            </w:r>
          </w:p>
        </w:tc>
        <w:tc>
          <w:tcPr/>
          <w:p w:rsidR="00000000" w:rsidDel="00000000" w:rsidP="00000000" w:rsidRDefault="00000000" w:rsidRPr="00000000" w14:paraId="00000692">
            <w:pPr>
              <w:rPr/>
            </w:pPr>
            <w:r w:rsidDel="00000000" w:rsidR="00000000" w:rsidRPr="00000000">
              <w:rPr>
                <w:rtl w:val="0"/>
              </w:rPr>
              <w:t xml:space="preserve">Start bin maal 2</w:t>
            </w:r>
          </w:p>
        </w:tc>
      </w:tr>
      <w:tr>
        <w:tc>
          <w:tcPr/>
          <w:p w:rsidR="00000000" w:rsidDel="00000000" w:rsidP="00000000" w:rsidRDefault="00000000" w:rsidRPr="00000000" w14:paraId="00000693">
            <w:pPr>
              <w:rPr/>
            </w:pPr>
            <w:r w:rsidDel="00000000" w:rsidR="00000000" w:rsidRPr="00000000">
              <w:rPr>
                <w:rtl w:val="0"/>
              </w:rPr>
              <w:t xml:space="preserve">Stop bin</w:t>
            </w:r>
          </w:p>
        </w:tc>
        <w:tc>
          <w:tcPr/>
          <w:p w:rsidR="00000000" w:rsidDel="00000000" w:rsidP="00000000" w:rsidRDefault="00000000" w:rsidRPr="00000000" w14:paraId="00000694">
            <w:pPr>
              <w:rPr/>
            </w:pPr>
            <w:r w:rsidDel="00000000" w:rsidR="00000000" w:rsidRPr="00000000">
              <w:rPr>
                <w:rtl w:val="0"/>
              </w:rPr>
              <w:t xml:space="preserve">int8_t</w:t>
            </w:r>
          </w:p>
        </w:tc>
        <w:tc>
          <w:tcPr/>
          <w:p w:rsidR="00000000" w:rsidDel="00000000" w:rsidP="00000000" w:rsidRDefault="00000000" w:rsidRPr="00000000" w14:paraId="00000695">
            <w:pPr>
              <w:rPr/>
            </w:pPr>
            <w:r w:rsidDel="00000000" w:rsidR="00000000" w:rsidRPr="00000000">
              <w:rPr>
                <w:rtl w:val="0"/>
              </w:rPr>
              <w:t xml:space="preserve">0-255</w:t>
            </w:r>
          </w:p>
        </w:tc>
        <w:tc>
          <w:tcPr/>
          <w:p w:rsidR="00000000" w:rsidDel="00000000" w:rsidP="00000000" w:rsidRDefault="00000000" w:rsidRPr="00000000" w14:paraId="00000696">
            <w:pPr>
              <w:rPr/>
            </w:pPr>
            <w:r w:rsidDel="00000000" w:rsidR="00000000" w:rsidRPr="00000000">
              <w:rPr>
                <w:rtl w:val="0"/>
              </w:rPr>
              <w:t xml:space="preserve">Stop Bin maal 2</w:t>
            </w:r>
          </w:p>
        </w:tc>
      </w:tr>
      <w:tr>
        <w:tc>
          <w:tcPr/>
          <w:p w:rsidR="00000000" w:rsidDel="00000000" w:rsidP="00000000" w:rsidRDefault="00000000" w:rsidRPr="00000000" w14:paraId="00000697">
            <w:pPr>
              <w:rPr/>
            </w:pPr>
            <w:r w:rsidDel="00000000" w:rsidR="00000000" w:rsidRPr="00000000">
              <w:rPr>
                <w:rtl w:val="0"/>
              </w:rPr>
              <w:t xml:space="preserve">Meetresultaten[N]</w:t>
            </w:r>
          </w:p>
        </w:tc>
        <w:tc>
          <w:tcPr/>
          <w:p w:rsidR="00000000" w:rsidDel="00000000" w:rsidP="00000000" w:rsidRDefault="00000000" w:rsidRPr="00000000" w14:paraId="00000698">
            <w:pPr>
              <w:rPr/>
            </w:pPr>
            <w:r w:rsidDel="00000000" w:rsidR="00000000" w:rsidRPr="00000000">
              <w:rPr>
                <w:rtl w:val="0"/>
              </w:rPr>
              <w:t xml:space="preserve">uint16_t[N]</w:t>
            </w:r>
          </w:p>
        </w:tc>
        <w:tc>
          <w:tcPr/>
          <w:p w:rsidR="00000000" w:rsidDel="00000000" w:rsidP="00000000" w:rsidRDefault="00000000" w:rsidRPr="00000000" w14:paraId="00000699">
            <w:pPr>
              <w:rPr/>
            </w:pPr>
            <w:r w:rsidDel="00000000" w:rsidR="00000000" w:rsidRPr="00000000">
              <w:rPr>
                <w:rtl w:val="0"/>
              </w:rPr>
              <w:t xml:space="preserve">0 - 65535</w:t>
            </w:r>
          </w:p>
        </w:tc>
        <w:tc>
          <w:tcPr/>
          <w:p w:rsidR="00000000" w:rsidDel="00000000" w:rsidP="00000000" w:rsidRDefault="00000000" w:rsidRPr="00000000" w14:paraId="0000069A">
            <w:pPr>
              <w:rPr/>
            </w:pPr>
            <w:r w:rsidDel="00000000" w:rsidR="00000000" w:rsidRPr="00000000">
              <w:rPr>
                <w:rtl w:val="0"/>
              </w:rPr>
              <w:t xml:space="preserve">Array met N meetresultaten </w:t>
            </w:r>
          </w:p>
        </w:tc>
      </w:tr>
    </w:tbl>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b w:val="1"/>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b w:val="1"/>
        </w:rPr>
      </w:pPr>
      <w:r w:rsidDel="00000000" w:rsidR="00000000" w:rsidRPr="00000000">
        <w:rPr>
          <w:b w:val="1"/>
          <w:rtl w:val="0"/>
        </w:rPr>
        <w:t xml:space="preserve">Voorbeeld 1:</w:t>
      </w:r>
    </w:p>
    <w:tbl>
      <w:tblPr>
        <w:tblStyle w:val="Table68"/>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69F">
            <w:pPr>
              <w:rPr>
                <w:b w:val="1"/>
              </w:rPr>
            </w:pPr>
            <w:r w:rsidDel="00000000" w:rsidR="00000000" w:rsidRPr="00000000">
              <w:rPr>
                <w:rtl w:val="0"/>
              </w:rPr>
            </w:r>
          </w:p>
        </w:tc>
        <w:tc>
          <w:tcPr/>
          <w:p w:rsidR="00000000" w:rsidDel="00000000" w:rsidP="00000000" w:rsidRDefault="00000000" w:rsidRPr="00000000" w14:paraId="000006A0">
            <w:pPr>
              <w:rPr>
                <w:b w:val="1"/>
              </w:rPr>
            </w:pPr>
            <w:r w:rsidDel="00000000" w:rsidR="00000000" w:rsidRPr="00000000">
              <w:rPr>
                <w:b w:val="1"/>
                <w:rtl w:val="0"/>
              </w:rPr>
              <w:t xml:space="preserve">Hex bericht</w:t>
            </w:r>
          </w:p>
        </w:tc>
        <w:tc>
          <w:tcPr/>
          <w:p w:rsidR="00000000" w:rsidDel="00000000" w:rsidP="00000000" w:rsidRDefault="00000000" w:rsidRPr="00000000" w14:paraId="000006A1">
            <w:pPr>
              <w:rPr>
                <w:b w:val="1"/>
              </w:rPr>
            </w:pPr>
            <w:r w:rsidDel="00000000" w:rsidR="00000000" w:rsidRPr="00000000">
              <w:rPr>
                <w:b w:val="1"/>
                <w:rtl w:val="0"/>
              </w:rPr>
              <w:t xml:space="preserve">Inhoud</w:t>
            </w:r>
          </w:p>
        </w:tc>
      </w:tr>
      <w:tr>
        <w:tc>
          <w:tcPr/>
          <w:p w:rsidR="00000000" w:rsidDel="00000000" w:rsidP="00000000" w:rsidRDefault="00000000" w:rsidRPr="00000000" w14:paraId="000006A2">
            <w:pPr>
              <w:rPr>
                <w:b w:val="1"/>
              </w:rPr>
            </w:pPr>
            <w:r w:rsidDel="00000000" w:rsidR="00000000" w:rsidRPr="00000000">
              <w:rPr>
                <w:b w:val="1"/>
                <w:rtl w:val="0"/>
              </w:rPr>
              <w:t xml:space="preserve">Opdracht</w:t>
            </w:r>
          </w:p>
        </w:tc>
        <w:tc>
          <w:tcPr/>
          <w:p w:rsidR="00000000" w:rsidDel="00000000" w:rsidP="00000000" w:rsidRDefault="00000000" w:rsidRPr="00000000" w14:paraId="000006A3">
            <w:pPr>
              <w:rPr/>
            </w:pPr>
            <w:r w:rsidDel="00000000" w:rsidR="00000000" w:rsidRPr="00000000">
              <w:rPr>
                <w:rtl w:val="0"/>
              </w:rPr>
              <w:t xml:space="preserve">0x0C</w:t>
            </w:r>
          </w:p>
        </w:tc>
        <w:tc>
          <w:tcPr/>
          <w:p w:rsidR="00000000" w:rsidDel="00000000" w:rsidP="00000000" w:rsidRDefault="00000000" w:rsidRPr="00000000" w14:paraId="000006A4">
            <w:pPr>
              <w:rPr/>
            </w:pPr>
            <w:r w:rsidDel="00000000" w:rsidR="00000000" w:rsidRPr="00000000">
              <w:rPr>
                <w:rtl w:val="0"/>
              </w:rPr>
            </w:r>
          </w:p>
        </w:tc>
      </w:tr>
      <w:tr>
        <w:tc>
          <w:tcPr/>
          <w:p w:rsidR="00000000" w:rsidDel="00000000" w:rsidP="00000000" w:rsidRDefault="00000000" w:rsidRPr="00000000" w14:paraId="000006A5">
            <w:pPr>
              <w:rPr>
                <w:b w:val="1"/>
              </w:rPr>
            </w:pPr>
            <w:r w:rsidDel="00000000" w:rsidR="00000000" w:rsidRPr="00000000">
              <w:rPr>
                <w:b w:val="1"/>
                <w:rtl w:val="0"/>
              </w:rPr>
              <w:t xml:space="preserve">Antwoord</w:t>
            </w:r>
          </w:p>
        </w:tc>
        <w:tc>
          <w:tcPr/>
          <w:p w:rsidR="00000000" w:rsidDel="00000000" w:rsidP="00000000" w:rsidRDefault="00000000" w:rsidRPr="00000000" w14:paraId="000006A6">
            <w:pPr>
              <w:rPr/>
            </w:pPr>
            <w:r w:rsidDel="00000000" w:rsidR="00000000" w:rsidRPr="00000000">
              <w:rPr>
                <w:rtl w:val="0"/>
              </w:rPr>
              <w:t xml:space="preserve">0x0C0A00FF012B008A004B0020001C0013001100130013000D</w:t>
            </w:r>
          </w:p>
        </w:tc>
        <w:tc>
          <w:tcPr/>
          <w:p w:rsidR="00000000" w:rsidDel="00000000" w:rsidP="00000000" w:rsidRDefault="00000000" w:rsidRPr="00000000" w14:paraId="000006A7">
            <w:pPr>
              <w:rPr/>
            </w:pPr>
            <w:r w:rsidDel="00000000" w:rsidR="00000000" w:rsidRPr="00000000">
              <w:rPr>
                <w:rtl w:val="0"/>
              </w:rPr>
              <w:t xml:space="preserve">TLV FFT[10:0:255]</w:t>
            </w:r>
          </w:p>
          <w:p w:rsidR="00000000" w:rsidDel="00000000" w:rsidP="00000000" w:rsidRDefault="00000000" w:rsidRPr="00000000" w14:paraId="000006A8">
            <w:pPr>
              <w:rPr/>
            </w:pPr>
            <w:r w:rsidDel="00000000" w:rsidR="00000000" w:rsidRPr="00000000">
              <w:rPr>
                <w:rtl w:val="0"/>
              </w:rPr>
              <w:t xml:space="preserve">    0.0 Hz = 299,</w:t>
            </w:r>
          </w:p>
          <w:p w:rsidR="00000000" w:rsidDel="00000000" w:rsidP="00000000" w:rsidRDefault="00000000" w:rsidRPr="00000000" w14:paraId="000006A9">
            <w:pPr>
              <w:rPr/>
            </w:pPr>
            <w:r w:rsidDel="00000000" w:rsidR="00000000" w:rsidRPr="00000000">
              <w:rPr>
                <w:rtl w:val="0"/>
              </w:rPr>
              <w:t xml:space="preserve">203.2 Hz = 138,</w:t>
            </w:r>
          </w:p>
          <w:p w:rsidR="00000000" w:rsidDel="00000000" w:rsidP="00000000" w:rsidRDefault="00000000" w:rsidRPr="00000000" w14:paraId="000006AA">
            <w:pPr>
              <w:rPr/>
            </w:pPr>
            <w:r w:rsidDel="00000000" w:rsidR="00000000" w:rsidRPr="00000000">
              <w:rPr>
                <w:rtl w:val="0"/>
              </w:rPr>
              <w:t xml:space="preserve">406.4 Hz = 75,</w:t>
            </w:r>
          </w:p>
          <w:p w:rsidR="00000000" w:rsidDel="00000000" w:rsidP="00000000" w:rsidRDefault="00000000" w:rsidRPr="00000000" w14:paraId="000006AB">
            <w:pPr>
              <w:rPr/>
            </w:pPr>
            <w:r w:rsidDel="00000000" w:rsidR="00000000" w:rsidRPr="00000000">
              <w:rPr>
                <w:rtl w:val="0"/>
              </w:rPr>
              <w:t xml:space="preserve">609.6 Hz = 32,</w:t>
            </w:r>
          </w:p>
          <w:p w:rsidR="00000000" w:rsidDel="00000000" w:rsidP="00000000" w:rsidRDefault="00000000" w:rsidRPr="00000000" w14:paraId="000006AC">
            <w:pPr>
              <w:rPr/>
            </w:pPr>
            <w:r w:rsidDel="00000000" w:rsidR="00000000" w:rsidRPr="00000000">
              <w:rPr>
                <w:rtl w:val="0"/>
              </w:rPr>
              <w:t xml:space="preserve">812.8 Hz = 28,</w:t>
            </w:r>
          </w:p>
          <w:p w:rsidR="00000000" w:rsidDel="00000000" w:rsidP="00000000" w:rsidRDefault="00000000" w:rsidRPr="00000000" w14:paraId="000006AD">
            <w:pPr>
              <w:rPr/>
            </w:pPr>
            <w:r w:rsidDel="00000000" w:rsidR="00000000" w:rsidRPr="00000000">
              <w:rPr>
                <w:rtl w:val="0"/>
              </w:rPr>
              <w:t xml:space="preserve">1016.0 Hz = 19,</w:t>
            </w:r>
          </w:p>
          <w:p w:rsidR="00000000" w:rsidDel="00000000" w:rsidP="00000000" w:rsidRDefault="00000000" w:rsidRPr="00000000" w14:paraId="000006AE">
            <w:pPr>
              <w:rPr/>
            </w:pPr>
            <w:r w:rsidDel="00000000" w:rsidR="00000000" w:rsidRPr="00000000">
              <w:rPr>
                <w:rtl w:val="0"/>
              </w:rPr>
              <w:t xml:space="preserve">1219.2 Hz = 17,</w:t>
            </w:r>
          </w:p>
          <w:p w:rsidR="00000000" w:rsidDel="00000000" w:rsidP="00000000" w:rsidRDefault="00000000" w:rsidRPr="00000000" w14:paraId="000006AF">
            <w:pPr>
              <w:rPr/>
            </w:pPr>
            <w:r w:rsidDel="00000000" w:rsidR="00000000" w:rsidRPr="00000000">
              <w:rPr>
                <w:rtl w:val="0"/>
              </w:rPr>
              <w:t xml:space="preserve">1422.4 Hz = 19,</w:t>
            </w:r>
          </w:p>
          <w:p w:rsidR="00000000" w:rsidDel="00000000" w:rsidP="00000000" w:rsidRDefault="00000000" w:rsidRPr="00000000" w14:paraId="000006B0">
            <w:pPr>
              <w:rPr/>
            </w:pPr>
            <w:r w:rsidDel="00000000" w:rsidR="00000000" w:rsidRPr="00000000">
              <w:rPr>
                <w:rtl w:val="0"/>
              </w:rPr>
              <w:t xml:space="preserve">1625.7 Hz = 19,</w:t>
            </w:r>
          </w:p>
          <w:p w:rsidR="00000000" w:rsidDel="00000000" w:rsidP="00000000" w:rsidRDefault="00000000" w:rsidRPr="00000000" w14:paraId="000006B1">
            <w:pPr>
              <w:rPr/>
            </w:pPr>
            <w:r w:rsidDel="00000000" w:rsidR="00000000" w:rsidRPr="00000000">
              <w:rPr>
                <w:rtl w:val="0"/>
              </w:rPr>
              <w:t xml:space="preserve">1828.9 Hz = 13</w:t>
            </w:r>
          </w:p>
          <w:p w:rsidR="00000000" w:rsidDel="00000000" w:rsidP="00000000" w:rsidRDefault="00000000" w:rsidRPr="00000000" w14:paraId="000006B2">
            <w:pPr>
              <w:rPr/>
            </w:pPr>
            <w:r w:rsidDel="00000000" w:rsidR="00000000" w:rsidRPr="00000000">
              <w:rPr>
                <w:rtl w:val="0"/>
              </w:rPr>
            </w:r>
          </w:p>
        </w:tc>
      </w:tr>
    </w:tbl>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tbl>
      <w:tblPr>
        <w:tblStyle w:val="Table69"/>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305"/>
        <w:gridCol w:w="1185"/>
        <w:gridCol w:w="4245"/>
        <w:tblGridChange w:id="0">
          <w:tblGrid>
            <w:gridCol w:w="3495"/>
            <w:gridCol w:w="1305"/>
            <w:gridCol w:w="1185"/>
            <w:gridCol w:w="4245"/>
          </w:tblGrid>
        </w:tblGridChange>
      </w:tblGrid>
      <w:tr>
        <w:tc>
          <w:tcPr/>
          <w:p w:rsidR="00000000" w:rsidDel="00000000" w:rsidP="00000000" w:rsidRDefault="00000000" w:rsidRPr="00000000" w14:paraId="000006B6">
            <w:pPr>
              <w:rPr>
                <w:b w:val="1"/>
              </w:rPr>
            </w:pPr>
            <w:r w:rsidDel="00000000" w:rsidR="00000000" w:rsidRPr="00000000">
              <w:rPr>
                <w:b w:val="1"/>
                <w:rtl w:val="0"/>
              </w:rPr>
              <w:t xml:space="preserve">Veld</w:t>
            </w:r>
          </w:p>
        </w:tc>
        <w:tc>
          <w:tcPr/>
          <w:p w:rsidR="00000000" w:rsidDel="00000000" w:rsidP="00000000" w:rsidRDefault="00000000" w:rsidRPr="00000000" w14:paraId="000006B7">
            <w:pPr>
              <w:rPr>
                <w:b w:val="1"/>
              </w:rPr>
            </w:pPr>
            <w:r w:rsidDel="00000000" w:rsidR="00000000" w:rsidRPr="00000000">
              <w:rPr>
                <w:b w:val="1"/>
                <w:rtl w:val="0"/>
              </w:rPr>
              <w:t xml:space="preserve">Grote</w:t>
            </w:r>
          </w:p>
        </w:tc>
        <w:tc>
          <w:tcPr/>
          <w:p w:rsidR="00000000" w:rsidDel="00000000" w:rsidP="00000000" w:rsidRDefault="00000000" w:rsidRPr="00000000" w14:paraId="000006B8">
            <w:pPr>
              <w:rPr>
                <w:b w:val="1"/>
              </w:rPr>
            </w:pPr>
            <w:r w:rsidDel="00000000" w:rsidR="00000000" w:rsidRPr="00000000">
              <w:rPr>
                <w:b w:val="1"/>
                <w:rtl w:val="0"/>
              </w:rPr>
              <w:t xml:space="preserve">Waarde</w:t>
            </w:r>
          </w:p>
        </w:tc>
        <w:tc>
          <w:tcPr/>
          <w:p w:rsidR="00000000" w:rsidDel="00000000" w:rsidP="00000000" w:rsidRDefault="00000000" w:rsidRPr="00000000" w14:paraId="000006B9">
            <w:pPr>
              <w:rPr>
                <w:b w:val="1"/>
              </w:rPr>
            </w:pPr>
            <w:r w:rsidDel="00000000" w:rsidR="00000000" w:rsidRPr="00000000">
              <w:rPr>
                <w:b w:val="1"/>
                <w:rtl w:val="0"/>
              </w:rPr>
              <w:t xml:space="preserve">Omschrijving</w:t>
            </w:r>
          </w:p>
        </w:tc>
      </w:tr>
      <w:tr>
        <w:tc>
          <w:tcPr/>
          <w:p w:rsidR="00000000" w:rsidDel="00000000" w:rsidP="00000000" w:rsidRDefault="00000000" w:rsidRPr="00000000" w14:paraId="000006BA">
            <w:pPr>
              <w:rPr/>
            </w:pPr>
            <w:r w:rsidDel="00000000" w:rsidR="00000000" w:rsidRPr="00000000">
              <w:rPr>
                <w:rtl w:val="0"/>
              </w:rPr>
              <w:t xml:space="preserve">READ_AUDIO_ADC_CONVERSION</w:t>
            </w:r>
          </w:p>
        </w:tc>
        <w:tc>
          <w:tcPr/>
          <w:p w:rsidR="00000000" w:rsidDel="00000000" w:rsidP="00000000" w:rsidRDefault="00000000" w:rsidRPr="00000000" w14:paraId="000006BB">
            <w:pPr>
              <w:rPr/>
            </w:pPr>
            <w:r w:rsidDel="00000000" w:rsidR="00000000" w:rsidRPr="00000000">
              <w:rPr>
                <w:rtl w:val="0"/>
              </w:rPr>
              <w:t xml:space="preserve">Uint8_t</w:t>
            </w:r>
          </w:p>
        </w:tc>
        <w:tc>
          <w:tcPr/>
          <w:p w:rsidR="00000000" w:rsidDel="00000000" w:rsidP="00000000" w:rsidRDefault="00000000" w:rsidRPr="00000000" w14:paraId="000006BC">
            <w:pPr>
              <w:rPr/>
            </w:pPr>
            <w:r w:rsidDel="00000000" w:rsidR="00000000" w:rsidRPr="00000000">
              <w:rPr>
                <w:rtl w:val="0"/>
              </w:rPr>
              <w:t xml:space="preserve">0x0C</w:t>
            </w:r>
          </w:p>
        </w:tc>
        <w:tc>
          <w:tcPr/>
          <w:p w:rsidR="00000000" w:rsidDel="00000000" w:rsidP="00000000" w:rsidRDefault="00000000" w:rsidRPr="00000000" w14:paraId="000006BD">
            <w:pPr>
              <w:rPr/>
            </w:pPr>
            <w:r w:rsidDel="00000000" w:rsidR="00000000" w:rsidRPr="00000000">
              <w:rPr>
                <w:rtl w:val="0"/>
              </w:rPr>
              <w:t xml:space="preserve">READ_AUDIO_ADC_CONVERSION</w:t>
            </w:r>
          </w:p>
        </w:tc>
      </w:tr>
      <w:tr>
        <w:tc>
          <w:tcPr/>
          <w:p w:rsidR="00000000" w:rsidDel="00000000" w:rsidP="00000000" w:rsidRDefault="00000000" w:rsidRPr="00000000" w14:paraId="000006BE">
            <w:pPr>
              <w:rPr/>
            </w:pPr>
            <w:r w:rsidDel="00000000" w:rsidR="00000000" w:rsidRPr="00000000">
              <w:rPr>
                <w:rtl w:val="0"/>
              </w:rPr>
              <w:t xml:space="preserve">Aantal bins N</w:t>
            </w:r>
          </w:p>
        </w:tc>
        <w:tc>
          <w:tcPr/>
          <w:p w:rsidR="00000000" w:rsidDel="00000000" w:rsidP="00000000" w:rsidRDefault="00000000" w:rsidRPr="00000000" w14:paraId="000006BF">
            <w:pPr>
              <w:rPr/>
            </w:pPr>
            <w:r w:rsidDel="00000000" w:rsidR="00000000" w:rsidRPr="00000000">
              <w:rPr>
                <w:rtl w:val="0"/>
              </w:rPr>
              <w:t xml:space="preserve">uint8_t</w:t>
            </w:r>
          </w:p>
        </w:tc>
        <w:tc>
          <w:tcPr/>
          <w:p w:rsidR="00000000" w:rsidDel="00000000" w:rsidP="00000000" w:rsidRDefault="00000000" w:rsidRPr="00000000" w14:paraId="000006C0">
            <w:pPr>
              <w:rPr/>
            </w:pPr>
            <w:r w:rsidDel="00000000" w:rsidR="00000000" w:rsidRPr="00000000">
              <w:rPr>
                <w:rtl w:val="0"/>
              </w:rPr>
              <w:t xml:space="preserve">0x0A</w:t>
            </w:r>
          </w:p>
        </w:tc>
        <w:tc>
          <w:tcPr/>
          <w:p w:rsidR="00000000" w:rsidDel="00000000" w:rsidP="00000000" w:rsidRDefault="00000000" w:rsidRPr="00000000" w14:paraId="000006C1">
            <w:pPr>
              <w:rPr/>
            </w:pPr>
            <w:r w:rsidDel="00000000" w:rsidR="00000000" w:rsidRPr="00000000">
              <w:rPr>
                <w:rtl w:val="0"/>
              </w:rPr>
              <w:t xml:space="preserve">10 meetresultaten</w:t>
            </w:r>
          </w:p>
        </w:tc>
      </w:tr>
      <w:tr>
        <w:tc>
          <w:tcPr/>
          <w:p w:rsidR="00000000" w:rsidDel="00000000" w:rsidP="00000000" w:rsidRDefault="00000000" w:rsidRPr="00000000" w14:paraId="000006C2">
            <w:pPr>
              <w:rPr/>
            </w:pPr>
            <w:r w:rsidDel="00000000" w:rsidR="00000000" w:rsidRPr="00000000">
              <w:rPr>
                <w:rtl w:val="0"/>
              </w:rPr>
              <w:t xml:space="preserve">Start bin</w:t>
            </w:r>
          </w:p>
        </w:tc>
        <w:tc>
          <w:tcPr/>
          <w:p w:rsidR="00000000" w:rsidDel="00000000" w:rsidP="00000000" w:rsidRDefault="00000000" w:rsidRPr="00000000" w14:paraId="000006C3">
            <w:pPr>
              <w:rPr/>
            </w:pPr>
            <w:r w:rsidDel="00000000" w:rsidR="00000000" w:rsidRPr="00000000">
              <w:rPr>
                <w:rtl w:val="0"/>
              </w:rPr>
              <w:t xml:space="preserve">uint8_t</w:t>
            </w:r>
          </w:p>
        </w:tc>
        <w:tc>
          <w:tcPr/>
          <w:p w:rsidR="00000000" w:rsidDel="00000000" w:rsidP="00000000" w:rsidRDefault="00000000" w:rsidRPr="00000000" w14:paraId="000006C4">
            <w:pPr>
              <w:rPr/>
            </w:pPr>
            <w:r w:rsidDel="00000000" w:rsidR="00000000" w:rsidRPr="00000000">
              <w:rPr>
                <w:rtl w:val="0"/>
              </w:rPr>
              <w:t xml:space="preserve">0x00</w:t>
            </w:r>
          </w:p>
        </w:tc>
        <w:tc>
          <w:tcPr/>
          <w:p w:rsidR="00000000" w:rsidDel="00000000" w:rsidP="00000000" w:rsidRDefault="00000000" w:rsidRPr="00000000" w14:paraId="000006C5">
            <w:pPr>
              <w:rPr/>
            </w:pPr>
            <w:r w:rsidDel="00000000" w:rsidR="00000000" w:rsidRPr="00000000">
              <w:rPr>
                <w:rtl w:val="0"/>
              </w:rPr>
              <w:t xml:space="preserve">Start bin 0</w:t>
            </w:r>
          </w:p>
        </w:tc>
      </w:tr>
      <w:tr>
        <w:tc>
          <w:tcPr/>
          <w:p w:rsidR="00000000" w:rsidDel="00000000" w:rsidP="00000000" w:rsidRDefault="00000000" w:rsidRPr="00000000" w14:paraId="000006C6">
            <w:pPr>
              <w:rPr/>
            </w:pPr>
            <w:r w:rsidDel="00000000" w:rsidR="00000000" w:rsidRPr="00000000">
              <w:rPr>
                <w:rtl w:val="0"/>
              </w:rPr>
              <w:t xml:space="preserve">Stop bin</w:t>
            </w:r>
          </w:p>
        </w:tc>
        <w:tc>
          <w:tcPr/>
          <w:p w:rsidR="00000000" w:rsidDel="00000000" w:rsidP="00000000" w:rsidRDefault="00000000" w:rsidRPr="00000000" w14:paraId="000006C7">
            <w:pPr>
              <w:rPr/>
            </w:pPr>
            <w:r w:rsidDel="00000000" w:rsidR="00000000" w:rsidRPr="00000000">
              <w:rPr>
                <w:rtl w:val="0"/>
              </w:rPr>
              <w:t xml:space="preserve">int8_t</w:t>
            </w:r>
          </w:p>
        </w:tc>
        <w:tc>
          <w:tcPr/>
          <w:p w:rsidR="00000000" w:rsidDel="00000000" w:rsidP="00000000" w:rsidRDefault="00000000" w:rsidRPr="00000000" w14:paraId="000006C8">
            <w:pPr>
              <w:rPr/>
            </w:pPr>
            <w:r w:rsidDel="00000000" w:rsidR="00000000" w:rsidRPr="00000000">
              <w:rPr>
                <w:rtl w:val="0"/>
              </w:rPr>
              <w:t xml:space="preserve">0xFF</w:t>
            </w:r>
          </w:p>
        </w:tc>
        <w:tc>
          <w:tcPr/>
          <w:p w:rsidR="00000000" w:rsidDel="00000000" w:rsidP="00000000" w:rsidRDefault="00000000" w:rsidRPr="00000000" w14:paraId="000006C9">
            <w:pPr>
              <w:rPr/>
            </w:pPr>
            <w:r w:rsidDel="00000000" w:rsidR="00000000" w:rsidRPr="00000000">
              <w:rPr>
                <w:rtl w:val="0"/>
              </w:rPr>
              <w:t xml:space="preserve">Stop Bin 510</w:t>
            </w:r>
          </w:p>
        </w:tc>
      </w:tr>
      <w:tr>
        <w:tc>
          <w:tcPr/>
          <w:p w:rsidR="00000000" w:rsidDel="00000000" w:rsidP="00000000" w:rsidRDefault="00000000" w:rsidRPr="00000000" w14:paraId="000006CA">
            <w:pPr>
              <w:rPr/>
            </w:pPr>
            <w:r w:rsidDel="00000000" w:rsidR="00000000" w:rsidRPr="00000000">
              <w:rPr>
                <w:rtl w:val="0"/>
              </w:rPr>
              <w:t xml:space="preserve">Meetresultaten[N]</w:t>
            </w:r>
          </w:p>
        </w:tc>
        <w:tc>
          <w:tcPr/>
          <w:p w:rsidR="00000000" w:rsidDel="00000000" w:rsidP="00000000" w:rsidRDefault="00000000" w:rsidRPr="00000000" w14:paraId="000006CB">
            <w:pPr>
              <w:rPr/>
            </w:pPr>
            <w:r w:rsidDel="00000000" w:rsidR="00000000" w:rsidRPr="00000000">
              <w:rPr>
                <w:rtl w:val="0"/>
              </w:rPr>
              <w:t xml:space="preserve">uint16_t[N]</w:t>
            </w:r>
          </w:p>
        </w:tc>
        <w:tc>
          <w:tcPr/>
          <w:p w:rsidR="00000000" w:rsidDel="00000000" w:rsidP="00000000" w:rsidRDefault="00000000" w:rsidRPr="00000000" w14:paraId="000006CC">
            <w:pPr>
              <w:rPr/>
            </w:pPr>
            <w:r w:rsidDel="00000000" w:rsidR="00000000" w:rsidRPr="00000000">
              <w:rPr>
                <w:rtl w:val="0"/>
              </w:rPr>
              <w:t xml:space="preserve">0 - 65535</w:t>
            </w:r>
          </w:p>
        </w:tc>
        <w:tc>
          <w:tcPr/>
          <w:p w:rsidR="00000000" w:rsidDel="00000000" w:rsidP="00000000" w:rsidRDefault="00000000" w:rsidRPr="00000000" w14:paraId="000006CD">
            <w:pPr>
              <w:rPr/>
            </w:pPr>
            <w:r w:rsidDel="00000000" w:rsidR="00000000" w:rsidRPr="00000000">
              <w:rPr>
                <w:rtl w:val="0"/>
              </w:rPr>
              <w:t xml:space="preserve">Array met N meetresultaten </w:t>
            </w:r>
          </w:p>
        </w:tc>
      </w:tr>
    </w:tbl>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rFonts w:ascii="Arial" w:cs="Arial" w:eastAsia="Arial" w:hAnsi="Arial"/>
          <w:b w:val="1"/>
        </w:rPr>
      </w:pPr>
      <w:r w:rsidDel="00000000" w:rsidR="00000000" w:rsidRPr="00000000">
        <w:rPr>
          <w:rtl w:val="0"/>
        </w:rPr>
      </w:r>
    </w:p>
    <w:p w:rsidR="00000000" w:rsidDel="00000000" w:rsidP="00000000" w:rsidRDefault="00000000" w:rsidRPr="00000000" w14:paraId="000006D1">
      <w:pPr>
        <w:pStyle w:val="Heading3"/>
        <w:numPr>
          <w:ilvl w:val="2"/>
          <w:numId w:val="2"/>
        </w:numPr>
        <w:ind w:left="862" w:hanging="720"/>
        <w:rPr/>
      </w:pPr>
      <w:bookmarkStart w:colFirst="0" w:colLast="0" w:name="_heading=h.147n2zr" w:id="38"/>
      <w:bookmarkEnd w:id="38"/>
      <w:r w:rsidDel="00000000" w:rsidR="00000000" w:rsidRPr="00000000">
        <w:rPr>
          <w:rtl w:val="0"/>
        </w:rPr>
        <w:t xml:space="preserve">20d/0x14 - READ_LORAWAN_STATE</w:t>
        <w:tab/>
      </w:r>
    </w:p>
    <w:p w:rsidR="00000000" w:rsidDel="00000000" w:rsidP="00000000" w:rsidRDefault="00000000" w:rsidRPr="00000000" w14:paraId="000006D2">
      <w:pPr>
        <w:rPr/>
      </w:pPr>
      <w:r w:rsidDel="00000000" w:rsidR="00000000" w:rsidRPr="00000000">
        <w:rPr>
          <w:rtl w:val="0"/>
        </w:rPr>
        <w:t xml:space="preserve">Lees de LoRaWAN status: aan/uit, joined, duty-cycle, Adaptive Data Rate, correcte sleutels.</w:t>
      </w:r>
    </w:p>
    <w:p w:rsidR="00000000" w:rsidDel="00000000" w:rsidP="00000000" w:rsidRDefault="00000000" w:rsidRPr="00000000" w14:paraId="000006D3">
      <w:pPr>
        <w:rPr/>
      </w:pPr>
      <w:r w:rsidDel="00000000" w:rsidR="00000000" w:rsidRPr="00000000">
        <w:rPr>
          <w:rtl w:val="0"/>
        </w:rPr>
      </w:r>
    </w:p>
    <w:tbl>
      <w:tblPr>
        <w:tblStyle w:val="Table7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6D4">
            <w:pPr>
              <w:rPr>
                <w:b w:val="1"/>
              </w:rPr>
            </w:pPr>
            <w:r w:rsidDel="00000000" w:rsidR="00000000" w:rsidRPr="00000000">
              <w:rPr>
                <w:b w:val="1"/>
                <w:rtl w:val="0"/>
              </w:rPr>
              <w:t xml:space="preserve">Veld</w:t>
            </w:r>
          </w:p>
        </w:tc>
        <w:tc>
          <w:tcPr/>
          <w:p w:rsidR="00000000" w:rsidDel="00000000" w:rsidP="00000000" w:rsidRDefault="00000000" w:rsidRPr="00000000" w14:paraId="000006D5">
            <w:pPr>
              <w:rPr>
                <w:b w:val="1"/>
              </w:rPr>
            </w:pPr>
            <w:r w:rsidDel="00000000" w:rsidR="00000000" w:rsidRPr="00000000">
              <w:rPr>
                <w:b w:val="1"/>
                <w:rtl w:val="0"/>
              </w:rPr>
              <w:t xml:space="preserve">Grote</w:t>
            </w:r>
          </w:p>
        </w:tc>
        <w:tc>
          <w:tcPr/>
          <w:p w:rsidR="00000000" w:rsidDel="00000000" w:rsidP="00000000" w:rsidRDefault="00000000" w:rsidRPr="00000000" w14:paraId="000006D6">
            <w:pPr>
              <w:rPr>
                <w:b w:val="1"/>
              </w:rPr>
            </w:pPr>
            <w:r w:rsidDel="00000000" w:rsidR="00000000" w:rsidRPr="00000000">
              <w:rPr>
                <w:b w:val="1"/>
                <w:rtl w:val="0"/>
              </w:rPr>
              <w:t xml:space="preserve">Waarde</w:t>
            </w:r>
          </w:p>
        </w:tc>
        <w:tc>
          <w:tcPr/>
          <w:p w:rsidR="00000000" w:rsidDel="00000000" w:rsidP="00000000" w:rsidRDefault="00000000" w:rsidRPr="00000000" w14:paraId="000006D7">
            <w:pPr>
              <w:rPr>
                <w:b w:val="1"/>
              </w:rPr>
            </w:pPr>
            <w:r w:rsidDel="00000000" w:rsidR="00000000" w:rsidRPr="00000000">
              <w:rPr>
                <w:b w:val="1"/>
                <w:rtl w:val="0"/>
              </w:rPr>
              <w:t xml:space="preserve">Omschrijving</w:t>
            </w:r>
          </w:p>
        </w:tc>
      </w:tr>
      <w:tr>
        <w:tc>
          <w:tcPr/>
          <w:p w:rsidR="00000000" w:rsidDel="00000000" w:rsidP="00000000" w:rsidRDefault="00000000" w:rsidRPr="00000000" w14:paraId="000006D8">
            <w:pPr>
              <w:rPr/>
            </w:pPr>
            <w:r w:rsidDel="00000000" w:rsidR="00000000" w:rsidRPr="00000000">
              <w:rPr>
                <w:rtl w:val="0"/>
              </w:rPr>
              <w:t xml:space="preserve">READ_LORAWAN_STATE</w:t>
            </w:r>
          </w:p>
        </w:tc>
        <w:tc>
          <w:tcPr/>
          <w:p w:rsidR="00000000" w:rsidDel="00000000" w:rsidP="00000000" w:rsidRDefault="00000000" w:rsidRPr="00000000" w14:paraId="000006D9">
            <w:pPr>
              <w:rPr/>
            </w:pPr>
            <w:r w:rsidDel="00000000" w:rsidR="00000000" w:rsidRPr="00000000">
              <w:rPr>
                <w:rtl w:val="0"/>
              </w:rPr>
              <w:t xml:space="preserve">Uint8_t</w:t>
            </w:r>
          </w:p>
        </w:tc>
        <w:tc>
          <w:tcPr/>
          <w:p w:rsidR="00000000" w:rsidDel="00000000" w:rsidP="00000000" w:rsidRDefault="00000000" w:rsidRPr="00000000" w14:paraId="000006DA">
            <w:pPr>
              <w:rPr/>
            </w:pPr>
            <w:r w:rsidDel="00000000" w:rsidR="00000000" w:rsidRPr="00000000">
              <w:rPr>
                <w:rtl w:val="0"/>
              </w:rPr>
              <w:t xml:space="preserve">0x14</w:t>
            </w:r>
          </w:p>
        </w:tc>
        <w:tc>
          <w:tcPr/>
          <w:p w:rsidR="00000000" w:rsidDel="00000000" w:rsidP="00000000" w:rsidRDefault="00000000" w:rsidRPr="00000000" w14:paraId="000006DB">
            <w:pPr>
              <w:rPr/>
            </w:pPr>
            <w:r w:rsidDel="00000000" w:rsidR="00000000" w:rsidRPr="00000000">
              <w:rPr>
                <w:rtl w:val="0"/>
              </w:rPr>
              <w:t xml:space="preserve">READ_LORAWAN_STATE opdracht ID</w:t>
            </w:r>
          </w:p>
        </w:tc>
      </w:tr>
      <w:tr>
        <w:tc>
          <w:tcPr/>
          <w:p w:rsidR="00000000" w:rsidDel="00000000" w:rsidP="00000000" w:rsidRDefault="00000000" w:rsidRPr="00000000" w14:paraId="000006DC">
            <w:pPr>
              <w:rPr/>
            </w:pPr>
            <w:r w:rsidDel="00000000" w:rsidR="00000000" w:rsidRPr="00000000">
              <w:rPr>
                <w:rtl w:val="0"/>
              </w:rPr>
              <w:t xml:space="preserve">Status</w:t>
            </w:r>
          </w:p>
        </w:tc>
        <w:tc>
          <w:tcPr/>
          <w:p w:rsidR="00000000" w:rsidDel="00000000" w:rsidP="00000000" w:rsidRDefault="00000000" w:rsidRPr="00000000" w14:paraId="000006DD">
            <w:pPr>
              <w:rPr/>
            </w:pPr>
            <w:r w:rsidDel="00000000" w:rsidR="00000000" w:rsidRPr="00000000">
              <w:rPr>
                <w:rtl w:val="0"/>
              </w:rPr>
              <w:t xml:space="preserve">Uint8_t</w:t>
            </w:r>
          </w:p>
        </w:tc>
        <w:tc>
          <w:tcPr/>
          <w:p w:rsidR="00000000" w:rsidDel="00000000" w:rsidP="00000000" w:rsidRDefault="00000000" w:rsidRPr="00000000" w14:paraId="000006DE">
            <w:pPr>
              <w:rPr/>
            </w:pPr>
            <w:r w:rsidDel="00000000" w:rsidR="00000000" w:rsidRPr="00000000">
              <w:rPr>
                <w:rtl w:val="0"/>
              </w:rPr>
              <w:t xml:space="preserve">-</w:t>
            </w:r>
          </w:p>
        </w:tc>
        <w:tc>
          <w:tcPr/>
          <w:p w:rsidR="00000000" w:rsidDel="00000000" w:rsidP="00000000" w:rsidRDefault="00000000" w:rsidRPr="00000000" w14:paraId="000006DF">
            <w:pPr>
              <w:rPr/>
            </w:pPr>
            <w:r w:rsidDel="00000000" w:rsidR="00000000" w:rsidRPr="00000000">
              <w:rPr>
                <w:rtl w:val="0"/>
              </w:rPr>
              <w:t xml:space="preserve">Zie onderstaande status table voor bit waardes.</w:t>
            </w:r>
          </w:p>
        </w:tc>
      </w:tr>
    </w:tbl>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tbl>
      <w:tblPr>
        <w:tblStyle w:val="Table7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6"/>
        <w:gridCol w:w="2128"/>
        <w:gridCol w:w="6514"/>
        <w:tblGridChange w:id="0">
          <w:tblGrid>
            <w:gridCol w:w="986"/>
            <w:gridCol w:w="2128"/>
            <w:gridCol w:w="6514"/>
          </w:tblGrid>
        </w:tblGridChange>
      </w:tblGrid>
      <w:tr>
        <w:tc>
          <w:tcPr/>
          <w:p w:rsidR="00000000" w:rsidDel="00000000" w:rsidP="00000000" w:rsidRDefault="00000000" w:rsidRPr="00000000" w14:paraId="000006E2">
            <w:pPr>
              <w:rPr>
                <w:b w:val="1"/>
              </w:rPr>
            </w:pPr>
            <w:r w:rsidDel="00000000" w:rsidR="00000000" w:rsidRPr="00000000">
              <w:rPr>
                <w:b w:val="1"/>
                <w:rtl w:val="0"/>
              </w:rPr>
              <w:t xml:space="preserve">Bit</w:t>
            </w:r>
          </w:p>
        </w:tc>
        <w:tc>
          <w:tcPr/>
          <w:p w:rsidR="00000000" w:rsidDel="00000000" w:rsidP="00000000" w:rsidRDefault="00000000" w:rsidRPr="00000000" w14:paraId="000006E3">
            <w:pPr>
              <w:rPr>
                <w:b w:val="1"/>
              </w:rPr>
            </w:pPr>
            <w:r w:rsidDel="00000000" w:rsidR="00000000" w:rsidRPr="00000000">
              <w:rPr>
                <w:b w:val="1"/>
                <w:rtl w:val="0"/>
              </w:rPr>
              <w:t xml:space="preserve">Functie</w:t>
            </w:r>
          </w:p>
        </w:tc>
        <w:tc>
          <w:tcPr/>
          <w:p w:rsidR="00000000" w:rsidDel="00000000" w:rsidP="00000000" w:rsidRDefault="00000000" w:rsidRPr="00000000" w14:paraId="000006E4">
            <w:pPr>
              <w:rPr>
                <w:b w:val="1"/>
              </w:rPr>
            </w:pPr>
            <w:r w:rsidDel="00000000" w:rsidR="00000000" w:rsidRPr="00000000">
              <w:rPr>
                <w:b w:val="1"/>
                <w:rtl w:val="0"/>
              </w:rPr>
              <w:t xml:space="preserve">Bit waarde</w:t>
            </w:r>
          </w:p>
        </w:tc>
      </w:tr>
      <w:tr>
        <w:tc>
          <w:tcPr/>
          <w:p w:rsidR="00000000" w:rsidDel="00000000" w:rsidP="00000000" w:rsidRDefault="00000000" w:rsidRPr="00000000" w14:paraId="000006E5">
            <w:pPr>
              <w:rPr/>
            </w:pPr>
            <w:r w:rsidDel="00000000" w:rsidR="00000000" w:rsidRPr="00000000">
              <w:rPr>
                <w:rtl w:val="0"/>
              </w:rPr>
              <w:t xml:space="preserve">0</w:t>
            </w:r>
          </w:p>
        </w:tc>
        <w:tc>
          <w:tcPr/>
          <w:p w:rsidR="00000000" w:rsidDel="00000000" w:rsidP="00000000" w:rsidRDefault="00000000" w:rsidRPr="00000000" w14:paraId="000006E6">
            <w:pPr>
              <w:rPr/>
            </w:pPr>
            <w:r w:rsidDel="00000000" w:rsidR="00000000" w:rsidRPr="00000000">
              <w:rPr>
                <w:rtl w:val="0"/>
              </w:rPr>
              <w:t xml:space="preserve">Aan/uit</w:t>
            </w:r>
          </w:p>
        </w:tc>
        <w:tc>
          <w:tcPr/>
          <w:p w:rsidR="00000000" w:rsidDel="00000000" w:rsidP="00000000" w:rsidRDefault="00000000" w:rsidRPr="00000000" w14:paraId="000006E7">
            <w:pPr>
              <w:rPr/>
            </w:pPr>
            <w:r w:rsidDel="00000000" w:rsidR="00000000" w:rsidRPr="00000000">
              <w:rPr>
                <w:rtl w:val="0"/>
              </w:rPr>
              <w:t xml:space="preserve">0=LoRaWAN uit, 1=LoRaWAN aan</w:t>
            </w:r>
          </w:p>
        </w:tc>
      </w:tr>
      <w:tr>
        <w:tc>
          <w:tcPr/>
          <w:p w:rsidR="00000000" w:rsidDel="00000000" w:rsidP="00000000" w:rsidRDefault="00000000" w:rsidRPr="00000000" w14:paraId="000006E8">
            <w:pPr>
              <w:rPr/>
            </w:pPr>
            <w:r w:rsidDel="00000000" w:rsidR="00000000" w:rsidRPr="00000000">
              <w:rPr>
                <w:rtl w:val="0"/>
              </w:rPr>
              <w:t xml:space="preserve">1</w:t>
            </w:r>
          </w:p>
        </w:tc>
        <w:tc>
          <w:tcPr/>
          <w:p w:rsidR="00000000" w:rsidDel="00000000" w:rsidP="00000000" w:rsidRDefault="00000000" w:rsidRPr="00000000" w14:paraId="000006E9">
            <w:pPr>
              <w:rPr/>
            </w:pPr>
            <w:r w:rsidDel="00000000" w:rsidR="00000000" w:rsidRPr="00000000">
              <w:rPr>
                <w:rtl w:val="0"/>
              </w:rPr>
              <w:t xml:space="preserve">Joined</w:t>
            </w:r>
          </w:p>
        </w:tc>
        <w:tc>
          <w:tcPr/>
          <w:p w:rsidR="00000000" w:rsidDel="00000000" w:rsidP="00000000" w:rsidRDefault="00000000" w:rsidRPr="00000000" w14:paraId="000006EA">
            <w:pPr>
              <w:rPr/>
            </w:pPr>
            <w:r w:rsidDel="00000000" w:rsidR="00000000" w:rsidRPr="00000000">
              <w:rPr>
                <w:rtl w:val="0"/>
              </w:rPr>
              <w:t xml:space="preserve">0=Nog niet gejoined, 1=netwerk gejoined</w:t>
            </w:r>
          </w:p>
        </w:tc>
      </w:tr>
      <w:tr>
        <w:tc>
          <w:tcPr/>
          <w:p w:rsidR="00000000" w:rsidDel="00000000" w:rsidP="00000000" w:rsidRDefault="00000000" w:rsidRPr="00000000" w14:paraId="000006EB">
            <w:pPr>
              <w:rPr/>
            </w:pPr>
            <w:r w:rsidDel="00000000" w:rsidR="00000000" w:rsidRPr="00000000">
              <w:rPr>
                <w:rtl w:val="0"/>
              </w:rPr>
              <w:t xml:space="preserve">2</w:t>
            </w:r>
          </w:p>
        </w:tc>
        <w:tc>
          <w:tcPr/>
          <w:p w:rsidR="00000000" w:rsidDel="00000000" w:rsidP="00000000" w:rsidRDefault="00000000" w:rsidRPr="00000000" w14:paraId="000006EC">
            <w:pPr>
              <w:rPr/>
            </w:pPr>
            <w:r w:rsidDel="00000000" w:rsidR="00000000" w:rsidRPr="00000000">
              <w:rPr>
                <w:rtl w:val="0"/>
              </w:rPr>
              <w:t xml:space="preserve">Duty-cycle restrictie</w:t>
            </w:r>
          </w:p>
        </w:tc>
        <w:tc>
          <w:tcPr/>
          <w:p w:rsidR="00000000" w:rsidDel="00000000" w:rsidP="00000000" w:rsidRDefault="00000000" w:rsidRPr="00000000" w14:paraId="000006ED">
            <w:pPr>
              <w:rPr/>
            </w:pPr>
            <w:r w:rsidDel="00000000" w:rsidR="00000000" w:rsidRPr="00000000">
              <w:rPr>
                <w:rtl w:val="0"/>
              </w:rPr>
              <w:t xml:space="preserve">0=Duty cycle limitatie uit, 1= DutyCycle limitatie aan</w:t>
            </w:r>
          </w:p>
        </w:tc>
      </w:tr>
      <w:tr>
        <w:tc>
          <w:tcPr/>
          <w:p w:rsidR="00000000" w:rsidDel="00000000" w:rsidP="00000000" w:rsidRDefault="00000000" w:rsidRPr="00000000" w14:paraId="000006EE">
            <w:pPr>
              <w:rPr/>
            </w:pPr>
            <w:r w:rsidDel="00000000" w:rsidR="00000000" w:rsidRPr="00000000">
              <w:rPr>
                <w:rtl w:val="0"/>
              </w:rPr>
              <w:t xml:space="preserve">3</w:t>
            </w:r>
          </w:p>
        </w:tc>
        <w:tc>
          <w:tcPr/>
          <w:p w:rsidR="00000000" w:rsidDel="00000000" w:rsidP="00000000" w:rsidRDefault="00000000" w:rsidRPr="00000000" w14:paraId="000006EF">
            <w:pPr>
              <w:rPr/>
            </w:pPr>
            <w:r w:rsidDel="00000000" w:rsidR="00000000" w:rsidRPr="00000000">
              <w:rPr>
                <w:rtl w:val="0"/>
              </w:rPr>
              <w:t xml:space="preserve">Adaptive Datarate</w:t>
            </w:r>
          </w:p>
        </w:tc>
        <w:tc>
          <w:tcPr/>
          <w:p w:rsidR="00000000" w:rsidDel="00000000" w:rsidP="00000000" w:rsidRDefault="00000000" w:rsidRPr="00000000" w14:paraId="000006F0">
            <w:pPr>
              <w:rPr/>
            </w:pPr>
            <w:r w:rsidDel="00000000" w:rsidR="00000000" w:rsidRPr="00000000">
              <w:rPr>
                <w:rtl w:val="0"/>
              </w:rPr>
              <w:t xml:space="preserve">0=ADR uit, 1= ADR aan.</w:t>
            </w:r>
          </w:p>
        </w:tc>
      </w:tr>
      <w:tr>
        <w:tc>
          <w:tcPr/>
          <w:p w:rsidR="00000000" w:rsidDel="00000000" w:rsidP="00000000" w:rsidRDefault="00000000" w:rsidRPr="00000000" w14:paraId="000006F1">
            <w:pPr>
              <w:rPr/>
            </w:pPr>
            <w:r w:rsidDel="00000000" w:rsidR="00000000" w:rsidRPr="00000000">
              <w:rPr>
                <w:rtl w:val="0"/>
              </w:rPr>
              <w:t xml:space="preserve">4</w:t>
            </w:r>
          </w:p>
        </w:tc>
        <w:tc>
          <w:tcPr/>
          <w:p w:rsidR="00000000" w:rsidDel="00000000" w:rsidP="00000000" w:rsidRDefault="00000000" w:rsidRPr="00000000" w14:paraId="000006F2">
            <w:pPr>
              <w:rPr/>
            </w:pPr>
            <w:r w:rsidDel="00000000" w:rsidR="00000000" w:rsidRPr="00000000">
              <w:rPr>
                <w:rtl w:val="0"/>
              </w:rPr>
              <w:t xml:space="preserve">Sleutels correct</w:t>
            </w:r>
          </w:p>
        </w:tc>
        <w:tc>
          <w:tcPr/>
          <w:p w:rsidR="00000000" w:rsidDel="00000000" w:rsidP="00000000" w:rsidRDefault="00000000" w:rsidRPr="00000000" w14:paraId="000006F3">
            <w:pPr>
              <w:rPr/>
            </w:pPr>
            <w:r w:rsidDel="00000000" w:rsidR="00000000" w:rsidRPr="00000000">
              <w:rPr>
                <w:rtl w:val="0"/>
              </w:rPr>
              <w:t xml:space="preserve">0=Incorrecte sleutels, 1=Correcte sleutels,</w:t>
            </w:r>
          </w:p>
        </w:tc>
      </w:tr>
      <w:tr>
        <w:tc>
          <w:tcPr/>
          <w:p w:rsidR="00000000" w:rsidDel="00000000" w:rsidP="00000000" w:rsidRDefault="00000000" w:rsidRPr="00000000" w14:paraId="000006F4">
            <w:pPr>
              <w:rPr/>
            </w:pPr>
            <w:r w:rsidDel="00000000" w:rsidR="00000000" w:rsidRPr="00000000">
              <w:rPr>
                <w:rtl w:val="0"/>
              </w:rPr>
              <w:t xml:space="preserve">5:7</w:t>
            </w:r>
          </w:p>
        </w:tc>
        <w:tc>
          <w:tcPr/>
          <w:p w:rsidR="00000000" w:rsidDel="00000000" w:rsidP="00000000" w:rsidRDefault="00000000" w:rsidRPr="00000000" w14:paraId="000006F5">
            <w:pPr>
              <w:rPr/>
            </w:pPr>
            <w:r w:rsidDel="00000000" w:rsidR="00000000" w:rsidRPr="00000000">
              <w:rPr>
                <w:rtl w:val="0"/>
              </w:rPr>
              <w:t xml:space="preserve">Ongebruikt</w:t>
            </w:r>
          </w:p>
        </w:tc>
        <w:tc>
          <w:tcPr/>
          <w:p w:rsidR="00000000" w:rsidDel="00000000" w:rsidP="00000000" w:rsidRDefault="00000000" w:rsidRPr="00000000" w14:paraId="000006F6">
            <w:pPr>
              <w:rPr/>
            </w:pPr>
            <w:r w:rsidDel="00000000" w:rsidR="00000000" w:rsidRPr="00000000">
              <w:rPr>
                <w:rtl w:val="0"/>
              </w:rPr>
              <w:t xml:space="preserve">Altijd 0</w:t>
            </w:r>
          </w:p>
        </w:tc>
      </w:tr>
    </w:tbl>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Voorbeeld:</w:t>
      </w:r>
    </w:p>
    <w:tbl>
      <w:tblPr>
        <w:tblStyle w:val="Table7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6FB">
            <w:pPr>
              <w:rPr>
                <w:b w:val="1"/>
              </w:rPr>
            </w:pPr>
            <w:r w:rsidDel="00000000" w:rsidR="00000000" w:rsidRPr="00000000">
              <w:rPr>
                <w:rtl w:val="0"/>
              </w:rPr>
            </w:r>
          </w:p>
        </w:tc>
        <w:tc>
          <w:tcPr/>
          <w:p w:rsidR="00000000" w:rsidDel="00000000" w:rsidP="00000000" w:rsidRDefault="00000000" w:rsidRPr="00000000" w14:paraId="000006FC">
            <w:pPr>
              <w:rPr>
                <w:b w:val="1"/>
              </w:rPr>
            </w:pPr>
            <w:r w:rsidDel="00000000" w:rsidR="00000000" w:rsidRPr="00000000">
              <w:rPr>
                <w:b w:val="1"/>
                <w:rtl w:val="0"/>
              </w:rPr>
              <w:t xml:space="preserve">Hex bericht</w:t>
            </w:r>
          </w:p>
        </w:tc>
        <w:tc>
          <w:tcPr/>
          <w:p w:rsidR="00000000" w:rsidDel="00000000" w:rsidP="00000000" w:rsidRDefault="00000000" w:rsidRPr="00000000" w14:paraId="000006FD">
            <w:pPr>
              <w:rPr>
                <w:b w:val="1"/>
              </w:rPr>
            </w:pPr>
            <w:r w:rsidDel="00000000" w:rsidR="00000000" w:rsidRPr="00000000">
              <w:rPr>
                <w:b w:val="1"/>
                <w:rtl w:val="0"/>
              </w:rPr>
              <w:t xml:space="preserve">Inhoud</w:t>
            </w:r>
          </w:p>
        </w:tc>
      </w:tr>
      <w:tr>
        <w:tc>
          <w:tcPr/>
          <w:p w:rsidR="00000000" w:rsidDel="00000000" w:rsidP="00000000" w:rsidRDefault="00000000" w:rsidRPr="00000000" w14:paraId="000006FE">
            <w:pPr>
              <w:rPr>
                <w:b w:val="1"/>
              </w:rPr>
            </w:pPr>
            <w:r w:rsidDel="00000000" w:rsidR="00000000" w:rsidRPr="00000000">
              <w:rPr>
                <w:b w:val="1"/>
                <w:rtl w:val="0"/>
              </w:rPr>
              <w:t xml:space="preserve">Opdracht</w:t>
            </w:r>
          </w:p>
        </w:tc>
        <w:tc>
          <w:tcPr/>
          <w:p w:rsidR="00000000" w:rsidDel="00000000" w:rsidP="00000000" w:rsidRDefault="00000000" w:rsidRPr="00000000" w14:paraId="000006FF">
            <w:pPr>
              <w:rPr/>
            </w:pPr>
            <w:r w:rsidDel="00000000" w:rsidR="00000000" w:rsidRPr="00000000">
              <w:rPr>
                <w:rtl w:val="0"/>
              </w:rPr>
              <w:t xml:space="preserve">0x14</w:t>
            </w:r>
          </w:p>
        </w:tc>
        <w:tc>
          <w:tcPr/>
          <w:p w:rsidR="00000000" w:rsidDel="00000000" w:rsidP="00000000" w:rsidRDefault="00000000" w:rsidRPr="00000000" w14:paraId="00000700">
            <w:pPr>
              <w:rPr/>
            </w:pPr>
            <w:r w:rsidDel="00000000" w:rsidR="00000000" w:rsidRPr="00000000">
              <w:rPr>
                <w:rtl w:val="0"/>
              </w:rPr>
              <w:t xml:space="preserve">READ_LORAWAN_STATE</w:t>
            </w:r>
          </w:p>
        </w:tc>
      </w:tr>
      <w:tr>
        <w:trPr>
          <w:trHeight w:val="260" w:hRule="atLeast"/>
        </w:trPr>
        <w:tc>
          <w:tcPr/>
          <w:p w:rsidR="00000000" w:rsidDel="00000000" w:rsidP="00000000" w:rsidRDefault="00000000" w:rsidRPr="00000000" w14:paraId="00000701">
            <w:pPr>
              <w:rPr>
                <w:b w:val="1"/>
              </w:rPr>
            </w:pPr>
            <w:r w:rsidDel="00000000" w:rsidR="00000000" w:rsidRPr="00000000">
              <w:rPr>
                <w:b w:val="1"/>
                <w:rtl w:val="0"/>
              </w:rPr>
              <w:t xml:space="preserve">Antwoord</w:t>
            </w:r>
          </w:p>
        </w:tc>
        <w:tc>
          <w:tcPr/>
          <w:p w:rsidR="00000000" w:rsidDel="00000000" w:rsidP="00000000" w:rsidRDefault="00000000" w:rsidRPr="00000000" w14:paraId="00000702">
            <w:pPr>
              <w:rPr/>
            </w:pPr>
            <w:r w:rsidDel="00000000" w:rsidR="00000000" w:rsidRPr="00000000">
              <w:rPr>
                <w:rtl w:val="0"/>
              </w:rPr>
              <w:t xml:space="preserve">0x141F</w:t>
            </w:r>
          </w:p>
        </w:tc>
        <w:tc>
          <w:tcPr/>
          <w:p w:rsidR="00000000" w:rsidDel="00000000" w:rsidP="00000000" w:rsidRDefault="00000000" w:rsidRPr="00000000" w14:paraId="00000703">
            <w:pPr>
              <w:rPr/>
            </w:pPr>
            <w:r w:rsidDel="00000000" w:rsidR="00000000" w:rsidRPr="00000000">
              <w:rPr>
                <w:rtl w:val="0"/>
              </w:rPr>
              <w:t xml:space="preserve">0x1F = 0001 1111b: LoRaWAN aan, netwerk gejoined, DutyCycle limitatie aan, ADR aan, Correcte sleutels</w:t>
            </w:r>
          </w:p>
        </w:tc>
      </w:tr>
    </w:tbl>
    <w:p w:rsidR="00000000" w:rsidDel="00000000" w:rsidP="00000000" w:rsidRDefault="00000000" w:rsidRPr="00000000" w14:paraId="00000704">
      <w:pPr>
        <w:rPr/>
      </w:pPr>
      <w:r w:rsidDel="00000000" w:rsidR="00000000" w:rsidRPr="00000000">
        <w:rPr>
          <w:rtl w:val="0"/>
        </w:rPr>
      </w:r>
    </w:p>
    <w:tbl>
      <w:tblPr>
        <w:tblStyle w:val="Table73"/>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705">
            <w:pPr>
              <w:rPr>
                <w:b w:val="1"/>
              </w:rPr>
            </w:pPr>
            <w:r w:rsidDel="00000000" w:rsidR="00000000" w:rsidRPr="00000000">
              <w:rPr>
                <w:rtl w:val="0"/>
              </w:rPr>
            </w:r>
          </w:p>
        </w:tc>
        <w:tc>
          <w:tcPr/>
          <w:p w:rsidR="00000000" w:rsidDel="00000000" w:rsidP="00000000" w:rsidRDefault="00000000" w:rsidRPr="00000000" w14:paraId="00000706">
            <w:pPr>
              <w:rPr>
                <w:b w:val="1"/>
              </w:rPr>
            </w:pPr>
            <w:r w:rsidDel="00000000" w:rsidR="00000000" w:rsidRPr="00000000">
              <w:rPr>
                <w:b w:val="1"/>
                <w:rtl w:val="0"/>
              </w:rPr>
              <w:t xml:space="preserve">Hex bericht</w:t>
            </w:r>
          </w:p>
        </w:tc>
        <w:tc>
          <w:tcPr/>
          <w:p w:rsidR="00000000" w:rsidDel="00000000" w:rsidP="00000000" w:rsidRDefault="00000000" w:rsidRPr="00000000" w14:paraId="00000707">
            <w:pPr>
              <w:rPr>
                <w:b w:val="1"/>
              </w:rPr>
            </w:pPr>
            <w:r w:rsidDel="00000000" w:rsidR="00000000" w:rsidRPr="00000000">
              <w:rPr>
                <w:b w:val="1"/>
                <w:rtl w:val="0"/>
              </w:rPr>
              <w:t xml:space="preserve">Inhoud</w:t>
            </w:r>
          </w:p>
        </w:tc>
      </w:tr>
      <w:tr>
        <w:tc>
          <w:tcPr/>
          <w:p w:rsidR="00000000" w:rsidDel="00000000" w:rsidP="00000000" w:rsidRDefault="00000000" w:rsidRPr="00000000" w14:paraId="00000708">
            <w:pPr>
              <w:rPr>
                <w:b w:val="1"/>
              </w:rPr>
            </w:pPr>
            <w:r w:rsidDel="00000000" w:rsidR="00000000" w:rsidRPr="00000000">
              <w:rPr>
                <w:b w:val="1"/>
                <w:rtl w:val="0"/>
              </w:rPr>
              <w:t xml:space="preserve">Opdracht</w:t>
            </w:r>
          </w:p>
        </w:tc>
        <w:tc>
          <w:tcPr/>
          <w:p w:rsidR="00000000" w:rsidDel="00000000" w:rsidP="00000000" w:rsidRDefault="00000000" w:rsidRPr="00000000" w14:paraId="00000709">
            <w:pPr>
              <w:rPr/>
            </w:pPr>
            <w:r w:rsidDel="00000000" w:rsidR="00000000" w:rsidRPr="00000000">
              <w:rPr>
                <w:rtl w:val="0"/>
              </w:rPr>
              <w:t xml:space="preserve">0x14</w:t>
            </w:r>
          </w:p>
        </w:tc>
        <w:tc>
          <w:tcPr/>
          <w:p w:rsidR="00000000" w:rsidDel="00000000" w:rsidP="00000000" w:rsidRDefault="00000000" w:rsidRPr="00000000" w14:paraId="0000070A">
            <w:pPr>
              <w:rPr/>
            </w:pPr>
            <w:r w:rsidDel="00000000" w:rsidR="00000000" w:rsidRPr="00000000">
              <w:rPr>
                <w:rtl w:val="0"/>
              </w:rPr>
              <w:t xml:space="preserve">READ_LORAWAN_STATE</w:t>
            </w:r>
          </w:p>
        </w:tc>
      </w:tr>
      <w:tr>
        <w:trPr>
          <w:trHeight w:val="260" w:hRule="atLeast"/>
        </w:trPr>
        <w:tc>
          <w:tcPr/>
          <w:p w:rsidR="00000000" w:rsidDel="00000000" w:rsidP="00000000" w:rsidRDefault="00000000" w:rsidRPr="00000000" w14:paraId="0000070B">
            <w:pPr>
              <w:rPr>
                <w:b w:val="1"/>
              </w:rPr>
            </w:pPr>
            <w:r w:rsidDel="00000000" w:rsidR="00000000" w:rsidRPr="00000000">
              <w:rPr>
                <w:b w:val="1"/>
                <w:rtl w:val="0"/>
              </w:rPr>
              <w:t xml:space="preserve">Antwoord</w:t>
            </w:r>
          </w:p>
        </w:tc>
        <w:tc>
          <w:tcPr/>
          <w:p w:rsidR="00000000" w:rsidDel="00000000" w:rsidP="00000000" w:rsidRDefault="00000000" w:rsidRPr="00000000" w14:paraId="0000070C">
            <w:pPr>
              <w:rPr/>
            </w:pPr>
            <w:r w:rsidDel="00000000" w:rsidR="00000000" w:rsidRPr="00000000">
              <w:rPr>
                <w:rtl w:val="0"/>
              </w:rPr>
              <w:t xml:space="preserve">0x141B</w:t>
            </w:r>
          </w:p>
        </w:tc>
        <w:tc>
          <w:tcPr/>
          <w:p w:rsidR="00000000" w:rsidDel="00000000" w:rsidP="00000000" w:rsidRDefault="00000000" w:rsidRPr="00000000" w14:paraId="0000070D">
            <w:pPr>
              <w:rPr/>
            </w:pPr>
            <w:r w:rsidDel="00000000" w:rsidR="00000000" w:rsidRPr="00000000">
              <w:rPr>
                <w:rtl w:val="0"/>
              </w:rPr>
              <w:t xml:space="preserve">0x1F = 0001 1011b: LoRaWAN aan, netwerk gejoined, DutyCycle limitatie aan, ADR uit, Correcte sleutels</w:t>
            </w:r>
          </w:p>
        </w:tc>
      </w:tr>
    </w:tbl>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pStyle w:val="Heading3"/>
        <w:numPr>
          <w:ilvl w:val="2"/>
          <w:numId w:val="2"/>
        </w:numPr>
        <w:ind w:left="862" w:hanging="720"/>
        <w:rPr/>
      </w:pPr>
      <w:bookmarkStart w:colFirst="0" w:colLast="0" w:name="_heading=h.3o7alnk" w:id="39"/>
      <w:bookmarkEnd w:id="39"/>
      <w:r w:rsidDel="00000000" w:rsidR="00000000" w:rsidRPr="00000000">
        <w:rPr>
          <w:rtl w:val="0"/>
        </w:rPr>
        <w:t xml:space="preserve">145d/0x91 - WRITE_BUZZER_DEFAULT_TUNE</w:t>
      </w:r>
    </w:p>
    <w:p w:rsidR="00000000" w:rsidDel="00000000" w:rsidP="00000000" w:rsidRDefault="00000000" w:rsidRPr="00000000" w14:paraId="00000712">
      <w:pPr>
        <w:rPr/>
      </w:pPr>
      <w:r w:rsidDel="00000000" w:rsidR="00000000" w:rsidRPr="00000000">
        <w:rPr>
          <w:rtl w:val="0"/>
        </w:rPr>
        <w:t xml:space="preserve">Met de WRITE_BUZZER_DEFAULT_TUNE opdracht wordt er een standaard ingestelde pwm patroon afgespeeld op de BEEPBASE. Tot op heden zijn er maar 3 patronen, maar dat kan door de klant worden uitgebreid.</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t xml:space="preserve">Bericht opbouw:</w:t>
      </w:r>
    </w:p>
    <w:tbl>
      <w:tblPr>
        <w:tblStyle w:val="Table7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431"/>
        <w:gridCol w:w="1113"/>
        <w:gridCol w:w="4069"/>
        <w:tblGridChange w:id="0">
          <w:tblGrid>
            <w:gridCol w:w="3015"/>
            <w:gridCol w:w="1431"/>
            <w:gridCol w:w="1113"/>
            <w:gridCol w:w="4069"/>
          </w:tblGrid>
        </w:tblGridChange>
      </w:tblGrid>
      <w:tr>
        <w:tc>
          <w:tcPr/>
          <w:p w:rsidR="00000000" w:rsidDel="00000000" w:rsidP="00000000" w:rsidRDefault="00000000" w:rsidRPr="00000000" w14:paraId="00000715">
            <w:pPr>
              <w:rPr>
                <w:b w:val="1"/>
              </w:rPr>
            </w:pPr>
            <w:r w:rsidDel="00000000" w:rsidR="00000000" w:rsidRPr="00000000">
              <w:rPr>
                <w:b w:val="1"/>
                <w:rtl w:val="0"/>
              </w:rPr>
              <w:t xml:space="preserve">Veld</w:t>
            </w:r>
          </w:p>
        </w:tc>
        <w:tc>
          <w:tcPr/>
          <w:p w:rsidR="00000000" w:rsidDel="00000000" w:rsidP="00000000" w:rsidRDefault="00000000" w:rsidRPr="00000000" w14:paraId="00000716">
            <w:pPr>
              <w:rPr>
                <w:b w:val="1"/>
              </w:rPr>
            </w:pPr>
            <w:r w:rsidDel="00000000" w:rsidR="00000000" w:rsidRPr="00000000">
              <w:rPr>
                <w:b w:val="1"/>
                <w:rtl w:val="0"/>
              </w:rPr>
              <w:t xml:space="preserve">Grote</w:t>
            </w:r>
          </w:p>
        </w:tc>
        <w:tc>
          <w:tcPr/>
          <w:p w:rsidR="00000000" w:rsidDel="00000000" w:rsidP="00000000" w:rsidRDefault="00000000" w:rsidRPr="00000000" w14:paraId="00000717">
            <w:pPr>
              <w:rPr>
                <w:b w:val="1"/>
              </w:rPr>
            </w:pPr>
            <w:r w:rsidDel="00000000" w:rsidR="00000000" w:rsidRPr="00000000">
              <w:rPr>
                <w:b w:val="1"/>
                <w:rtl w:val="0"/>
              </w:rPr>
              <w:t xml:space="preserve">Waarde</w:t>
            </w:r>
          </w:p>
        </w:tc>
        <w:tc>
          <w:tcPr/>
          <w:p w:rsidR="00000000" w:rsidDel="00000000" w:rsidP="00000000" w:rsidRDefault="00000000" w:rsidRPr="00000000" w14:paraId="00000718">
            <w:pPr>
              <w:rPr>
                <w:b w:val="1"/>
              </w:rPr>
            </w:pPr>
            <w:r w:rsidDel="00000000" w:rsidR="00000000" w:rsidRPr="00000000">
              <w:rPr>
                <w:b w:val="1"/>
                <w:rtl w:val="0"/>
              </w:rPr>
              <w:t xml:space="preserve">Omschrijving</w:t>
            </w:r>
          </w:p>
        </w:tc>
      </w:tr>
      <w:tr>
        <w:tc>
          <w:tcPr/>
          <w:p w:rsidR="00000000" w:rsidDel="00000000" w:rsidP="00000000" w:rsidRDefault="00000000" w:rsidRPr="00000000" w14:paraId="00000719">
            <w:pPr>
              <w:rPr/>
            </w:pPr>
            <w:r w:rsidDel="00000000" w:rsidR="00000000" w:rsidRPr="00000000">
              <w:rPr>
                <w:rtl w:val="0"/>
              </w:rPr>
              <w:t xml:space="preserve">WRITE_BUZZER_DEFAULT_TUNE</w:t>
            </w:r>
          </w:p>
        </w:tc>
        <w:tc>
          <w:tcPr/>
          <w:p w:rsidR="00000000" w:rsidDel="00000000" w:rsidP="00000000" w:rsidRDefault="00000000" w:rsidRPr="00000000" w14:paraId="0000071A">
            <w:pPr>
              <w:rPr/>
            </w:pPr>
            <w:r w:rsidDel="00000000" w:rsidR="00000000" w:rsidRPr="00000000">
              <w:rPr>
                <w:rtl w:val="0"/>
              </w:rPr>
              <w:t xml:space="preserve">Uint8_t</w:t>
            </w:r>
          </w:p>
        </w:tc>
        <w:tc>
          <w:tcPr/>
          <w:p w:rsidR="00000000" w:rsidDel="00000000" w:rsidP="00000000" w:rsidRDefault="00000000" w:rsidRPr="00000000" w14:paraId="0000071B">
            <w:pPr>
              <w:rPr/>
            </w:pPr>
            <w:r w:rsidDel="00000000" w:rsidR="00000000" w:rsidRPr="00000000">
              <w:rPr>
                <w:rtl w:val="0"/>
              </w:rPr>
              <w:t xml:space="preserve">0x91</w:t>
            </w:r>
          </w:p>
        </w:tc>
        <w:tc>
          <w:tcPr/>
          <w:p w:rsidR="00000000" w:rsidDel="00000000" w:rsidP="00000000" w:rsidRDefault="00000000" w:rsidRPr="00000000" w14:paraId="0000071C">
            <w:pPr>
              <w:rPr/>
            </w:pPr>
            <w:r w:rsidDel="00000000" w:rsidR="00000000" w:rsidRPr="00000000">
              <w:rPr>
                <w:rtl w:val="0"/>
              </w:rPr>
              <w:t xml:space="preserve">WRITE_BUZZER_DEFAULT_TUNE opdracht ID</w:t>
            </w:r>
          </w:p>
        </w:tc>
      </w:tr>
      <w:tr>
        <w:tc>
          <w:tcPr/>
          <w:p w:rsidR="00000000" w:rsidDel="00000000" w:rsidP="00000000" w:rsidRDefault="00000000" w:rsidRPr="00000000" w14:paraId="0000071D">
            <w:pPr>
              <w:rPr/>
            </w:pPr>
            <w:r w:rsidDel="00000000" w:rsidR="00000000" w:rsidRPr="00000000">
              <w:rPr>
                <w:rtl w:val="0"/>
              </w:rPr>
              <w:t xml:space="preserve">Geluids patroon index</w:t>
            </w:r>
          </w:p>
        </w:tc>
        <w:tc>
          <w:tcPr/>
          <w:p w:rsidR="00000000" w:rsidDel="00000000" w:rsidP="00000000" w:rsidRDefault="00000000" w:rsidRPr="00000000" w14:paraId="0000071E">
            <w:pPr>
              <w:rPr/>
            </w:pPr>
            <w:r w:rsidDel="00000000" w:rsidR="00000000" w:rsidRPr="00000000">
              <w:rPr>
                <w:rtl w:val="0"/>
              </w:rPr>
              <w:t xml:space="preserve">Uint8_t</w:t>
            </w:r>
          </w:p>
        </w:tc>
        <w:tc>
          <w:tcPr/>
          <w:p w:rsidR="00000000" w:rsidDel="00000000" w:rsidP="00000000" w:rsidRDefault="00000000" w:rsidRPr="00000000" w14:paraId="0000071F">
            <w:pPr>
              <w:rPr/>
            </w:pPr>
            <w:r w:rsidDel="00000000" w:rsidR="00000000" w:rsidRPr="00000000">
              <w:rPr>
                <w:rtl w:val="0"/>
              </w:rPr>
              <w:t xml:space="preserve">0-2</w:t>
            </w:r>
          </w:p>
        </w:tc>
        <w:tc>
          <w:tcPr/>
          <w:p w:rsidR="00000000" w:rsidDel="00000000" w:rsidP="00000000" w:rsidRDefault="00000000" w:rsidRPr="00000000" w14:paraId="00000720">
            <w:pPr>
              <w:rPr/>
            </w:pPr>
            <w:r w:rsidDel="00000000" w:rsidR="00000000" w:rsidRPr="00000000">
              <w:rPr>
                <w:rtl w:val="0"/>
              </w:rPr>
            </w:r>
          </w:p>
        </w:tc>
      </w:tr>
    </w:tbl>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Geluids patronen</w:t>
      </w:r>
    </w:p>
    <w:tbl>
      <w:tblPr>
        <w:tblStyle w:val="Table75"/>
        <w:tblW w:w="7365.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1396"/>
        <w:gridCol w:w="1241"/>
        <w:gridCol w:w="1027"/>
        <w:gridCol w:w="1282"/>
        <w:gridCol w:w="1440"/>
        <w:tblGridChange w:id="0">
          <w:tblGrid>
            <w:gridCol w:w="980"/>
            <w:gridCol w:w="1396"/>
            <w:gridCol w:w="1241"/>
            <w:gridCol w:w="1027"/>
            <w:gridCol w:w="1282"/>
            <w:gridCol w:w="1440"/>
          </w:tblGrid>
        </w:tblGridChange>
      </w:tblGrid>
      <w:tr>
        <w:tc>
          <w:tcPr/>
          <w:p w:rsidR="00000000" w:rsidDel="00000000" w:rsidP="00000000" w:rsidRDefault="00000000" w:rsidRPr="00000000" w14:paraId="00000723">
            <w:pPr>
              <w:rPr>
                <w:b w:val="1"/>
              </w:rPr>
            </w:pPr>
            <w:r w:rsidDel="00000000" w:rsidR="00000000" w:rsidRPr="00000000">
              <w:rPr>
                <w:b w:val="1"/>
                <w:rtl w:val="0"/>
              </w:rPr>
              <w:t xml:space="preserve">Patroon</w:t>
            </w:r>
          </w:p>
        </w:tc>
        <w:tc>
          <w:tcPr/>
          <w:p w:rsidR="00000000" w:rsidDel="00000000" w:rsidP="00000000" w:rsidRDefault="00000000" w:rsidRPr="00000000" w14:paraId="00000724">
            <w:pPr>
              <w:rPr>
                <w:b w:val="1"/>
              </w:rPr>
            </w:pPr>
            <w:r w:rsidDel="00000000" w:rsidR="00000000" w:rsidRPr="00000000">
              <w:rPr>
                <w:b w:val="1"/>
                <w:rtl w:val="0"/>
              </w:rPr>
              <w:t xml:space="preserve">Duty cycle</w:t>
            </w:r>
          </w:p>
        </w:tc>
        <w:tc>
          <w:tcPr/>
          <w:p w:rsidR="00000000" w:rsidDel="00000000" w:rsidP="00000000" w:rsidRDefault="00000000" w:rsidRPr="00000000" w14:paraId="00000725">
            <w:pPr>
              <w:rPr>
                <w:b w:val="1"/>
              </w:rPr>
            </w:pPr>
            <w:r w:rsidDel="00000000" w:rsidR="00000000" w:rsidRPr="00000000">
              <w:rPr>
                <w:b w:val="1"/>
                <w:rtl w:val="0"/>
              </w:rPr>
              <w:t xml:space="preserve">Frequentie</w:t>
            </w:r>
          </w:p>
        </w:tc>
        <w:tc>
          <w:tcPr/>
          <w:p w:rsidR="00000000" w:rsidDel="00000000" w:rsidP="00000000" w:rsidRDefault="00000000" w:rsidRPr="00000000" w14:paraId="00000726">
            <w:pPr>
              <w:rPr>
                <w:b w:val="1"/>
              </w:rPr>
            </w:pPr>
            <w:r w:rsidDel="00000000" w:rsidR="00000000" w:rsidRPr="00000000">
              <w:rPr>
                <w:b w:val="1"/>
                <w:rtl w:val="0"/>
              </w:rPr>
              <w:t xml:space="preserve">Aan-tijd</w:t>
            </w:r>
          </w:p>
        </w:tc>
        <w:tc>
          <w:tcPr/>
          <w:p w:rsidR="00000000" w:rsidDel="00000000" w:rsidP="00000000" w:rsidRDefault="00000000" w:rsidRPr="00000000" w14:paraId="00000727">
            <w:pPr>
              <w:rPr>
                <w:b w:val="1"/>
              </w:rPr>
            </w:pPr>
            <w:r w:rsidDel="00000000" w:rsidR="00000000" w:rsidRPr="00000000">
              <w:rPr>
                <w:b w:val="1"/>
                <w:rtl w:val="0"/>
              </w:rPr>
              <w:t xml:space="preserve">Uit-tijd</w:t>
            </w:r>
          </w:p>
        </w:tc>
        <w:tc>
          <w:tcPr/>
          <w:p w:rsidR="00000000" w:rsidDel="00000000" w:rsidP="00000000" w:rsidRDefault="00000000" w:rsidRPr="00000000" w14:paraId="00000728">
            <w:pPr>
              <w:rPr>
                <w:b w:val="1"/>
              </w:rPr>
            </w:pPr>
            <w:r w:rsidDel="00000000" w:rsidR="00000000" w:rsidRPr="00000000">
              <w:rPr>
                <w:b w:val="1"/>
                <w:rtl w:val="0"/>
              </w:rPr>
              <w:t xml:space="preserve">Herhaling</w:t>
            </w:r>
          </w:p>
        </w:tc>
      </w:tr>
      <w:tr>
        <w:tc>
          <w:tcPr/>
          <w:p w:rsidR="00000000" w:rsidDel="00000000" w:rsidP="00000000" w:rsidRDefault="00000000" w:rsidRPr="00000000" w14:paraId="00000729">
            <w:pPr>
              <w:rPr/>
            </w:pPr>
            <w:r w:rsidDel="00000000" w:rsidR="00000000" w:rsidRPr="00000000">
              <w:rPr>
                <w:rtl w:val="0"/>
              </w:rPr>
              <w:t xml:space="preserve">0</w:t>
            </w:r>
          </w:p>
        </w:tc>
        <w:tc>
          <w:tcPr/>
          <w:p w:rsidR="00000000" w:rsidDel="00000000" w:rsidP="00000000" w:rsidRDefault="00000000" w:rsidRPr="00000000" w14:paraId="0000072A">
            <w:pPr>
              <w:rPr/>
            </w:pPr>
            <w:r w:rsidDel="00000000" w:rsidR="00000000" w:rsidRPr="00000000">
              <w:rPr>
                <w:rtl w:val="0"/>
              </w:rPr>
              <w:t xml:space="preserve">50%</w:t>
            </w:r>
          </w:p>
        </w:tc>
        <w:tc>
          <w:tcPr/>
          <w:p w:rsidR="00000000" w:rsidDel="00000000" w:rsidP="00000000" w:rsidRDefault="00000000" w:rsidRPr="00000000" w14:paraId="0000072B">
            <w:pPr>
              <w:rPr/>
            </w:pPr>
            <w:r w:rsidDel="00000000" w:rsidR="00000000" w:rsidRPr="00000000">
              <w:rPr>
                <w:rtl w:val="0"/>
              </w:rPr>
              <w:t xml:space="preserve">2.8 kHz</w:t>
            </w:r>
          </w:p>
        </w:tc>
        <w:tc>
          <w:tcPr/>
          <w:p w:rsidR="00000000" w:rsidDel="00000000" w:rsidP="00000000" w:rsidRDefault="00000000" w:rsidRPr="00000000" w14:paraId="0000072C">
            <w:pPr>
              <w:rPr/>
            </w:pPr>
            <w:r w:rsidDel="00000000" w:rsidR="00000000" w:rsidRPr="00000000">
              <w:rPr>
                <w:rtl w:val="0"/>
              </w:rPr>
              <w:t xml:space="preserve">100ms</w:t>
            </w:r>
          </w:p>
        </w:tc>
        <w:tc>
          <w:tcPr/>
          <w:p w:rsidR="00000000" w:rsidDel="00000000" w:rsidP="00000000" w:rsidRDefault="00000000" w:rsidRPr="00000000" w14:paraId="0000072D">
            <w:pPr>
              <w:rPr/>
            </w:pPr>
            <w:r w:rsidDel="00000000" w:rsidR="00000000" w:rsidRPr="00000000">
              <w:rPr>
                <w:rtl w:val="0"/>
              </w:rPr>
              <w:t xml:space="preserve">1000ms</w:t>
            </w:r>
          </w:p>
        </w:tc>
        <w:tc>
          <w:tcPr/>
          <w:p w:rsidR="00000000" w:rsidDel="00000000" w:rsidP="00000000" w:rsidRDefault="00000000" w:rsidRPr="00000000" w14:paraId="0000072E">
            <w:pPr>
              <w:rPr/>
            </w:pPr>
            <w:r w:rsidDel="00000000" w:rsidR="00000000" w:rsidRPr="00000000">
              <w:rPr>
                <w:rtl w:val="0"/>
              </w:rPr>
              <w:t xml:space="preserve">4</w:t>
            </w:r>
          </w:p>
        </w:tc>
      </w:tr>
      <w:tr>
        <w:tc>
          <w:tcPr/>
          <w:p w:rsidR="00000000" w:rsidDel="00000000" w:rsidP="00000000" w:rsidRDefault="00000000" w:rsidRPr="00000000" w14:paraId="0000072F">
            <w:pPr>
              <w:rPr/>
            </w:pPr>
            <w:r w:rsidDel="00000000" w:rsidR="00000000" w:rsidRPr="00000000">
              <w:rPr>
                <w:rtl w:val="0"/>
              </w:rPr>
              <w:t xml:space="preserve">1</w:t>
            </w:r>
          </w:p>
        </w:tc>
        <w:tc>
          <w:tcPr/>
          <w:p w:rsidR="00000000" w:rsidDel="00000000" w:rsidP="00000000" w:rsidRDefault="00000000" w:rsidRPr="00000000" w14:paraId="00000730">
            <w:pPr>
              <w:rPr/>
            </w:pPr>
            <w:r w:rsidDel="00000000" w:rsidR="00000000" w:rsidRPr="00000000">
              <w:rPr>
                <w:rtl w:val="0"/>
              </w:rPr>
              <w:t xml:space="preserve">50%</w:t>
            </w:r>
          </w:p>
        </w:tc>
        <w:tc>
          <w:tcPr/>
          <w:p w:rsidR="00000000" w:rsidDel="00000000" w:rsidP="00000000" w:rsidRDefault="00000000" w:rsidRPr="00000000" w14:paraId="00000731">
            <w:pPr>
              <w:rPr/>
            </w:pPr>
            <w:r w:rsidDel="00000000" w:rsidR="00000000" w:rsidRPr="00000000">
              <w:rPr>
                <w:rtl w:val="0"/>
              </w:rPr>
              <w:t xml:space="preserve">2.8 kHz</w:t>
            </w:r>
          </w:p>
        </w:tc>
        <w:tc>
          <w:tcPr/>
          <w:p w:rsidR="00000000" w:rsidDel="00000000" w:rsidP="00000000" w:rsidRDefault="00000000" w:rsidRPr="00000000" w14:paraId="00000732">
            <w:pPr>
              <w:rPr/>
            </w:pPr>
            <w:r w:rsidDel="00000000" w:rsidR="00000000" w:rsidRPr="00000000">
              <w:rPr>
                <w:rtl w:val="0"/>
              </w:rPr>
              <w:t xml:space="preserve">1000ms</w:t>
            </w:r>
          </w:p>
        </w:tc>
        <w:tc>
          <w:tcPr/>
          <w:p w:rsidR="00000000" w:rsidDel="00000000" w:rsidP="00000000" w:rsidRDefault="00000000" w:rsidRPr="00000000" w14:paraId="00000733">
            <w:pPr>
              <w:rPr/>
            </w:pPr>
            <w:r w:rsidDel="00000000" w:rsidR="00000000" w:rsidRPr="00000000">
              <w:rPr>
                <w:rtl w:val="0"/>
              </w:rPr>
              <w:t xml:space="preserve">1ms</w:t>
            </w:r>
          </w:p>
        </w:tc>
        <w:tc>
          <w:tcPr/>
          <w:p w:rsidR="00000000" w:rsidDel="00000000" w:rsidP="00000000" w:rsidRDefault="00000000" w:rsidRPr="00000000" w14:paraId="00000734">
            <w:pPr>
              <w:rPr/>
            </w:pPr>
            <w:r w:rsidDel="00000000" w:rsidR="00000000" w:rsidRPr="00000000">
              <w:rPr>
                <w:rtl w:val="0"/>
              </w:rPr>
              <w:t xml:space="preserve">1</w:t>
            </w:r>
          </w:p>
        </w:tc>
      </w:tr>
      <w:tr>
        <w:tc>
          <w:tcPr/>
          <w:p w:rsidR="00000000" w:rsidDel="00000000" w:rsidP="00000000" w:rsidRDefault="00000000" w:rsidRPr="00000000" w14:paraId="00000735">
            <w:pPr>
              <w:rPr/>
            </w:pPr>
            <w:r w:rsidDel="00000000" w:rsidR="00000000" w:rsidRPr="00000000">
              <w:rPr>
                <w:rtl w:val="0"/>
              </w:rPr>
              <w:t xml:space="preserve">2</w:t>
            </w:r>
          </w:p>
        </w:tc>
        <w:tc>
          <w:tcPr/>
          <w:p w:rsidR="00000000" w:rsidDel="00000000" w:rsidP="00000000" w:rsidRDefault="00000000" w:rsidRPr="00000000" w14:paraId="00000736">
            <w:pPr>
              <w:rPr/>
            </w:pPr>
            <w:r w:rsidDel="00000000" w:rsidR="00000000" w:rsidRPr="00000000">
              <w:rPr>
                <w:rtl w:val="0"/>
              </w:rPr>
              <w:t xml:space="preserve">50%</w:t>
            </w:r>
          </w:p>
        </w:tc>
        <w:tc>
          <w:tcPr/>
          <w:p w:rsidR="00000000" w:rsidDel="00000000" w:rsidP="00000000" w:rsidRDefault="00000000" w:rsidRPr="00000000" w14:paraId="00000737">
            <w:pPr>
              <w:rPr/>
            </w:pPr>
            <w:r w:rsidDel="00000000" w:rsidR="00000000" w:rsidRPr="00000000">
              <w:rPr>
                <w:rtl w:val="0"/>
              </w:rPr>
              <w:t xml:space="preserve">2.8 kHz</w:t>
            </w:r>
          </w:p>
        </w:tc>
        <w:tc>
          <w:tcPr/>
          <w:p w:rsidR="00000000" w:rsidDel="00000000" w:rsidP="00000000" w:rsidRDefault="00000000" w:rsidRPr="00000000" w14:paraId="00000738">
            <w:pPr>
              <w:rPr/>
            </w:pPr>
            <w:r w:rsidDel="00000000" w:rsidR="00000000" w:rsidRPr="00000000">
              <w:rPr>
                <w:rtl w:val="0"/>
              </w:rPr>
              <w:t xml:space="preserve">50ms</w:t>
            </w:r>
          </w:p>
        </w:tc>
        <w:tc>
          <w:tcPr/>
          <w:p w:rsidR="00000000" w:rsidDel="00000000" w:rsidP="00000000" w:rsidRDefault="00000000" w:rsidRPr="00000000" w14:paraId="00000739">
            <w:pPr>
              <w:rPr/>
            </w:pPr>
            <w:r w:rsidDel="00000000" w:rsidR="00000000" w:rsidRPr="00000000">
              <w:rPr>
                <w:rtl w:val="0"/>
              </w:rPr>
              <w:t xml:space="preserve">100ms</w:t>
            </w:r>
          </w:p>
        </w:tc>
        <w:tc>
          <w:tcPr/>
          <w:p w:rsidR="00000000" w:rsidDel="00000000" w:rsidP="00000000" w:rsidRDefault="00000000" w:rsidRPr="00000000" w14:paraId="0000073A">
            <w:pPr>
              <w:rPr/>
            </w:pPr>
            <w:r w:rsidDel="00000000" w:rsidR="00000000" w:rsidRPr="00000000">
              <w:rPr>
                <w:rtl w:val="0"/>
              </w:rPr>
              <w:t xml:space="preserve">2</w:t>
            </w:r>
          </w:p>
        </w:tc>
      </w:tr>
    </w:tbl>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t xml:space="preserve">Voorbeeld:</w:t>
      </w:r>
    </w:p>
    <w:tbl>
      <w:tblPr>
        <w:tblStyle w:val="Table7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1753"/>
        <w:gridCol w:w="7534"/>
        <w:tblGridChange w:id="0">
          <w:tblGrid>
            <w:gridCol w:w="1198"/>
            <w:gridCol w:w="1753"/>
            <w:gridCol w:w="7534"/>
          </w:tblGrid>
        </w:tblGridChange>
      </w:tblGrid>
      <w:tr>
        <w:tc>
          <w:tcPr/>
          <w:p w:rsidR="00000000" w:rsidDel="00000000" w:rsidP="00000000" w:rsidRDefault="00000000" w:rsidRPr="00000000" w14:paraId="0000073F">
            <w:pPr>
              <w:rPr>
                <w:b w:val="1"/>
              </w:rPr>
            </w:pPr>
            <w:r w:rsidDel="00000000" w:rsidR="00000000" w:rsidRPr="00000000">
              <w:rPr>
                <w:rtl w:val="0"/>
              </w:rPr>
            </w:r>
          </w:p>
        </w:tc>
        <w:tc>
          <w:tcPr/>
          <w:p w:rsidR="00000000" w:rsidDel="00000000" w:rsidP="00000000" w:rsidRDefault="00000000" w:rsidRPr="00000000" w14:paraId="00000740">
            <w:pPr>
              <w:rPr>
                <w:b w:val="1"/>
              </w:rPr>
            </w:pPr>
            <w:r w:rsidDel="00000000" w:rsidR="00000000" w:rsidRPr="00000000">
              <w:rPr>
                <w:b w:val="1"/>
                <w:rtl w:val="0"/>
              </w:rPr>
              <w:t xml:space="preserve">Hex bericht</w:t>
            </w:r>
          </w:p>
        </w:tc>
        <w:tc>
          <w:tcPr/>
          <w:p w:rsidR="00000000" w:rsidDel="00000000" w:rsidP="00000000" w:rsidRDefault="00000000" w:rsidRPr="00000000" w14:paraId="00000741">
            <w:pPr>
              <w:rPr>
                <w:b w:val="1"/>
              </w:rPr>
            </w:pPr>
            <w:r w:rsidDel="00000000" w:rsidR="00000000" w:rsidRPr="00000000">
              <w:rPr>
                <w:b w:val="1"/>
                <w:rtl w:val="0"/>
              </w:rPr>
              <w:t xml:space="preserve">Inhoud</w:t>
            </w:r>
          </w:p>
        </w:tc>
      </w:tr>
      <w:tr>
        <w:tc>
          <w:tcPr/>
          <w:p w:rsidR="00000000" w:rsidDel="00000000" w:rsidP="00000000" w:rsidRDefault="00000000" w:rsidRPr="00000000" w14:paraId="00000742">
            <w:pPr>
              <w:rPr>
                <w:b w:val="1"/>
              </w:rPr>
            </w:pPr>
            <w:r w:rsidDel="00000000" w:rsidR="00000000" w:rsidRPr="00000000">
              <w:rPr>
                <w:b w:val="1"/>
                <w:rtl w:val="0"/>
              </w:rPr>
              <w:t xml:space="preserve">Opdracht</w:t>
            </w:r>
          </w:p>
        </w:tc>
        <w:tc>
          <w:tcPr/>
          <w:p w:rsidR="00000000" w:rsidDel="00000000" w:rsidP="00000000" w:rsidRDefault="00000000" w:rsidRPr="00000000" w14:paraId="00000743">
            <w:pPr>
              <w:rPr/>
            </w:pPr>
            <w:r w:rsidDel="00000000" w:rsidR="00000000" w:rsidRPr="00000000">
              <w:rPr>
                <w:rtl w:val="0"/>
              </w:rPr>
              <w:t xml:space="preserve">0x9101</w:t>
            </w:r>
          </w:p>
        </w:tc>
        <w:tc>
          <w:tcPr/>
          <w:p w:rsidR="00000000" w:rsidDel="00000000" w:rsidP="00000000" w:rsidRDefault="00000000" w:rsidRPr="00000000" w14:paraId="00000744">
            <w:pPr>
              <w:rPr/>
            </w:pPr>
            <w:r w:rsidDel="00000000" w:rsidR="00000000" w:rsidRPr="00000000">
              <w:rPr>
                <w:rtl w:val="0"/>
              </w:rPr>
              <w:t xml:space="preserve">0x91=WRITE_BUZZER_DEFAULT_TUNE</w:t>
            </w:r>
          </w:p>
          <w:p w:rsidR="00000000" w:rsidDel="00000000" w:rsidP="00000000" w:rsidRDefault="00000000" w:rsidRPr="00000000" w14:paraId="00000745">
            <w:pPr>
              <w:rPr/>
            </w:pPr>
            <w:r w:rsidDel="00000000" w:rsidR="00000000" w:rsidRPr="00000000">
              <w:rPr>
                <w:rtl w:val="0"/>
              </w:rPr>
              <w:t xml:space="preserve">0x01=PWM patroon 1</w:t>
            </w:r>
          </w:p>
        </w:tc>
      </w:tr>
      <w:tr>
        <w:trPr>
          <w:trHeight w:val="260" w:hRule="atLeast"/>
        </w:trPr>
        <w:tc>
          <w:tcPr/>
          <w:p w:rsidR="00000000" w:rsidDel="00000000" w:rsidP="00000000" w:rsidRDefault="00000000" w:rsidRPr="00000000" w14:paraId="00000746">
            <w:pPr>
              <w:rPr>
                <w:b w:val="1"/>
              </w:rPr>
            </w:pPr>
            <w:r w:rsidDel="00000000" w:rsidR="00000000" w:rsidRPr="00000000">
              <w:rPr>
                <w:b w:val="1"/>
                <w:rtl w:val="0"/>
              </w:rPr>
              <w:t xml:space="preserve">Antwoord</w:t>
            </w:r>
          </w:p>
        </w:tc>
        <w:tc>
          <w:tcPr/>
          <w:p w:rsidR="00000000" w:rsidDel="00000000" w:rsidP="00000000" w:rsidRDefault="00000000" w:rsidRPr="00000000" w14:paraId="00000747">
            <w:pPr>
              <w:rPr/>
            </w:pPr>
            <w:r w:rsidDel="00000000" w:rsidR="00000000" w:rsidRPr="00000000">
              <w:rPr>
                <w:rtl w:val="0"/>
              </w:rPr>
              <w:t xml:space="preserve">0x009100000000</w:t>
            </w:r>
          </w:p>
        </w:tc>
        <w:tc>
          <w:tcPr/>
          <w:p w:rsidR="00000000" w:rsidDel="00000000" w:rsidP="00000000" w:rsidRDefault="00000000" w:rsidRPr="00000000" w14:paraId="00000748">
            <w:pPr>
              <w:rPr/>
            </w:pPr>
            <w:r w:rsidDel="00000000" w:rsidR="00000000" w:rsidRPr="00000000">
              <w:rPr>
                <w:rtl w:val="0"/>
              </w:rPr>
              <w:t xml:space="preserve">0x00=RESPONSE_COMMAND</w:t>
            </w:r>
          </w:p>
          <w:p w:rsidR="00000000" w:rsidDel="00000000" w:rsidP="00000000" w:rsidRDefault="00000000" w:rsidRPr="00000000" w14:paraId="00000749">
            <w:pPr>
              <w:rPr/>
            </w:pPr>
            <w:r w:rsidDel="00000000" w:rsidR="00000000" w:rsidRPr="00000000">
              <w:rPr>
                <w:rtl w:val="0"/>
              </w:rPr>
              <w:t xml:space="preserve">0x91= WRITE_BUZZER_DEFAULT_TUNE</w:t>
            </w:r>
          </w:p>
          <w:p w:rsidR="00000000" w:rsidDel="00000000" w:rsidP="00000000" w:rsidRDefault="00000000" w:rsidRPr="00000000" w14:paraId="0000074A">
            <w:pPr>
              <w:rPr/>
            </w:pPr>
            <w:r w:rsidDel="00000000" w:rsidR="00000000" w:rsidRPr="00000000">
              <w:rPr>
                <w:rtl w:val="0"/>
              </w:rPr>
              <w:t xml:space="preserve">0x00000000=NRF_SUCCESS</w:t>
            </w:r>
          </w:p>
        </w:tc>
      </w:tr>
    </w:tbl>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t xml:space="preserve"> </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pStyle w:val="Heading3"/>
        <w:numPr>
          <w:ilvl w:val="2"/>
          <w:numId w:val="2"/>
        </w:numPr>
        <w:ind w:left="862" w:hanging="720"/>
        <w:rPr/>
      </w:pPr>
      <w:bookmarkStart w:colFirst="0" w:colLast="0" w:name="_heading=h.23ckvvd" w:id="40"/>
      <w:bookmarkEnd w:id="40"/>
      <w:r w:rsidDel="00000000" w:rsidR="00000000" w:rsidRPr="00000000">
        <w:rPr>
          <w:rtl w:val="0"/>
        </w:rPr>
        <w:t xml:space="preserve">146d/0x92 - WRITE_BUZZER_CUSTOM_TUNE</w:t>
      </w:r>
    </w:p>
    <w:p w:rsidR="00000000" w:rsidDel="00000000" w:rsidP="00000000" w:rsidRDefault="00000000" w:rsidRPr="00000000" w14:paraId="0000074F">
      <w:pPr>
        <w:rPr/>
      </w:pPr>
      <w:r w:rsidDel="00000000" w:rsidR="00000000" w:rsidRPr="00000000">
        <w:rPr>
          <w:rtl w:val="0"/>
        </w:rPr>
        <w:t xml:space="preserve">Met de WRITE_BUZZER_CUSTOM_TUNE opdracht wordt er een pwm patroon afgespeeld volgens de gegeven parameters.</w:t>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t xml:space="preserve">Bericht opbouw:</w:t>
      </w:r>
    </w:p>
    <w:tbl>
      <w:tblPr>
        <w:tblStyle w:val="Table7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1"/>
        <w:gridCol w:w="1435"/>
        <w:gridCol w:w="1109"/>
        <w:gridCol w:w="4043"/>
        <w:tblGridChange w:id="0">
          <w:tblGrid>
            <w:gridCol w:w="3041"/>
            <w:gridCol w:w="1435"/>
            <w:gridCol w:w="1109"/>
            <w:gridCol w:w="4043"/>
          </w:tblGrid>
        </w:tblGridChange>
      </w:tblGrid>
      <w:tr>
        <w:tc>
          <w:tcPr/>
          <w:p w:rsidR="00000000" w:rsidDel="00000000" w:rsidP="00000000" w:rsidRDefault="00000000" w:rsidRPr="00000000" w14:paraId="00000752">
            <w:pPr>
              <w:rPr>
                <w:b w:val="1"/>
              </w:rPr>
            </w:pPr>
            <w:r w:rsidDel="00000000" w:rsidR="00000000" w:rsidRPr="00000000">
              <w:rPr>
                <w:b w:val="1"/>
                <w:rtl w:val="0"/>
              </w:rPr>
              <w:t xml:space="preserve">Veld</w:t>
            </w:r>
          </w:p>
        </w:tc>
        <w:tc>
          <w:tcPr/>
          <w:p w:rsidR="00000000" w:rsidDel="00000000" w:rsidP="00000000" w:rsidRDefault="00000000" w:rsidRPr="00000000" w14:paraId="00000753">
            <w:pPr>
              <w:rPr>
                <w:b w:val="1"/>
              </w:rPr>
            </w:pPr>
            <w:r w:rsidDel="00000000" w:rsidR="00000000" w:rsidRPr="00000000">
              <w:rPr>
                <w:b w:val="1"/>
                <w:rtl w:val="0"/>
              </w:rPr>
              <w:t xml:space="preserve">Grote</w:t>
            </w:r>
          </w:p>
        </w:tc>
        <w:tc>
          <w:tcPr/>
          <w:p w:rsidR="00000000" w:rsidDel="00000000" w:rsidP="00000000" w:rsidRDefault="00000000" w:rsidRPr="00000000" w14:paraId="00000754">
            <w:pPr>
              <w:rPr>
                <w:b w:val="1"/>
              </w:rPr>
            </w:pPr>
            <w:r w:rsidDel="00000000" w:rsidR="00000000" w:rsidRPr="00000000">
              <w:rPr>
                <w:b w:val="1"/>
                <w:rtl w:val="0"/>
              </w:rPr>
              <w:t xml:space="preserve">Waarde</w:t>
            </w:r>
          </w:p>
        </w:tc>
        <w:tc>
          <w:tcPr/>
          <w:p w:rsidR="00000000" w:rsidDel="00000000" w:rsidP="00000000" w:rsidRDefault="00000000" w:rsidRPr="00000000" w14:paraId="00000755">
            <w:pPr>
              <w:rPr>
                <w:b w:val="1"/>
              </w:rPr>
            </w:pPr>
            <w:r w:rsidDel="00000000" w:rsidR="00000000" w:rsidRPr="00000000">
              <w:rPr>
                <w:b w:val="1"/>
                <w:rtl w:val="0"/>
              </w:rPr>
              <w:t xml:space="preserve">Omschrijving</w:t>
            </w:r>
          </w:p>
        </w:tc>
      </w:tr>
      <w:tr>
        <w:tc>
          <w:tcPr/>
          <w:p w:rsidR="00000000" w:rsidDel="00000000" w:rsidP="00000000" w:rsidRDefault="00000000" w:rsidRPr="00000000" w14:paraId="00000756">
            <w:pPr>
              <w:rPr/>
            </w:pPr>
            <w:r w:rsidDel="00000000" w:rsidR="00000000" w:rsidRPr="00000000">
              <w:rPr>
                <w:rtl w:val="0"/>
              </w:rPr>
              <w:t xml:space="preserve">WRITE_BUZZER_CUSTOM_TUNE</w:t>
            </w:r>
          </w:p>
        </w:tc>
        <w:tc>
          <w:tcPr/>
          <w:p w:rsidR="00000000" w:rsidDel="00000000" w:rsidP="00000000" w:rsidRDefault="00000000" w:rsidRPr="00000000" w14:paraId="00000757">
            <w:pPr>
              <w:rPr/>
            </w:pPr>
            <w:r w:rsidDel="00000000" w:rsidR="00000000" w:rsidRPr="00000000">
              <w:rPr>
                <w:rtl w:val="0"/>
              </w:rPr>
              <w:t xml:space="preserve">Uint8_t</w:t>
            </w:r>
          </w:p>
        </w:tc>
        <w:tc>
          <w:tcPr/>
          <w:p w:rsidR="00000000" w:rsidDel="00000000" w:rsidP="00000000" w:rsidRDefault="00000000" w:rsidRPr="00000000" w14:paraId="00000758">
            <w:pPr>
              <w:rPr/>
            </w:pPr>
            <w:r w:rsidDel="00000000" w:rsidR="00000000" w:rsidRPr="00000000">
              <w:rPr>
                <w:rtl w:val="0"/>
              </w:rPr>
              <w:t xml:space="preserve">0x92</w:t>
            </w:r>
          </w:p>
        </w:tc>
        <w:tc>
          <w:tcPr/>
          <w:p w:rsidR="00000000" w:rsidDel="00000000" w:rsidP="00000000" w:rsidRDefault="00000000" w:rsidRPr="00000000" w14:paraId="00000759">
            <w:pPr>
              <w:rPr/>
            </w:pPr>
            <w:r w:rsidDel="00000000" w:rsidR="00000000" w:rsidRPr="00000000">
              <w:rPr>
                <w:rtl w:val="0"/>
              </w:rPr>
              <w:t xml:space="preserve">WRITE_BUZZER_CUSTOM_TUNE opdracht ID</w:t>
            </w:r>
          </w:p>
        </w:tc>
      </w:tr>
      <w:tr>
        <w:tc>
          <w:tcPr/>
          <w:p w:rsidR="00000000" w:rsidDel="00000000" w:rsidP="00000000" w:rsidRDefault="00000000" w:rsidRPr="00000000" w14:paraId="0000075A">
            <w:pPr>
              <w:rPr/>
            </w:pPr>
            <w:r w:rsidDel="00000000" w:rsidR="00000000" w:rsidRPr="00000000">
              <w:rPr>
                <w:rtl w:val="0"/>
              </w:rPr>
              <w:t xml:space="preserve">Duty Cycle</w:t>
            </w:r>
          </w:p>
        </w:tc>
        <w:tc>
          <w:tcPr/>
          <w:p w:rsidR="00000000" w:rsidDel="00000000" w:rsidP="00000000" w:rsidRDefault="00000000" w:rsidRPr="00000000" w14:paraId="0000075B">
            <w:pPr>
              <w:rPr/>
            </w:pPr>
            <w:r w:rsidDel="00000000" w:rsidR="00000000" w:rsidRPr="00000000">
              <w:rPr>
                <w:rtl w:val="0"/>
              </w:rPr>
              <w:t xml:space="preserve">Uint8_t</w:t>
            </w:r>
          </w:p>
        </w:tc>
        <w:tc>
          <w:tcPr/>
          <w:p w:rsidR="00000000" w:rsidDel="00000000" w:rsidP="00000000" w:rsidRDefault="00000000" w:rsidRPr="00000000" w14:paraId="0000075C">
            <w:pPr>
              <w:rPr/>
            </w:pPr>
            <w:r w:rsidDel="00000000" w:rsidR="00000000" w:rsidRPr="00000000">
              <w:rPr>
                <w:rtl w:val="0"/>
              </w:rPr>
              <w:t xml:space="preserve">0-100</w:t>
            </w:r>
          </w:p>
        </w:tc>
        <w:tc>
          <w:tcPr/>
          <w:p w:rsidR="00000000" w:rsidDel="00000000" w:rsidP="00000000" w:rsidRDefault="00000000" w:rsidRPr="00000000" w14:paraId="0000075D">
            <w:pPr>
              <w:rPr/>
            </w:pPr>
            <w:r w:rsidDel="00000000" w:rsidR="00000000" w:rsidRPr="00000000">
              <w:rPr>
                <w:rtl w:val="0"/>
              </w:rPr>
              <w:t xml:space="preserve">Duty Cycle in procenten</w:t>
            </w:r>
          </w:p>
          <w:p w:rsidR="00000000" w:rsidDel="00000000" w:rsidP="00000000" w:rsidRDefault="00000000" w:rsidRPr="00000000" w14:paraId="0000075E">
            <w:pPr>
              <w:rPr/>
            </w:pPr>
            <w:r w:rsidDel="00000000" w:rsidR="00000000" w:rsidRPr="00000000">
              <w:rPr>
                <w:rtl w:val="0"/>
              </w:rPr>
              <w:t xml:space="preserve">1d=1%</w:t>
            </w:r>
          </w:p>
          <w:p w:rsidR="00000000" w:rsidDel="00000000" w:rsidP="00000000" w:rsidRDefault="00000000" w:rsidRPr="00000000" w14:paraId="0000075F">
            <w:pPr>
              <w:rPr/>
            </w:pPr>
            <w:r w:rsidDel="00000000" w:rsidR="00000000" w:rsidRPr="00000000">
              <w:rPr>
                <w:rtl w:val="0"/>
              </w:rPr>
              <w:t xml:space="preserve">100d=100%</w:t>
            </w:r>
          </w:p>
        </w:tc>
      </w:tr>
      <w:tr>
        <w:tc>
          <w:tcPr/>
          <w:p w:rsidR="00000000" w:rsidDel="00000000" w:rsidP="00000000" w:rsidRDefault="00000000" w:rsidRPr="00000000" w14:paraId="00000760">
            <w:pPr>
              <w:rPr/>
            </w:pPr>
            <w:r w:rsidDel="00000000" w:rsidR="00000000" w:rsidRPr="00000000">
              <w:rPr>
                <w:rtl w:val="0"/>
              </w:rPr>
              <w:t xml:space="preserve">Frequentie in /100 Hz</w:t>
            </w:r>
          </w:p>
        </w:tc>
        <w:tc>
          <w:tcPr/>
          <w:p w:rsidR="00000000" w:rsidDel="00000000" w:rsidP="00000000" w:rsidRDefault="00000000" w:rsidRPr="00000000" w14:paraId="00000761">
            <w:pPr>
              <w:rPr/>
            </w:pPr>
            <w:r w:rsidDel="00000000" w:rsidR="00000000" w:rsidRPr="00000000">
              <w:rPr>
                <w:rtl w:val="0"/>
              </w:rPr>
              <w:t xml:space="preserve">Uint8_t</w:t>
            </w:r>
          </w:p>
        </w:tc>
        <w:tc>
          <w:tcPr/>
          <w:p w:rsidR="00000000" w:rsidDel="00000000" w:rsidP="00000000" w:rsidRDefault="00000000" w:rsidRPr="00000000" w14:paraId="00000762">
            <w:pPr>
              <w:rPr/>
            </w:pPr>
            <w:r w:rsidDel="00000000" w:rsidR="00000000" w:rsidRPr="00000000">
              <w:rPr>
                <w:rtl w:val="0"/>
              </w:rPr>
              <w:t xml:space="preserve">1-255</w:t>
            </w:r>
          </w:p>
        </w:tc>
        <w:tc>
          <w:tcPr/>
          <w:p w:rsidR="00000000" w:rsidDel="00000000" w:rsidP="00000000" w:rsidRDefault="00000000" w:rsidRPr="00000000" w14:paraId="00000763">
            <w:pPr>
              <w:rPr/>
            </w:pPr>
            <w:r w:rsidDel="00000000" w:rsidR="00000000" w:rsidRPr="00000000">
              <w:rPr>
                <w:rtl w:val="0"/>
              </w:rPr>
              <w:t xml:space="preserve">1kHz = 10d</w:t>
            </w:r>
          </w:p>
          <w:p w:rsidR="00000000" w:rsidDel="00000000" w:rsidP="00000000" w:rsidRDefault="00000000" w:rsidRPr="00000000" w14:paraId="00000764">
            <w:pPr>
              <w:rPr/>
            </w:pPr>
            <w:r w:rsidDel="00000000" w:rsidR="00000000" w:rsidRPr="00000000">
              <w:rPr>
                <w:rtl w:val="0"/>
              </w:rPr>
              <w:t xml:space="preserve">2kHz = 20d</w:t>
            </w:r>
          </w:p>
          <w:p w:rsidR="00000000" w:rsidDel="00000000" w:rsidP="00000000" w:rsidRDefault="00000000" w:rsidRPr="00000000" w14:paraId="00000765">
            <w:pPr>
              <w:rPr/>
            </w:pPr>
            <w:r w:rsidDel="00000000" w:rsidR="00000000" w:rsidRPr="00000000">
              <w:rPr>
                <w:rtl w:val="0"/>
              </w:rPr>
              <w:t xml:space="preserve">2.8kHz = 28d</w:t>
            </w:r>
          </w:p>
        </w:tc>
      </w:tr>
      <w:tr>
        <w:tc>
          <w:tcPr/>
          <w:p w:rsidR="00000000" w:rsidDel="00000000" w:rsidP="00000000" w:rsidRDefault="00000000" w:rsidRPr="00000000" w14:paraId="00000766">
            <w:pPr>
              <w:rPr/>
            </w:pPr>
            <w:r w:rsidDel="00000000" w:rsidR="00000000" w:rsidRPr="00000000">
              <w:rPr>
                <w:rtl w:val="0"/>
              </w:rPr>
              <w:t xml:space="preserve">Uit-tijd</w:t>
            </w:r>
          </w:p>
        </w:tc>
        <w:tc>
          <w:tcPr/>
          <w:p w:rsidR="00000000" w:rsidDel="00000000" w:rsidP="00000000" w:rsidRDefault="00000000" w:rsidRPr="00000000" w14:paraId="00000767">
            <w:pPr>
              <w:rPr/>
            </w:pPr>
            <w:r w:rsidDel="00000000" w:rsidR="00000000" w:rsidRPr="00000000">
              <w:rPr>
                <w:rtl w:val="0"/>
              </w:rPr>
              <w:t xml:space="preserve">Uint16_t</w:t>
            </w:r>
          </w:p>
        </w:tc>
        <w:tc>
          <w:tcPr/>
          <w:p w:rsidR="00000000" w:rsidDel="00000000" w:rsidP="00000000" w:rsidRDefault="00000000" w:rsidRPr="00000000" w14:paraId="00000768">
            <w:pPr>
              <w:rPr/>
            </w:pPr>
            <w:r w:rsidDel="00000000" w:rsidR="00000000" w:rsidRPr="00000000">
              <w:rPr>
                <w:rtl w:val="0"/>
              </w:rPr>
              <w:t xml:space="preserve">&gt;0</w:t>
            </w:r>
          </w:p>
        </w:tc>
        <w:tc>
          <w:tcPr/>
          <w:p w:rsidR="00000000" w:rsidDel="00000000" w:rsidP="00000000" w:rsidRDefault="00000000" w:rsidRPr="00000000" w14:paraId="00000769">
            <w:pPr>
              <w:rPr/>
            </w:pPr>
            <w:r w:rsidDel="00000000" w:rsidR="00000000" w:rsidRPr="00000000">
              <w:rPr>
                <w:rtl w:val="0"/>
              </w:rPr>
              <w:t xml:space="preserve">Tijd dat de PWM uit is in milliseconden</w:t>
            </w:r>
          </w:p>
        </w:tc>
      </w:tr>
      <w:tr>
        <w:tc>
          <w:tcPr/>
          <w:p w:rsidR="00000000" w:rsidDel="00000000" w:rsidP="00000000" w:rsidRDefault="00000000" w:rsidRPr="00000000" w14:paraId="0000076A">
            <w:pPr>
              <w:rPr/>
            </w:pPr>
            <w:r w:rsidDel="00000000" w:rsidR="00000000" w:rsidRPr="00000000">
              <w:rPr>
                <w:rtl w:val="0"/>
              </w:rPr>
              <w:t xml:space="preserve">Aan-tijd</w:t>
            </w:r>
          </w:p>
        </w:tc>
        <w:tc>
          <w:tcPr/>
          <w:p w:rsidR="00000000" w:rsidDel="00000000" w:rsidP="00000000" w:rsidRDefault="00000000" w:rsidRPr="00000000" w14:paraId="0000076B">
            <w:pPr>
              <w:rPr/>
            </w:pPr>
            <w:r w:rsidDel="00000000" w:rsidR="00000000" w:rsidRPr="00000000">
              <w:rPr>
                <w:rtl w:val="0"/>
              </w:rPr>
              <w:t xml:space="preserve">Uint16_t</w:t>
            </w:r>
          </w:p>
        </w:tc>
        <w:tc>
          <w:tcPr/>
          <w:p w:rsidR="00000000" w:rsidDel="00000000" w:rsidP="00000000" w:rsidRDefault="00000000" w:rsidRPr="00000000" w14:paraId="0000076C">
            <w:pPr>
              <w:rPr/>
            </w:pPr>
            <w:r w:rsidDel="00000000" w:rsidR="00000000" w:rsidRPr="00000000">
              <w:rPr>
                <w:rtl w:val="0"/>
              </w:rPr>
              <w:t xml:space="preserve">&gt;0</w:t>
            </w:r>
          </w:p>
        </w:tc>
        <w:tc>
          <w:tcPr/>
          <w:p w:rsidR="00000000" w:rsidDel="00000000" w:rsidP="00000000" w:rsidRDefault="00000000" w:rsidRPr="00000000" w14:paraId="0000076D">
            <w:pPr>
              <w:rPr/>
            </w:pPr>
            <w:r w:rsidDel="00000000" w:rsidR="00000000" w:rsidRPr="00000000">
              <w:rPr>
                <w:rtl w:val="0"/>
              </w:rPr>
              <w:t xml:space="preserve">Tijd dat de PWM aan is in milliseconden</w:t>
            </w:r>
          </w:p>
        </w:tc>
      </w:tr>
      <w:tr>
        <w:tc>
          <w:tcPr/>
          <w:p w:rsidR="00000000" w:rsidDel="00000000" w:rsidP="00000000" w:rsidRDefault="00000000" w:rsidRPr="00000000" w14:paraId="0000076E">
            <w:pPr>
              <w:rPr/>
            </w:pPr>
            <w:r w:rsidDel="00000000" w:rsidR="00000000" w:rsidRPr="00000000">
              <w:rPr>
                <w:rtl w:val="0"/>
              </w:rPr>
              <w:t xml:space="preserve">Herhalingen</w:t>
            </w:r>
          </w:p>
        </w:tc>
        <w:tc>
          <w:tcPr/>
          <w:p w:rsidR="00000000" w:rsidDel="00000000" w:rsidP="00000000" w:rsidRDefault="00000000" w:rsidRPr="00000000" w14:paraId="0000076F">
            <w:pPr>
              <w:rPr/>
            </w:pPr>
            <w:r w:rsidDel="00000000" w:rsidR="00000000" w:rsidRPr="00000000">
              <w:rPr>
                <w:rtl w:val="0"/>
              </w:rPr>
              <w:t xml:space="preserve">iint16_t</w:t>
            </w:r>
          </w:p>
        </w:tc>
        <w:tc>
          <w:tcPr/>
          <w:p w:rsidR="00000000" w:rsidDel="00000000" w:rsidP="00000000" w:rsidRDefault="00000000" w:rsidRPr="00000000" w14:paraId="00000770">
            <w:pPr>
              <w:rPr/>
            </w:pPr>
            <w:r w:rsidDel="00000000" w:rsidR="00000000" w:rsidRPr="00000000">
              <w:rPr>
                <w:rtl w:val="0"/>
              </w:rPr>
              <w:t xml:space="preserve">&gt;0</w:t>
            </w:r>
          </w:p>
        </w:tc>
        <w:tc>
          <w:tcPr/>
          <w:p w:rsidR="00000000" w:rsidDel="00000000" w:rsidP="00000000" w:rsidRDefault="00000000" w:rsidRPr="00000000" w14:paraId="00000771">
            <w:pPr>
              <w:rPr/>
            </w:pPr>
            <w:r w:rsidDel="00000000" w:rsidR="00000000" w:rsidRPr="00000000">
              <w:rPr>
                <w:rtl w:val="0"/>
              </w:rPr>
              <w:t xml:space="preserve">Aantal keer dat de aan-uit cyclus wordt herhaald.</w:t>
            </w:r>
          </w:p>
        </w:tc>
      </w:tr>
    </w:tbl>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t xml:space="preserve">Voorbeeld:</w:t>
      </w:r>
    </w:p>
    <w:p w:rsidR="00000000" w:rsidDel="00000000" w:rsidP="00000000" w:rsidRDefault="00000000" w:rsidRPr="00000000" w14:paraId="00000775">
      <w:pPr>
        <w:rPr/>
      </w:pPr>
      <w:r w:rsidDel="00000000" w:rsidR="00000000" w:rsidRPr="00000000">
        <w:rPr>
          <w:rtl w:val="0"/>
        </w:rPr>
      </w:r>
    </w:p>
    <w:tbl>
      <w:tblPr>
        <w:tblStyle w:val="Table7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2231"/>
        <w:gridCol w:w="7061"/>
        <w:tblGridChange w:id="0">
          <w:tblGrid>
            <w:gridCol w:w="1193"/>
            <w:gridCol w:w="2231"/>
            <w:gridCol w:w="7061"/>
          </w:tblGrid>
        </w:tblGridChange>
      </w:tblGrid>
      <w:tr>
        <w:tc>
          <w:tcPr/>
          <w:p w:rsidR="00000000" w:rsidDel="00000000" w:rsidP="00000000" w:rsidRDefault="00000000" w:rsidRPr="00000000" w14:paraId="00000776">
            <w:pPr>
              <w:rPr>
                <w:b w:val="1"/>
              </w:rPr>
            </w:pPr>
            <w:r w:rsidDel="00000000" w:rsidR="00000000" w:rsidRPr="00000000">
              <w:rPr>
                <w:rtl w:val="0"/>
              </w:rPr>
            </w:r>
          </w:p>
        </w:tc>
        <w:tc>
          <w:tcPr/>
          <w:p w:rsidR="00000000" w:rsidDel="00000000" w:rsidP="00000000" w:rsidRDefault="00000000" w:rsidRPr="00000000" w14:paraId="00000777">
            <w:pPr>
              <w:rPr>
                <w:b w:val="1"/>
              </w:rPr>
            </w:pPr>
            <w:r w:rsidDel="00000000" w:rsidR="00000000" w:rsidRPr="00000000">
              <w:rPr>
                <w:b w:val="1"/>
                <w:rtl w:val="0"/>
              </w:rPr>
              <w:t xml:space="preserve">Hex bericht</w:t>
            </w:r>
          </w:p>
        </w:tc>
        <w:tc>
          <w:tcPr/>
          <w:p w:rsidR="00000000" w:rsidDel="00000000" w:rsidP="00000000" w:rsidRDefault="00000000" w:rsidRPr="00000000" w14:paraId="00000778">
            <w:pPr>
              <w:rPr>
                <w:b w:val="1"/>
              </w:rPr>
            </w:pPr>
            <w:r w:rsidDel="00000000" w:rsidR="00000000" w:rsidRPr="00000000">
              <w:rPr>
                <w:b w:val="1"/>
                <w:rtl w:val="0"/>
              </w:rPr>
              <w:t xml:space="preserve">Inhoud</w:t>
            </w:r>
          </w:p>
        </w:tc>
      </w:tr>
      <w:tr>
        <w:tc>
          <w:tcPr/>
          <w:p w:rsidR="00000000" w:rsidDel="00000000" w:rsidP="00000000" w:rsidRDefault="00000000" w:rsidRPr="00000000" w14:paraId="00000779">
            <w:pPr>
              <w:rPr>
                <w:b w:val="1"/>
              </w:rPr>
            </w:pPr>
            <w:r w:rsidDel="00000000" w:rsidR="00000000" w:rsidRPr="00000000">
              <w:rPr>
                <w:b w:val="1"/>
                <w:rtl w:val="0"/>
              </w:rPr>
              <w:t xml:space="preserve">Opdracht</w:t>
            </w:r>
          </w:p>
        </w:tc>
        <w:tc>
          <w:tcPr/>
          <w:p w:rsidR="00000000" w:rsidDel="00000000" w:rsidP="00000000" w:rsidRDefault="00000000" w:rsidRPr="00000000" w14:paraId="0000077A">
            <w:pPr>
              <w:rPr/>
            </w:pPr>
            <w:r w:rsidDel="00000000" w:rsidR="00000000" w:rsidRPr="00000000">
              <w:rPr>
                <w:rtl w:val="0"/>
              </w:rPr>
              <w:t xml:space="preserve">0x92321C03E801F403</w:t>
            </w:r>
          </w:p>
        </w:tc>
        <w:tc>
          <w:tcPr/>
          <w:p w:rsidR="00000000" w:rsidDel="00000000" w:rsidP="00000000" w:rsidRDefault="00000000" w:rsidRPr="00000000" w14:paraId="0000077B">
            <w:pPr>
              <w:rPr/>
            </w:pPr>
            <w:r w:rsidDel="00000000" w:rsidR="00000000" w:rsidRPr="00000000">
              <w:rPr>
                <w:rtl w:val="0"/>
              </w:rPr>
              <w:t xml:space="preserve">0x92= WRITE_BUZZER_CUSTOM_TUNE</w:t>
            </w:r>
          </w:p>
          <w:p w:rsidR="00000000" w:rsidDel="00000000" w:rsidP="00000000" w:rsidRDefault="00000000" w:rsidRPr="00000000" w14:paraId="0000077C">
            <w:pPr>
              <w:rPr/>
            </w:pPr>
            <w:r w:rsidDel="00000000" w:rsidR="00000000" w:rsidRPr="00000000">
              <w:rPr>
                <w:rtl w:val="0"/>
              </w:rPr>
              <w:t xml:space="preserve">0x32=Duty Cycle: 50%</w:t>
            </w:r>
          </w:p>
          <w:p w:rsidR="00000000" w:rsidDel="00000000" w:rsidP="00000000" w:rsidRDefault="00000000" w:rsidRPr="00000000" w14:paraId="0000077D">
            <w:pPr>
              <w:rPr/>
            </w:pPr>
            <w:r w:rsidDel="00000000" w:rsidR="00000000" w:rsidRPr="00000000">
              <w:rPr>
                <w:rtl w:val="0"/>
              </w:rPr>
              <w:t xml:space="preserve">0x1C=Frequentie:2.8kHz</w:t>
            </w:r>
          </w:p>
          <w:p w:rsidR="00000000" w:rsidDel="00000000" w:rsidP="00000000" w:rsidRDefault="00000000" w:rsidRPr="00000000" w14:paraId="0000077E">
            <w:pPr>
              <w:rPr/>
            </w:pPr>
            <w:r w:rsidDel="00000000" w:rsidR="00000000" w:rsidRPr="00000000">
              <w:rPr>
                <w:rtl w:val="0"/>
              </w:rPr>
              <w:t xml:space="preserve">0x03E8=Uit-tijd:1000ms</w:t>
            </w:r>
          </w:p>
          <w:p w:rsidR="00000000" w:rsidDel="00000000" w:rsidP="00000000" w:rsidRDefault="00000000" w:rsidRPr="00000000" w14:paraId="0000077F">
            <w:pPr>
              <w:rPr/>
            </w:pPr>
            <w:r w:rsidDel="00000000" w:rsidR="00000000" w:rsidRPr="00000000">
              <w:rPr>
                <w:rtl w:val="0"/>
              </w:rPr>
              <w:t xml:space="preserve">0x01F4=Aan-tijd:500ms</w:t>
            </w:r>
          </w:p>
          <w:p w:rsidR="00000000" w:rsidDel="00000000" w:rsidP="00000000" w:rsidRDefault="00000000" w:rsidRPr="00000000" w14:paraId="00000780">
            <w:pPr>
              <w:rPr/>
            </w:pPr>
            <w:r w:rsidDel="00000000" w:rsidR="00000000" w:rsidRPr="00000000">
              <w:rPr>
                <w:rtl w:val="0"/>
              </w:rPr>
              <w:t xml:space="preserve">0x03=Herhalingen:3</w:t>
            </w:r>
          </w:p>
        </w:tc>
      </w:tr>
      <w:tr>
        <w:trPr>
          <w:trHeight w:val="260" w:hRule="atLeast"/>
        </w:trPr>
        <w:tc>
          <w:tcPr/>
          <w:p w:rsidR="00000000" w:rsidDel="00000000" w:rsidP="00000000" w:rsidRDefault="00000000" w:rsidRPr="00000000" w14:paraId="00000781">
            <w:pPr>
              <w:rPr>
                <w:b w:val="1"/>
              </w:rPr>
            </w:pPr>
            <w:r w:rsidDel="00000000" w:rsidR="00000000" w:rsidRPr="00000000">
              <w:rPr>
                <w:b w:val="1"/>
                <w:rtl w:val="0"/>
              </w:rPr>
              <w:t xml:space="preserve">Antwoord</w:t>
            </w:r>
          </w:p>
        </w:tc>
        <w:tc>
          <w:tcPr/>
          <w:p w:rsidR="00000000" w:rsidDel="00000000" w:rsidP="00000000" w:rsidRDefault="00000000" w:rsidRPr="00000000" w14:paraId="00000782">
            <w:pPr>
              <w:rPr/>
            </w:pPr>
            <w:r w:rsidDel="00000000" w:rsidR="00000000" w:rsidRPr="00000000">
              <w:rPr>
                <w:rtl w:val="0"/>
              </w:rPr>
              <w:t xml:space="preserve">0x009200000000</w:t>
            </w:r>
          </w:p>
        </w:tc>
        <w:tc>
          <w:tcPr/>
          <w:p w:rsidR="00000000" w:rsidDel="00000000" w:rsidP="00000000" w:rsidRDefault="00000000" w:rsidRPr="00000000" w14:paraId="00000783">
            <w:pPr>
              <w:rPr/>
            </w:pPr>
            <w:r w:rsidDel="00000000" w:rsidR="00000000" w:rsidRPr="00000000">
              <w:rPr>
                <w:rtl w:val="0"/>
              </w:rPr>
              <w:t xml:space="preserve">0x00=RESPONSE_COMMAND</w:t>
            </w:r>
          </w:p>
          <w:p w:rsidR="00000000" w:rsidDel="00000000" w:rsidP="00000000" w:rsidRDefault="00000000" w:rsidRPr="00000000" w14:paraId="00000784">
            <w:pPr>
              <w:rPr/>
            </w:pPr>
            <w:r w:rsidDel="00000000" w:rsidR="00000000" w:rsidRPr="00000000">
              <w:rPr>
                <w:rtl w:val="0"/>
              </w:rPr>
              <w:t xml:space="preserve">0x92= WRITE_BUZZER_CUSTOM_TUNE</w:t>
            </w:r>
          </w:p>
          <w:p w:rsidR="00000000" w:rsidDel="00000000" w:rsidP="00000000" w:rsidRDefault="00000000" w:rsidRPr="00000000" w14:paraId="00000785">
            <w:pPr>
              <w:rPr/>
            </w:pPr>
            <w:r w:rsidDel="00000000" w:rsidR="00000000" w:rsidRPr="00000000">
              <w:rPr>
                <w:rtl w:val="0"/>
              </w:rPr>
              <w:t xml:space="preserve">0x00000000=NRF_SUCCESS</w:t>
            </w:r>
          </w:p>
        </w:tc>
      </w:tr>
    </w:tbl>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pStyle w:val="Heading3"/>
        <w:numPr>
          <w:ilvl w:val="2"/>
          <w:numId w:val="2"/>
        </w:numPr>
        <w:ind w:left="862" w:hanging="720"/>
        <w:rPr/>
      </w:pPr>
      <w:bookmarkStart w:colFirst="0" w:colLast="0" w:name="_heading=h.ihv636" w:id="41"/>
      <w:bookmarkEnd w:id="41"/>
      <w:r w:rsidDel="00000000" w:rsidR="00000000" w:rsidRPr="00000000">
        <w:rPr>
          <w:rtl w:val="0"/>
        </w:rPr>
        <w:t xml:space="preserve">148d/0x94 - WRITE_LORAWAN_STATE</w:t>
      </w:r>
    </w:p>
    <w:p w:rsidR="00000000" w:rsidDel="00000000" w:rsidP="00000000" w:rsidRDefault="00000000" w:rsidRPr="00000000" w14:paraId="0000078B">
      <w:pPr>
        <w:rPr/>
      </w:pPr>
      <w:r w:rsidDel="00000000" w:rsidR="00000000" w:rsidRPr="00000000">
        <w:rPr>
          <w:rtl w:val="0"/>
        </w:rPr>
        <w:t xml:space="preserve">Schrijf de LoRaWAN status: aan/uit, duty-cycle, Adaptive Data Rate. De LoRaWAN stack wordt gereset na het overnemen van de nieuwe parameters.</w:t>
      </w:r>
    </w:p>
    <w:p w:rsidR="00000000" w:rsidDel="00000000" w:rsidP="00000000" w:rsidRDefault="00000000" w:rsidRPr="00000000" w14:paraId="0000078C">
      <w:pPr>
        <w:rPr/>
      </w:pPr>
      <w:r w:rsidDel="00000000" w:rsidR="00000000" w:rsidRPr="00000000">
        <w:rPr>
          <w:rtl w:val="0"/>
        </w:rPr>
      </w:r>
    </w:p>
    <w:tbl>
      <w:tblPr>
        <w:tblStyle w:val="Table7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8D">
            <w:pPr>
              <w:rPr>
                <w:b w:val="1"/>
              </w:rPr>
            </w:pPr>
            <w:r w:rsidDel="00000000" w:rsidR="00000000" w:rsidRPr="00000000">
              <w:rPr>
                <w:b w:val="1"/>
                <w:rtl w:val="0"/>
              </w:rPr>
              <w:t xml:space="preserve">Veld</w:t>
            </w:r>
          </w:p>
        </w:tc>
        <w:tc>
          <w:tcPr/>
          <w:p w:rsidR="00000000" w:rsidDel="00000000" w:rsidP="00000000" w:rsidRDefault="00000000" w:rsidRPr="00000000" w14:paraId="0000078E">
            <w:pPr>
              <w:rPr>
                <w:b w:val="1"/>
              </w:rPr>
            </w:pPr>
            <w:r w:rsidDel="00000000" w:rsidR="00000000" w:rsidRPr="00000000">
              <w:rPr>
                <w:b w:val="1"/>
                <w:rtl w:val="0"/>
              </w:rPr>
              <w:t xml:space="preserve">Grote</w:t>
            </w:r>
          </w:p>
        </w:tc>
        <w:tc>
          <w:tcPr/>
          <w:p w:rsidR="00000000" w:rsidDel="00000000" w:rsidP="00000000" w:rsidRDefault="00000000" w:rsidRPr="00000000" w14:paraId="0000078F">
            <w:pPr>
              <w:rPr>
                <w:b w:val="1"/>
              </w:rPr>
            </w:pPr>
            <w:r w:rsidDel="00000000" w:rsidR="00000000" w:rsidRPr="00000000">
              <w:rPr>
                <w:b w:val="1"/>
                <w:rtl w:val="0"/>
              </w:rPr>
              <w:t xml:space="preserve">Waarde</w:t>
            </w:r>
          </w:p>
        </w:tc>
        <w:tc>
          <w:tcPr/>
          <w:p w:rsidR="00000000" w:rsidDel="00000000" w:rsidP="00000000" w:rsidRDefault="00000000" w:rsidRPr="00000000" w14:paraId="00000790">
            <w:pPr>
              <w:rPr>
                <w:b w:val="1"/>
              </w:rPr>
            </w:pPr>
            <w:r w:rsidDel="00000000" w:rsidR="00000000" w:rsidRPr="00000000">
              <w:rPr>
                <w:b w:val="1"/>
                <w:rtl w:val="0"/>
              </w:rPr>
              <w:t xml:space="preserve">Omschrijving</w:t>
            </w:r>
          </w:p>
        </w:tc>
      </w:tr>
      <w:tr>
        <w:tc>
          <w:tcPr/>
          <w:p w:rsidR="00000000" w:rsidDel="00000000" w:rsidP="00000000" w:rsidRDefault="00000000" w:rsidRPr="00000000" w14:paraId="00000791">
            <w:pPr>
              <w:rPr/>
            </w:pPr>
            <w:r w:rsidDel="00000000" w:rsidR="00000000" w:rsidRPr="00000000">
              <w:rPr>
                <w:rtl w:val="0"/>
              </w:rPr>
              <w:t xml:space="preserve">WRITE_LORAWAN_STATE</w:t>
            </w:r>
          </w:p>
        </w:tc>
        <w:tc>
          <w:tcPr/>
          <w:p w:rsidR="00000000" w:rsidDel="00000000" w:rsidP="00000000" w:rsidRDefault="00000000" w:rsidRPr="00000000" w14:paraId="00000792">
            <w:pPr>
              <w:rPr/>
            </w:pPr>
            <w:r w:rsidDel="00000000" w:rsidR="00000000" w:rsidRPr="00000000">
              <w:rPr>
                <w:rtl w:val="0"/>
              </w:rPr>
              <w:t xml:space="preserve">Uint8_t</w:t>
            </w:r>
          </w:p>
        </w:tc>
        <w:tc>
          <w:tcPr/>
          <w:p w:rsidR="00000000" w:rsidDel="00000000" w:rsidP="00000000" w:rsidRDefault="00000000" w:rsidRPr="00000000" w14:paraId="00000793">
            <w:pPr>
              <w:rPr/>
            </w:pPr>
            <w:r w:rsidDel="00000000" w:rsidR="00000000" w:rsidRPr="00000000">
              <w:rPr>
                <w:rtl w:val="0"/>
              </w:rPr>
              <w:t xml:space="preserve">0x94</w:t>
            </w:r>
          </w:p>
        </w:tc>
        <w:tc>
          <w:tcPr/>
          <w:p w:rsidR="00000000" w:rsidDel="00000000" w:rsidP="00000000" w:rsidRDefault="00000000" w:rsidRPr="00000000" w14:paraId="00000794">
            <w:pPr>
              <w:rPr/>
            </w:pPr>
            <w:r w:rsidDel="00000000" w:rsidR="00000000" w:rsidRPr="00000000">
              <w:rPr>
                <w:rtl w:val="0"/>
              </w:rPr>
              <w:t xml:space="preserve">WRITE_LORAWAN_STATE opdracht ID</w:t>
            </w:r>
          </w:p>
        </w:tc>
      </w:tr>
      <w:tr>
        <w:tc>
          <w:tcPr/>
          <w:p w:rsidR="00000000" w:rsidDel="00000000" w:rsidP="00000000" w:rsidRDefault="00000000" w:rsidRPr="00000000" w14:paraId="00000795">
            <w:pPr>
              <w:rPr/>
            </w:pPr>
            <w:r w:rsidDel="00000000" w:rsidR="00000000" w:rsidRPr="00000000">
              <w:rPr>
                <w:rtl w:val="0"/>
              </w:rPr>
              <w:t xml:space="preserve">Status</w:t>
            </w:r>
          </w:p>
        </w:tc>
        <w:tc>
          <w:tcPr/>
          <w:p w:rsidR="00000000" w:rsidDel="00000000" w:rsidP="00000000" w:rsidRDefault="00000000" w:rsidRPr="00000000" w14:paraId="00000796">
            <w:pPr>
              <w:rPr/>
            </w:pPr>
            <w:r w:rsidDel="00000000" w:rsidR="00000000" w:rsidRPr="00000000">
              <w:rPr>
                <w:rtl w:val="0"/>
              </w:rPr>
              <w:t xml:space="preserve">Uint8_t</w:t>
            </w:r>
          </w:p>
        </w:tc>
        <w:tc>
          <w:tcPr/>
          <w:p w:rsidR="00000000" w:rsidDel="00000000" w:rsidP="00000000" w:rsidRDefault="00000000" w:rsidRPr="00000000" w14:paraId="00000797">
            <w:pPr>
              <w:rPr/>
            </w:pPr>
            <w:r w:rsidDel="00000000" w:rsidR="00000000" w:rsidRPr="00000000">
              <w:rPr>
                <w:rtl w:val="0"/>
              </w:rPr>
              <w:t xml:space="preserve">-</w:t>
            </w:r>
          </w:p>
        </w:tc>
        <w:tc>
          <w:tcPr/>
          <w:p w:rsidR="00000000" w:rsidDel="00000000" w:rsidP="00000000" w:rsidRDefault="00000000" w:rsidRPr="00000000" w14:paraId="00000798">
            <w:pPr>
              <w:rPr/>
            </w:pPr>
            <w:r w:rsidDel="00000000" w:rsidR="00000000" w:rsidRPr="00000000">
              <w:rPr>
                <w:rtl w:val="0"/>
              </w:rPr>
              <w:t xml:space="preserve">Zie onderstaande status table voor bit waardes.</w:t>
            </w:r>
          </w:p>
        </w:tc>
      </w:tr>
    </w:tbl>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tbl>
      <w:tblPr>
        <w:tblStyle w:val="Table8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6"/>
        <w:gridCol w:w="2128"/>
        <w:gridCol w:w="6514"/>
        <w:tblGridChange w:id="0">
          <w:tblGrid>
            <w:gridCol w:w="986"/>
            <w:gridCol w:w="2128"/>
            <w:gridCol w:w="6514"/>
          </w:tblGrid>
        </w:tblGridChange>
      </w:tblGrid>
      <w:tr>
        <w:tc>
          <w:tcPr/>
          <w:p w:rsidR="00000000" w:rsidDel="00000000" w:rsidP="00000000" w:rsidRDefault="00000000" w:rsidRPr="00000000" w14:paraId="0000079B">
            <w:pPr>
              <w:rPr>
                <w:b w:val="1"/>
              </w:rPr>
            </w:pPr>
            <w:r w:rsidDel="00000000" w:rsidR="00000000" w:rsidRPr="00000000">
              <w:rPr>
                <w:b w:val="1"/>
                <w:rtl w:val="0"/>
              </w:rPr>
              <w:t xml:space="preserve">Bit</w:t>
            </w:r>
          </w:p>
        </w:tc>
        <w:tc>
          <w:tcPr/>
          <w:p w:rsidR="00000000" w:rsidDel="00000000" w:rsidP="00000000" w:rsidRDefault="00000000" w:rsidRPr="00000000" w14:paraId="0000079C">
            <w:pPr>
              <w:rPr>
                <w:b w:val="1"/>
              </w:rPr>
            </w:pPr>
            <w:r w:rsidDel="00000000" w:rsidR="00000000" w:rsidRPr="00000000">
              <w:rPr>
                <w:b w:val="1"/>
                <w:rtl w:val="0"/>
              </w:rPr>
              <w:t xml:space="preserve">Functie</w:t>
            </w:r>
          </w:p>
        </w:tc>
        <w:tc>
          <w:tcPr/>
          <w:p w:rsidR="00000000" w:rsidDel="00000000" w:rsidP="00000000" w:rsidRDefault="00000000" w:rsidRPr="00000000" w14:paraId="0000079D">
            <w:pPr>
              <w:rPr>
                <w:b w:val="1"/>
              </w:rPr>
            </w:pPr>
            <w:r w:rsidDel="00000000" w:rsidR="00000000" w:rsidRPr="00000000">
              <w:rPr>
                <w:b w:val="1"/>
                <w:rtl w:val="0"/>
              </w:rPr>
              <w:t xml:space="preserve">Bit waarde</w:t>
            </w:r>
          </w:p>
        </w:tc>
      </w:tr>
      <w:tr>
        <w:tc>
          <w:tcPr/>
          <w:p w:rsidR="00000000" w:rsidDel="00000000" w:rsidP="00000000" w:rsidRDefault="00000000" w:rsidRPr="00000000" w14:paraId="0000079E">
            <w:pPr>
              <w:rPr/>
            </w:pPr>
            <w:r w:rsidDel="00000000" w:rsidR="00000000" w:rsidRPr="00000000">
              <w:rPr>
                <w:rtl w:val="0"/>
              </w:rPr>
              <w:t xml:space="preserve">0</w:t>
            </w:r>
          </w:p>
        </w:tc>
        <w:tc>
          <w:tcPr/>
          <w:p w:rsidR="00000000" w:rsidDel="00000000" w:rsidP="00000000" w:rsidRDefault="00000000" w:rsidRPr="00000000" w14:paraId="0000079F">
            <w:pPr>
              <w:rPr/>
            </w:pPr>
            <w:r w:rsidDel="00000000" w:rsidR="00000000" w:rsidRPr="00000000">
              <w:rPr>
                <w:rtl w:val="0"/>
              </w:rPr>
              <w:t xml:space="preserve">Aan/uit</w:t>
            </w:r>
          </w:p>
        </w:tc>
        <w:tc>
          <w:tcPr/>
          <w:p w:rsidR="00000000" w:rsidDel="00000000" w:rsidP="00000000" w:rsidRDefault="00000000" w:rsidRPr="00000000" w14:paraId="000007A0">
            <w:pPr>
              <w:rPr/>
            </w:pPr>
            <w:r w:rsidDel="00000000" w:rsidR="00000000" w:rsidRPr="00000000">
              <w:rPr>
                <w:rtl w:val="0"/>
              </w:rPr>
              <w:t xml:space="preserve">0=LoRaWAN uit, 1=LoRaWAN aan/uit</w:t>
            </w:r>
          </w:p>
        </w:tc>
      </w:tr>
      <w:tr>
        <w:tc>
          <w:tcPr/>
          <w:p w:rsidR="00000000" w:rsidDel="00000000" w:rsidP="00000000" w:rsidRDefault="00000000" w:rsidRPr="00000000" w14:paraId="000007A1">
            <w:pPr>
              <w:rPr/>
            </w:pPr>
            <w:r w:rsidDel="00000000" w:rsidR="00000000" w:rsidRPr="00000000">
              <w:rPr>
                <w:rtl w:val="0"/>
              </w:rPr>
              <w:t xml:space="preserve">1</w:t>
            </w:r>
          </w:p>
        </w:tc>
        <w:tc>
          <w:tcPr/>
          <w:p w:rsidR="00000000" w:rsidDel="00000000" w:rsidP="00000000" w:rsidRDefault="00000000" w:rsidRPr="00000000" w14:paraId="000007A2">
            <w:pPr>
              <w:rPr/>
            </w:pPr>
            <w:r w:rsidDel="00000000" w:rsidR="00000000" w:rsidRPr="00000000">
              <w:rPr>
                <w:rtl w:val="0"/>
              </w:rPr>
              <w:t xml:space="preserve">Ongebruikt</w:t>
            </w:r>
          </w:p>
        </w:tc>
        <w:tc>
          <w:tcPr/>
          <w:p w:rsidR="00000000" w:rsidDel="00000000" w:rsidP="00000000" w:rsidRDefault="00000000" w:rsidRPr="00000000" w14:paraId="000007A3">
            <w:pPr>
              <w:rPr/>
            </w:pPr>
            <w:r w:rsidDel="00000000" w:rsidR="00000000" w:rsidRPr="00000000">
              <w:rPr>
                <w:rtl w:val="0"/>
              </w:rPr>
              <w:t xml:space="preserve">Wordt genegeerd</w:t>
            </w:r>
          </w:p>
        </w:tc>
      </w:tr>
      <w:tr>
        <w:tc>
          <w:tcPr/>
          <w:p w:rsidR="00000000" w:rsidDel="00000000" w:rsidP="00000000" w:rsidRDefault="00000000" w:rsidRPr="00000000" w14:paraId="000007A4">
            <w:pPr>
              <w:rPr/>
            </w:pPr>
            <w:r w:rsidDel="00000000" w:rsidR="00000000" w:rsidRPr="00000000">
              <w:rPr>
                <w:rtl w:val="0"/>
              </w:rPr>
              <w:t xml:space="preserve">2</w:t>
            </w:r>
          </w:p>
        </w:tc>
        <w:tc>
          <w:tcPr/>
          <w:p w:rsidR="00000000" w:rsidDel="00000000" w:rsidP="00000000" w:rsidRDefault="00000000" w:rsidRPr="00000000" w14:paraId="000007A5">
            <w:pPr>
              <w:rPr/>
            </w:pPr>
            <w:r w:rsidDel="00000000" w:rsidR="00000000" w:rsidRPr="00000000">
              <w:rPr>
                <w:rtl w:val="0"/>
              </w:rPr>
              <w:t xml:space="preserve">Duty-cycle restrictie</w:t>
            </w:r>
          </w:p>
        </w:tc>
        <w:tc>
          <w:tcPr/>
          <w:p w:rsidR="00000000" w:rsidDel="00000000" w:rsidP="00000000" w:rsidRDefault="00000000" w:rsidRPr="00000000" w14:paraId="000007A6">
            <w:pPr>
              <w:rPr/>
            </w:pPr>
            <w:r w:rsidDel="00000000" w:rsidR="00000000" w:rsidRPr="00000000">
              <w:rPr>
                <w:rtl w:val="0"/>
              </w:rPr>
              <w:t xml:space="preserve">0=Duty cycle limitatie uit, 1= Duty Cycle limitatie aan</w:t>
            </w:r>
          </w:p>
        </w:tc>
      </w:tr>
      <w:tr>
        <w:tc>
          <w:tcPr/>
          <w:p w:rsidR="00000000" w:rsidDel="00000000" w:rsidP="00000000" w:rsidRDefault="00000000" w:rsidRPr="00000000" w14:paraId="000007A7">
            <w:pPr>
              <w:rPr/>
            </w:pPr>
            <w:r w:rsidDel="00000000" w:rsidR="00000000" w:rsidRPr="00000000">
              <w:rPr>
                <w:rtl w:val="0"/>
              </w:rPr>
              <w:t xml:space="preserve">3</w:t>
            </w:r>
          </w:p>
        </w:tc>
        <w:tc>
          <w:tcPr/>
          <w:p w:rsidR="00000000" w:rsidDel="00000000" w:rsidP="00000000" w:rsidRDefault="00000000" w:rsidRPr="00000000" w14:paraId="000007A8">
            <w:pPr>
              <w:rPr/>
            </w:pPr>
            <w:r w:rsidDel="00000000" w:rsidR="00000000" w:rsidRPr="00000000">
              <w:rPr>
                <w:rtl w:val="0"/>
              </w:rPr>
              <w:t xml:space="preserve">Adaptive Datarate</w:t>
            </w:r>
          </w:p>
        </w:tc>
        <w:tc>
          <w:tcPr/>
          <w:p w:rsidR="00000000" w:rsidDel="00000000" w:rsidP="00000000" w:rsidRDefault="00000000" w:rsidRPr="00000000" w14:paraId="000007A9">
            <w:pPr>
              <w:rPr/>
            </w:pPr>
            <w:r w:rsidDel="00000000" w:rsidR="00000000" w:rsidRPr="00000000">
              <w:rPr>
                <w:rtl w:val="0"/>
              </w:rPr>
              <w:t xml:space="preserve">0=ADR uit, 1= ADR aan.</w:t>
            </w:r>
          </w:p>
        </w:tc>
      </w:tr>
      <w:tr>
        <w:tc>
          <w:tcPr/>
          <w:p w:rsidR="00000000" w:rsidDel="00000000" w:rsidP="00000000" w:rsidRDefault="00000000" w:rsidRPr="00000000" w14:paraId="000007AA">
            <w:pPr>
              <w:rPr/>
            </w:pPr>
            <w:r w:rsidDel="00000000" w:rsidR="00000000" w:rsidRPr="00000000">
              <w:rPr>
                <w:rtl w:val="0"/>
              </w:rPr>
              <w:t xml:space="preserve">4:7</w:t>
            </w:r>
          </w:p>
        </w:tc>
        <w:tc>
          <w:tcPr/>
          <w:p w:rsidR="00000000" w:rsidDel="00000000" w:rsidP="00000000" w:rsidRDefault="00000000" w:rsidRPr="00000000" w14:paraId="000007AB">
            <w:pPr>
              <w:rPr/>
            </w:pPr>
            <w:r w:rsidDel="00000000" w:rsidR="00000000" w:rsidRPr="00000000">
              <w:rPr>
                <w:rtl w:val="0"/>
              </w:rPr>
              <w:t xml:space="preserve">Ongebruikt</w:t>
            </w:r>
          </w:p>
        </w:tc>
        <w:tc>
          <w:tcPr/>
          <w:p w:rsidR="00000000" w:rsidDel="00000000" w:rsidP="00000000" w:rsidRDefault="00000000" w:rsidRPr="00000000" w14:paraId="000007AC">
            <w:pPr>
              <w:rPr/>
            </w:pPr>
            <w:r w:rsidDel="00000000" w:rsidR="00000000" w:rsidRPr="00000000">
              <w:rPr>
                <w:rtl w:val="0"/>
              </w:rPr>
              <w:t xml:space="preserve">Altijd 0. Wordt genegeerd</w:t>
            </w:r>
          </w:p>
        </w:tc>
      </w:tr>
    </w:tbl>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t xml:space="preserve">Voorbeeld om de LoRaWAN stack te resetten:</w:t>
      </w:r>
    </w:p>
    <w:tbl>
      <w:tblPr>
        <w:tblStyle w:val="Table8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7AF">
            <w:pPr>
              <w:rPr>
                <w:b w:val="1"/>
              </w:rPr>
            </w:pPr>
            <w:r w:rsidDel="00000000" w:rsidR="00000000" w:rsidRPr="00000000">
              <w:rPr>
                <w:rtl w:val="0"/>
              </w:rPr>
            </w:r>
          </w:p>
        </w:tc>
        <w:tc>
          <w:tcPr/>
          <w:p w:rsidR="00000000" w:rsidDel="00000000" w:rsidP="00000000" w:rsidRDefault="00000000" w:rsidRPr="00000000" w14:paraId="000007B0">
            <w:pPr>
              <w:rPr>
                <w:b w:val="1"/>
              </w:rPr>
            </w:pPr>
            <w:r w:rsidDel="00000000" w:rsidR="00000000" w:rsidRPr="00000000">
              <w:rPr>
                <w:b w:val="1"/>
                <w:rtl w:val="0"/>
              </w:rPr>
              <w:t xml:space="preserve">Hex bericht</w:t>
            </w:r>
          </w:p>
        </w:tc>
        <w:tc>
          <w:tcPr/>
          <w:p w:rsidR="00000000" w:rsidDel="00000000" w:rsidP="00000000" w:rsidRDefault="00000000" w:rsidRPr="00000000" w14:paraId="000007B1">
            <w:pPr>
              <w:rPr>
                <w:b w:val="1"/>
              </w:rPr>
            </w:pPr>
            <w:r w:rsidDel="00000000" w:rsidR="00000000" w:rsidRPr="00000000">
              <w:rPr>
                <w:b w:val="1"/>
                <w:rtl w:val="0"/>
              </w:rPr>
              <w:t xml:space="preserve">Inhoud</w:t>
            </w:r>
          </w:p>
        </w:tc>
      </w:tr>
      <w:tr>
        <w:tc>
          <w:tcPr/>
          <w:p w:rsidR="00000000" w:rsidDel="00000000" w:rsidP="00000000" w:rsidRDefault="00000000" w:rsidRPr="00000000" w14:paraId="000007B2">
            <w:pPr>
              <w:rPr>
                <w:b w:val="1"/>
              </w:rPr>
            </w:pPr>
            <w:r w:rsidDel="00000000" w:rsidR="00000000" w:rsidRPr="00000000">
              <w:rPr>
                <w:b w:val="1"/>
                <w:rtl w:val="0"/>
              </w:rPr>
              <w:t xml:space="preserve">Opdracht</w:t>
            </w:r>
          </w:p>
        </w:tc>
        <w:tc>
          <w:tcPr/>
          <w:p w:rsidR="00000000" w:rsidDel="00000000" w:rsidP="00000000" w:rsidRDefault="00000000" w:rsidRPr="00000000" w14:paraId="000007B3">
            <w:pPr>
              <w:rPr/>
            </w:pPr>
            <w:r w:rsidDel="00000000" w:rsidR="00000000" w:rsidRPr="00000000">
              <w:rPr>
                <w:rtl w:val="0"/>
              </w:rPr>
              <w:t xml:space="preserve">940D</w:t>
            </w:r>
          </w:p>
        </w:tc>
        <w:tc>
          <w:tcPr/>
          <w:p w:rsidR="00000000" w:rsidDel="00000000" w:rsidP="00000000" w:rsidRDefault="00000000" w:rsidRPr="00000000" w14:paraId="000007B4">
            <w:pPr>
              <w:rPr/>
            </w:pPr>
            <w:r w:rsidDel="00000000" w:rsidR="00000000" w:rsidRPr="00000000">
              <w:rPr>
                <w:rtl w:val="0"/>
              </w:rPr>
              <w:t xml:space="preserve">0x0F = 0000 1101b: LoRaWAN aan, DutyCycle limitatie aan, ADR aan, </w:t>
            </w:r>
          </w:p>
        </w:tc>
      </w:tr>
      <w:tr>
        <w:trPr>
          <w:trHeight w:val="260" w:hRule="atLeast"/>
        </w:trPr>
        <w:tc>
          <w:tcPr/>
          <w:p w:rsidR="00000000" w:rsidDel="00000000" w:rsidP="00000000" w:rsidRDefault="00000000" w:rsidRPr="00000000" w14:paraId="000007B5">
            <w:pPr>
              <w:rPr>
                <w:b w:val="1"/>
              </w:rPr>
            </w:pPr>
            <w:r w:rsidDel="00000000" w:rsidR="00000000" w:rsidRPr="00000000">
              <w:rPr>
                <w:b w:val="1"/>
                <w:rtl w:val="0"/>
              </w:rPr>
              <w:t xml:space="preserve">Antwoord</w:t>
            </w:r>
          </w:p>
        </w:tc>
        <w:tc>
          <w:tcPr/>
          <w:p w:rsidR="00000000" w:rsidDel="00000000" w:rsidP="00000000" w:rsidRDefault="00000000" w:rsidRPr="00000000" w14:paraId="000007B6">
            <w:pPr>
              <w:rPr/>
            </w:pPr>
            <w:r w:rsidDel="00000000" w:rsidR="00000000" w:rsidRPr="00000000">
              <w:rPr>
                <w:rtl w:val="0"/>
              </w:rPr>
              <w:t xml:space="preserve">009400000000</w:t>
            </w:r>
          </w:p>
        </w:tc>
        <w:tc>
          <w:tcPr/>
          <w:p w:rsidR="00000000" w:rsidDel="00000000" w:rsidP="00000000" w:rsidRDefault="00000000" w:rsidRPr="00000000" w14:paraId="000007B7">
            <w:pPr>
              <w:rPr/>
            </w:pPr>
            <w:r w:rsidDel="00000000" w:rsidR="00000000" w:rsidRPr="00000000">
              <w:rPr>
                <w:rtl w:val="0"/>
              </w:rPr>
              <w:t xml:space="preserve">NRF_SUCCESS voor WRITE_LORAWAN_STATE</w:t>
            </w:r>
          </w:p>
        </w:tc>
      </w:tr>
    </w:tbl>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t xml:space="preserve">Voorbeeld om de LoRaWAN testen zonder Duty-cycle limitatie:</w:t>
      </w:r>
    </w:p>
    <w:tbl>
      <w:tblPr>
        <w:tblStyle w:val="Table8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631"/>
        <w:gridCol w:w="7655"/>
        <w:tblGridChange w:id="0">
          <w:tblGrid>
            <w:gridCol w:w="1199"/>
            <w:gridCol w:w="1631"/>
            <w:gridCol w:w="7655"/>
          </w:tblGrid>
        </w:tblGridChange>
      </w:tblGrid>
      <w:tr>
        <w:tc>
          <w:tcPr/>
          <w:p w:rsidR="00000000" w:rsidDel="00000000" w:rsidP="00000000" w:rsidRDefault="00000000" w:rsidRPr="00000000" w14:paraId="000007BA">
            <w:pPr>
              <w:rPr>
                <w:b w:val="1"/>
              </w:rPr>
            </w:pPr>
            <w:r w:rsidDel="00000000" w:rsidR="00000000" w:rsidRPr="00000000">
              <w:rPr>
                <w:rtl w:val="0"/>
              </w:rPr>
            </w:r>
          </w:p>
        </w:tc>
        <w:tc>
          <w:tcPr/>
          <w:p w:rsidR="00000000" w:rsidDel="00000000" w:rsidP="00000000" w:rsidRDefault="00000000" w:rsidRPr="00000000" w14:paraId="000007BB">
            <w:pPr>
              <w:rPr>
                <w:b w:val="1"/>
              </w:rPr>
            </w:pPr>
            <w:r w:rsidDel="00000000" w:rsidR="00000000" w:rsidRPr="00000000">
              <w:rPr>
                <w:b w:val="1"/>
                <w:rtl w:val="0"/>
              </w:rPr>
              <w:t xml:space="preserve">Hex bericht</w:t>
            </w:r>
          </w:p>
        </w:tc>
        <w:tc>
          <w:tcPr/>
          <w:p w:rsidR="00000000" w:rsidDel="00000000" w:rsidP="00000000" w:rsidRDefault="00000000" w:rsidRPr="00000000" w14:paraId="000007BC">
            <w:pPr>
              <w:rPr>
                <w:b w:val="1"/>
              </w:rPr>
            </w:pPr>
            <w:r w:rsidDel="00000000" w:rsidR="00000000" w:rsidRPr="00000000">
              <w:rPr>
                <w:b w:val="1"/>
                <w:rtl w:val="0"/>
              </w:rPr>
              <w:t xml:space="preserve">Inhoud</w:t>
            </w:r>
          </w:p>
        </w:tc>
      </w:tr>
      <w:tr>
        <w:tc>
          <w:tcPr/>
          <w:p w:rsidR="00000000" w:rsidDel="00000000" w:rsidP="00000000" w:rsidRDefault="00000000" w:rsidRPr="00000000" w14:paraId="000007BD">
            <w:pPr>
              <w:rPr>
                <w:b w:val="1"/>
              </w:rPr>
            </w:pPr>
            <w:r w:rsidDel="00000000" w:rsidR="00000000" w:rsidRPr="00000000">
              <w:rPr>
                <w:b w:val="1"/>
                <w:rtl w:val="0"/>
              </w:rPr>
              <w:t xml:space="preserve">Opdracht</w:t>
            </w:r>
          </w:p>
        </w:tc>
        <w:tc>
          <w:tcPr/>
          <w:p w:rsidR="00000000" w:rsidDel="00000000" w:rsidP="00000000" w:rsidRDefault="00000000" w:rsidRPr="00000000" w14:paraId="000007BE">
            <w:pPr>
              <w:rPr/>
            </w:pPr>
            <w:r w:rsidDel="00000000" w:rsidR="00000000" w:rsidRPr="00000000">
              <w:rPr>
                <w:rtl w:val="0"/>
              </w:rPr>
              <w:t xml:space="preserve">9409</w:t>
            </w:r>
          </w:p>
        </w:tc>
        <w:tc>
          <w:tcPr/>
          <w:p w:rsidR="00000000" w:rsidDel="00000000" w:rsidP="00000000" w:rsidRDefault="00000000" w:rsidRPr="00000000" w14:paraId="000007BF">
            <w:pPr>
              <w:rPr/>
            </w:pPr>
            <w:r w:rsidDel="00000000" w:rsidR="00000000" w:rsidRPr="00000000">
              <w:rPr>
                <w:rtl w:val="0"/>
              </w:rPr>
              <w:t xml:space="preserve">0x0F = 0000 1001b: LoRaWAN aan, DutyCycle limitatie uit, ADR aan, </w:t>
            </w:r>
          </w:p>
        </w:tc>
      </w:tr>
      <w:tr>
        <w:trPr>
          <w:trHeight w:val="260" w:hRule="atLeast"/>
        </w:trPr>
        <w:tc>
          <w:tcPr/>
          <w:p w:rsidR="00000000" w:rsidDel="00000000" w:rsidP="00000000" w:rsidRDefault="00000000" w:rsidRPr="00000000" w14:paraId="000007C0">
            <w:pPr>
              <w:rPr>
                <w:b w:val="1"/>
              </w:rPr>
            </w:pPr>
            <w:r w:rsidDel="00000000" w:rsidR="00000000" w:rsidRPr="00000000">
              <w:rPr>
                <w:b w:val="1"/>
                <w:rtl w:val="0"/>
              </w:rPr>
              <w:t xml:space="preserve">Antwoord</w:t>
            </w:r>
          </w:p>
        </w:tc>
        <w:tc>
          <w:tcPr/>
          <w:p w:rsidR="00000000" w:rsidDel="00000000" w:rsidP="00000000" w:rsidRDefault="00000000" w:rsidRPr="00000000" w14:paraId="000007C1">
            <w:pPr>
              <w:rPr/>
            </w:pPr>
            <w:r w:rsidDel="00000000" w:rsidR="00000000" w:rsidRPr="00000000">
              <w:rPr>
                <w:rtl w:val="0"/>
              </w:rPr>
              <w:t xml:space="preserve">009400000000</w:t>
            </w:r>
          </w:p>
        </w:tc>
        <w:tc>
          <w:tcPr/>
          <w:p w:rsidR="00000000" w:rsidDel="00000000" w:rsidP="00000000" w:rsidRDefault="00000000" w:rsidRPr="00000000" w14:paraId="000007C2">
            <w:pPr>
              <w:rPr/>
            </w:pPr>
            <w:r w:rsidDel="00000000" w:rsidR="00000000" w:rsidRPr="00000000">
              <w:rPr>
                <w:rtl w:val="0"/>
              </w:rPr>
              <w:t xml:space="preserve">NRF_SUCCESS voor WRITE_LORAWAN_STATE</w:t>
            </w:r>
          </w:p>
        </w:tc>
      </w:tr>
    </w:tbl>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pStyle w:val="Heading3"/>
        <w:numPr>
          <w:ilvl w:val="2"/>
          <w:numId w:val="2"/>
        </w:numPr>
        <w:ind w:left="862" w:hanging="720"/>
        <w:rPr/>
      </w:pPr>
      <w:bookmarkStart w:colFirst="0" w:colLast="0" w:name="_heading=h.32hioqz" w:id="42"/>
      <w:bookmarkEnd w:id="42"/>
      <w:r w:rsidDel="00000000" w:rsidR="00000000" w:rsidRPr="00000000">
        <w:rPr>
          <w:rtl w:val="0"/>
        </w:rPr>
        <w:t xml:space="preserve">21d/0x15 - READ_LORAWAN_DEVEUI</w:t>
      </w:r>
    </w:p>
    <w:p w:rsidR="00000000" w:rsidDel="00000000" w:rsidP="00000000" w:rsidRDefault="00000000" w:rsidRPr="00000000" w14:paraId="000007C8">
      <w:pPr>
        <w:rPr/>
      </w:pPr>
      <w:r w:rsidDel="00000000" w:rsidR="00000000" w:rsidRPr="00000000">
        <w:rPr>
          <w:rtl w:val="0"/>
        </w:rPr>
        <w:t xml:space="preserve">Lees de DEVEUI, 8 bytes</w:t>
      </w:r>
    </w:p>
    <w:tbl>
      <w:tblPr>
        <w:tblStyle w:val="Table8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C9">
            <w:pPr>
              <w:rPr>
                <w:b w:val="1"/>
              </w:rPr>
            </w:pPr>
            <w:r w:rsidDel="00000000" w:rsidR="00000000" w:rsidRPr="00000000">
              <w:rPr>
                <w:b w:val="1"/>
                <w:rtl w:val="0"/>
              </w:rPr>
              <w:t xml:space="preserve">Veld</w:t>
            </w:r>
          </w:p>
        </w:tc>
        <w:tc>
          <w:tcPr/>
          <w:p w:rsidR="00000000" w:rsidDel="00000000" w:rsidP="00000000" w:rsidRDefault="00000000" w:rsidRPr="00000000" w14:paraId="000007CA">
            <w:pPr>
              <w:rPr>
                <w:b w:val="1"/>
              </w:rPr>
            </w:pPr>
            <w:r w:rsidDel="00000000" w:rsidR="00000000" w:rsidRPr="00000000">
              <w:rPr>
                <w:b w:val="1"/>
                <w:rtl w:val="0"/>
              </w:rPr>
              <w:t xml:space="preserve">Grote</w:t>
            </w:r>
          </w:p>
        </w:tc>
        <w:tc>
          <w:tcPr/>
          <w:p w:rsidR="00000000" w:rsidDel="00000000" w:rsidP="00000000" w:rsidRDefault="00000000" w:rsidRPr="00000000" w14:paraId="000007CB">
            <w:pPr>
              <w:rPr>
                <w:b w:val="1"/>
              </w:rPr>
            </w:pPr>
            <w:r w:rsidDel="00000000" w:rsidR="00000000" w:rsidRPr="00000000">
              <w:rPr>
                <w:b w:val="1"/>
                <w:rtl w:val="0"/>
              </w:rPr>
              <w:t xml:space="preserve">Waarde</w:t>
            </w:r>
          </w:p>
        </w:tc>
        <w:tc>
          <w:tcPr/>
          <w:p w:rsidR="00000000" w:rsidDel="00000000" w:rsidP="00000000" w:rsidRDefault="00000000" w:rsidRPr="00000000" w14:paraId="000007CC">
            <w:pPr>
              <w:rPr>
                <w:b w:val="1"/>
              </w:rPr>
            </w:pPr>
            <w:r w:rsidDel="00000000" w:rsidR="00000000" w:rsidRPr="00000000">
              <w:rPr>
                <w:b w:val="1"/>
                <w:rtl w:val="0"/>
              </w:rPr>
              <w:t xml:space="preserve">Omschrijving</w:t>
            </w:r>
          </w:p>
        </w:tc>
      </w:tr>
      <w:tr>
        <w:tc>
          <w:tcPr/>
          <w:p w:rsidR="00000000" w:rsidDel="00000000" w:rsidP="00000000" w:rsidRDefault="00000000" w:rsidRPr="00000000" w14:paraId="000007CD">
            <w:pPr>
              <w:rPr/>
            </w:pPr>
            <w:r w:rsidDel="00000000" w:rsidR="00000000" w:rsidRPr="00000000">
              <w:rPr>
                <w:rtl w:val="0"/>
              </w:rPr>
              <w:t xml:space="preserve">READ_LORAWAN_DEVEUI</w:t>
            </w:r>
          </w:p>
        </w:tc>
        <w:tc>
          <w:tcPr/>
          <w:p w:rsidR="00000000" w:rsidDel="00000000" w:rsidP="00000000" w:rsidRDefault="00000000" w:rsidRPr="00000000" w14:paraId="000007CE">
            <w:pPr>
              <w:rPr/>
            </w:pPr>
            <w:r w:rsidDel="00000000" w:rsidR="00000000" w:rsidRPr="00000000">
              <w:rPr>
                <w:rtl w:val="0"/>
              </w:rPr>
              <w:t xml:space="preserve">Uint8_t</w:t>
            </w:r>
          </w:p>
        </w:tc>
        <w:tc>
          <w:tcPr/>
          <w:p w:rsidR="00000000" w:rsidDel="00000000" w:rsidP="00000000" w:rsidRDefault="00000000" w:rsidRPr="00000000" w14:paraId="000007CF">
            <w:pPr>
              <w:rPr/>
            </w:pPr>
            <w:r w:rsidDel="00000000" w:rsidR="00000000" w:rsidRPr="00000000">
              <w:rPr>
                <w:rtl w:val="0"/>
              </w:rPr>
              <w:t xml:space="preserve">0x15</w:t>
            </w:r>
          </w:p>
        </w:tc>
        <w:tc>
          <w:tcPr/>
          <w:p w:rsidR="00000000" w:rsidDel="00000000" w:rsidP="00000000" w:rsidRDefault="00000000" w:rsidRPr="00000000" w14:paraId="000007D0">
            <w:pPr>
              <w:rPr/>
            </w:pPr>
            <w:r w:rsidDel="00000000" w:rsidR="00000000" w:rsidRPr="00000000">
              <w:rPr>
                <w:rtl w:val="0"/>
              </w:rPr>
              <w:t xml:space="preserve">READ_LORAWAN_DEVEUI opdracht ID</w:t>
            </w:r>
          </w:p>
        </w:tc>
      </w:tr>
    </w:tbl>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t xml:space="preserve">Voorbeeld:</w:t>
      </w:r>
    </w:p>
    <w:tbl>
      <w:tblPr>
        <w:tblStyle w:val="Table8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7D3">
            <w:pPr>
              <w:rPr>
                <w:b w:val="1"/>
              </w:rPr>
            </w:pPr>
            <w:r w:rsidDel="00000000" w:rsidR="00000000" w:rsidRPr="00000000">
              <w:rPr>
                <w:rtl w:val="0"/>
              </w:rPr>
            </w:r>
          </w:p>
        </w:tc>
        <w:tc>
          <w:tcPr/>
          <w:p w:rsidR="00000000" w:rsidDel="00000000" w:rsidP="00000000" w:rsidRDefault="00000000" w:rsidRPr="00000000" w14:paraId="000007D4">
            <w:pPr>
              <w:rPr>
                <w:b w:val="1"/>
              </w:rPr>
            </w:pPr>
            <w:r w:rsidDel="00000000" w:rsidR="00000000" w:rsidRPr="00000000">
              <w:rPr>
                <w:b w:val="1"/>
                <w:rtl w:val="0"/>
              </w:rPr>
              <w:t xml:space="preserve">Hex bericht</w:t>
            </w:r>
          </w:p>
        </w:tc>
        <w:tc>
          <w:tcPr/>
          <w:p w:rsidR="00000000" w:rsidDel="00000000" w:rsidP="00000000" w:rsidRDefault="00000000" w:rsidRPr="00000000" w14:paraId="000007D5">
            <w:pPr>
              <w:rPr>
                <w:b w:val="1"/>
              </w:rPr>
            </w:pPr>
            <w:r w:rsidDel="00000000" w:rsidR="00000000" w:rsidRPr="00000000">
              <w:rPr>
                <w:b w:val="1"/>
                <w:rtl w:val="0"/>
              </w:rPr>
              <w:t xml:space="preserve">Inhoud</w:t>
            </w:r>
          </w:p>
        </w:tc>
      </w:tr>
      <w:tr>
        <w:tc>
          <w:tcPr/>
          <w:p w:rsidR="00000000" w:rsidDel="00000000" w:rsidP="00000000" w:rsidRDefault="00000000" w:rsidRPr="00000000" w14:paraId="000007D6">
            <w:pPr>
              <w:rPr>
                <w:b w:val="1"/>
              </w:rPr>
            </w:pPr>
            <w:r w:rsidDel="00000000" w:rsidR="00000000" w:rsidRPr="00000000">
              <w:rPr>
                <w:b w:val="1"/>
                <w:rtl w:val="0"/>
              </w:rPr>
              <w:t xml:space="preserve">Opdracht</w:t>
            </w:r>
          </w:p>
        </w:tc>
        <w:tc>
          <w:tcPr/>
          <w:p w:rsidR="00000000" w:rsidDel="00000000" w:rsidP="00000000" w:rsidRDefault="00000000" w:rsidRPr="00000000" w14:paraId="000007D7">
            <w:pPr>
              <w:rPr/>
            </w:pPr>
            <w:r w:rsidDel="00000000" w:rsidR="00000000" w:rsidRPr="00000000">
              <w:rPr>
                <w:rtl w:val="0"/>
              </w:rPr>
              <w:t xml:space="preserve">0x15</w:t>
            </w:r>
          </w:p>
        </w:tc>
        <w:tc>
          <w:tcPr/>
          <w:p w:rsidR="00000000" w:rsidDel="00000000" w:rsidP="00000000" w:rsidRDefault="00000000" w:rsidRPr="00000000" w14:paraId="000007D8">
            <w:pPr>
              <w:rPr/>
            </w:pPr>
            <w:r w:rsidDel="00000000" w:rsidR="00000000" w:rsidRPr="00000000">
              <w:rPr>
                <w:rtl w:val="0"/>
              </w:rPr>
              <w:t xml:space="preserve">READ_LORAWAN_DEVEUI opdracht</w:t>
            </w:r>
          </w:p>
        </w:tc>
      </w:tr>
      <w:tr>
        <w:trPr>
          <w:trHeight w:val="260" w:hRule="atLeast"/>
        </w:trPr>
        <w:tc>
          <w:tcPr/>
          <w:p w:rsidR="00000000" w:rsidDel="00000000" w:rsidP="00000000" w:rsidRDefault="00000000" w:rsidRPr="00000000" w14:paraId="000007D9">
            <w:pPr>
              <w:rPr>
                <w:b w:val="1"/>
              </w:rPr>
            </w:pPr>
            <w:r w:rsidDel="00000000" w:rsidR="00000000" w:rsidRPr="00000000">
              <w:rPr>
                <w:b w:val="1"/>
                <w:rtl w:val="0"/>
              </w:rPr>
              <w:t xml:space="preserve">Antwoord</w:t>
            </w:r>
          </w:p>
        </w:tc>
        <w:tc>
          <w:tcPr/>
          <w:p w:rsidR="00000000" w:rsidDel="00000000" w:rsidP="00000000" w:rsidRDefault="00000000" w:rsidRPr="00000000" w14:paraId="000007DA">
            <w:pPr>
              <w:rPr/>
            </w:pPr>
            <w:r w:rsidDel="00000000" w:rsidR="00000000" w:rsidRPr="00000000">
              <w:rPr>
                <w:rtl w:val="0"/>
              </w:rPr>
              <w:t xml:space="preserve">0x150001020304050607</w:t>
            </w:r>
          </w:p>
        </w:tc>
        <w:tc>
          <w:tcPr/>
          <w:p w:rsidR="00000000" w:rsidDel="00000000" w:rsidP="00000000" w:rsidRDefault="00000000" w:rsidRPr="00000000" w14:paraId="000007DB">
            <w:pPr>
              <w:rPr/>
            </w:pPr>
            <w:r w:rsidDel="00000000" w:rsidR="00000000" w:rsidRPr="00000000">
              <w:rPr>
                <w:rtl w:val="0"/>
              </w:rPr>
              <w:t xml:space="preserve">READ_LORAWAN_DEVEUI antwoord, DEVEUI: 01020304050607</w:t>
            </w:r>
          </w:p>
        </w:tc>
      </w:tr>
    </w:tbl>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pStyle w:val="Heading3"/>
        <w:numPr>
          <w:ilvl w:val="2"/>
          <w:numId w:val="2"/>
        </w:numPr>
        <w:ind w:left="862" w:hanging="720"/>
        <w:rPr/>
      </w:pPr>
      <w:bookmarkStart w:colFirst="0" w:colLast="0" w:name="_heading=h.1hmsyys" w:id="43"/>
      <w:bookmarkEnd w:id="43"/>
      <w:r w:rsidDel="00000000" w:rsidR="00000000" w:rsidRPr="00000000">
        <w:rPr>
          <w:rtl w:val="0"/>
        </w:rPr>
        <w:t xml:space="preserve">149d/0x95 - WRITE_LORAWAN_DEVEUI</w:t>
      </w:r>
    </w:p>
    <w:p w:rsidR="00000000" w:rsidDel="00000000" w:rsidP="00000000" w:rsidRDefault="00000000" w:rsidRPr="00000000" w14:paraId="000007DE">
      <w:pPr>
        <w:rPr/>
      </w:pPr>
      <w:r w:rsidDel="00000000" w:rsidR="00000000" w:rsidRPr="00000000">
        <w:rPr>
          <w:rtl w:val="0"/>
        </w:rPr>
        <w:t xml:space="preserve">Schrijf de DEVEUI, 8 bytes</w:t>
      </w:r>
    </w:p>
    <w:tbl>
      <w:tblPr>
        <w:tblStyle w:val="Table8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DF">
            <w:pPr>
              <w:rPr>
                <w:b w:val="1"/>
              </w:rPr>
            </w:pPr>
            <w:r w:rsidDel="00000000" w:rsidR="00000000" w:rsidRPr="00000000">
              <w:rPr>
                <w:b w:val="1"/>
                <w:rtl w:val="0"/>
              </w:rPr>
              <w:t xml:space="preserve">Veld</w:t>
            </w:r>
          </w:p>
        </w:tc>
        <w:tc>
          <w:tcPr/>
          <w:p w:rsidR="00000000" w:rsidDel="00000000" w:rsidP="00000000" w:rsidRDefault="00000000" w:rsidRPr="00000000" w14:paraId="000007E0">
            <w:pPr>
              <w:rPr>
                <w:b w:val="1"/>
              </w:rPr>
            </w:pPr>
            <w:r w:rsidDel="00000000" w:rsidR="00000000" w:rsidRPr="00000000">
              <w:rPr>
                <w:b w:val="1"/>
                <w:rtl w:val="0"/>
              </w:rPr>
              <w:t xml:space="preserve">Grote</w:t>
            </w:r>
          </w:p>
        </w:tc>
        <w:tc>
          <w:tcPr/>
          <w:p w:rsidR="00000000" w:rsidDel="00000000" w:rsidP="00000000" w:rsidRDefault="00000000" w:rsidRPr="00000000" w14:paraId="000007E1">
            <w:pPr>
              <w:rPr>
                <w:b w:val="1"/>
              </w:rPr>
            </w:pPr>
            <w:r w:rsidDel="00000000" w:rsidR="00000000" w:rsidRPr="00000000">
              <w:rPr>
                <w:b w:val="1"/>
                <w:rtl w:val="0"/>
              </w:rPr>
              <w:t xml:space="preserve">Waarde</w:t>
            </w:r>
          </w:p>
        </w:tc>
        <w:tc>
          <w:tcPr/>
          <w:p w:rsidR="00000000" w:rsidDel="00000000" w:rsidP="00000000" w:rsidRDefault="00000000" w:rsidRPr="00000000" w14:paraId="000007E2">
            <w:pPr>
              <w:rPr>
                <w:b w:val="1"/>
              </w:rPr>
            </w:pPr>
            <w:r w:rsidDel="00000000" w:rsidR="00000000" w:rsidRPr="00000000">
              <w:rPr>
                <w:b w:val="1"/>
                <w:rtl w:val="0"/>
              </w:rPr>
              <w:t xml:space="preserve">Omschrijving</w:t>
            </w:r>
          </w:p>
        </w:tc>
      </w:tr>
      <w:tr>
        <w:tc>
          <w:tcPr/>
          <w:p w:rsidR="00000000" w:rsidDel="00000000" w:rsidP="00000000" w:rsidRDefault="00000000" w:rsidRPr="00000000" w14:paraId="000007E3">
            <w:pPr>
              <w:rPr/>
            </w:pPr>
            <w:r w:rsidDel="00000000" w:rsidR="00000000" w:rsidRPr="00000000">
              <w:rPr>
                <w:rtl w:val="0"/>
              </w:rPr>
              <w:t xml:space="preserve">WRITE_LORAWAN_DEVEUI</w:t>
            </w:r>
          </w:p>
        </w:tc>
        <w:tc>
          <w:tcPr/>
          <w:p w:rsidR="00000000" w:rsidDel="00000000" w:rsidP="00000000" w:rsidRDefault="00000000" w:rsidRPr="00000000" w14:paraId="000007E4">
            <w:pPr>
              <w:rPr/>
            </w:pPr>
            <w:r w:rsidDel="00000000" w:rsidR="00000000" w:rsidRPr="00000000">
              <w:rPr>
                <w:rtl w:val="0"/>
              </w:rPr>
              <w:t xml:space="preserve">Uint8_t</w:t>
            </w:r>
          </w:p>
        </w:tc>
        <w:tc>
          <w:tcPr/>
          <w:p w:rsidR="00000000" w:rsidDel="00000000" w:rsidP="00000000" w:rsidRDefault="00000000" w:rsidRPr="00000000" w14:paraId="000007E5">
            <w:pPr>
              <w:rPr/>
            </w:pPr>
            <w:r w:rsidDel="00000000" w:rsidR="00000000" w:rsidRPr="00000000">
              <w:rPr>
                <w:rtl w:val="0"/>
              </w:rPr>
              <w:t xml:space="preserve">0x95</w:t>
            </w:r>
          </w:p>
        </w:tc>
        <w:tc>
          <w:tcPr/>
          <w:p w:rsidR="00000000" w:rsidDel="00000000" w:rsidP="00000000" w:rsidRDefault="00000000" w:rsidRPr="00000000" w14:paraId="000007E6">
            <w:pPr>
              <w:rPr/>
            </w:pPr>
            <w:r w:rsidDel="00000000" w:rsidR="00000000" w:rsidRPr="00000000">
              <w:rPr>
                <w:rtl w:val="0"/>
              </w:rPr>
              <w:t xml:space="preserve">WRITE_LORAWAN_DEVEUI opdracht ID</w:t>
            </w:r>
          </w:p>
        </w:tc>
      </w:tr>
      <w:tr>
        <w:tc>
          <w:tcPr/>
          <w:p w:rsidR="00000000" w:rsidDel="00000000" w:rsidP="00000000" w:rsidRDefault="00000000" w:rsidRPr="00000000" w14:paraId="000007E7">
            <w:pPr>
              <w:rPr/>
            </w:pPr>
            <w:r w:rsidDel="00000000" w:rsidR="00000000" w:rsidRPr="00000000">
              <w:rPr>
                <w:rtl w:val="0"/>
              </w:rPr>
              <w:t xml:space="preserve">DEVEUI</w:t>
            </w:r>
          </w:p>
        </w:tc>
        <w:tc>
          <w:tcPr/>
          <w:p w:rsidR="00000000" w:rsidDel="00000000" w:rsidP="00000000" w:rsidRDefault="00000000" w:rsidRPr="00000000" w14:paraId="000007E8">
            <w:pPr>
              <w:rPr/>
            </w:pPr>
            <w:r w:rsidDel="00000000" w:rsidR="00000000" w:rsidRPr="00000000">
              <w:rPr>
                <w:rtl w:val="0"/>
              </w:rPr>
              <w:t xml:space="preserve">8 x uint8_t</w:t>
            </w:r>
          </w:p>
        </w:tc>
        <w:tc>
          <w:tcPr/>
          <w:p w:rsidR="00000000" w:rsidDel="00000000" w:rsidP="00000000" w:rsidRDefault="00000000" w:rsidRPr="00000000" w14:paraId="000007E9">
            <w:pPr>
              <w:rPr/>
            </w:pPr>
            <w:r w:rsidDel="00000000" w:rsidR="00000000" w:rsidRPr="00000000">
              <w:rPr>
                <w:rtl w:val="0"/>
              </w:rPr>
              <w:t xml:space="preserve">-</w:t>
            </w:r>
          </w:p>
        </w:tc>
        <w:tc>
          <w:tcPr/>
          <w:p w:rsidR="00000000" w:rsidDel="00000000" w:rsidP="00000000" w:rsidRDefault="00000000" w:rsidRPr="00000000" w14:paraId="000007EA">
            <w:pPr>
              <w:rPr/>
            </w:pPr>
            <w:r w:rsidDel="00000000" w:rsidR="00000000" w:rsidRPr="00000000">
              <w:rPr>
                <w:rtl w:val="0"/>
              </w:rPr>
            </w:r>
          </w:p>
        </w:tc>
      </w:tr>
    </w:tbl>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t xml:space="preserve">Voorbeeld:</w:t>
      </w:r>
    </w:p>
    <w:tbl>
      <w:tblPr>
        <w:tblStyle w:val="Table8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7ED">
            <w:pPr>
              <w:rPr>
                <w:b w:val="1"/>
              </w:rPr>
            </w:pPr>
            <w:r w:rsidDel="00000000" w:rsidR="00000000" w:rsidRPr="00000000">
              <w:rPr>
                <w:rtl w:val="0"/>
              </w:rPr>
            </w:r>
          </w:p>
        </w:tc>
        <w:tc>
          <w:tcPr/>
          <w:p w:rsidR="00000000" w:rsidDel="00000000" w:rsidP="00000000" w:rsidRDefault="00000000" w:rsidRPr="00000000" w14:paraId="000007EE">
            <w:pPr>
              <w:rPr>
                <w:b w:val="1"/>
              </w:rPr>
            </w:pPr>
            <w:r w:rsidDel="00000000" w:rsidR="00000000" w:rsidRPr="00000000">
              <w:rPr>
                <w:b w:val="1"/>
                <w:rtl w:val="0"/>
              </w:rPr>
              <w:t xml:space="preserve">Hex bericht</w:t>
            </w:r>
          </w:p>
        </w:tc>
        <w:tc>
          <w:tcPr/>
          <w:p w:rsidR="00000000" w:rsidDel="00000000" w:rsidP="00000000" w:rsidRDefault="00000000" w:rsidRPr="00000000" w14:paraId="000007EF">
            <w:pPr>
              <w:rPr>
                <w:b w:val="1"/>
              </w:rPr>
            </w:pPr>
            <w:r w:rsidDel="00000000" w:rsidR="00000000" w:rsidRPr="00000000">
              <w:rPr>
                <w:b w:val="1"/>
                <w:rtl w:val="0"/>
              </w:rPr>
              <w:t xml:space="preserve">Inhoud</w:t>
            </w:r>
          </w:p>
        </w:tc>
      </w:tr>
      <w:tr>
        <w:tc>
          <w:tcPr/>
          <w:p w:rsidR="00000000" w:rsidDel="00000000" w:rsidP="00000000" w:rsidRDefault="00000000" w:rsidRPr="00000000" w14:paraId="000007F0">
            <w:pPr>
              <w:rPr>
                <w:b w:val="1"/>
              </w:rPr>
            </w:pPr>
            <w:r w:rsidDel="00000000" w:rsidR="00000000" w:rsidRPr="00000000">
              <w:rPr>
                <w:b w:val="1"/>
                <w:rtl w:val="0"/>
              </w:rPr>
              <w:t xml:space="preserve">Opdracht</w:t>
            </w:r>
          </w:p>
        </w:tc>
        <w:tc>
          <w:tcPr/>
          <w:p w:rsidR="00000000" w:rsidDel="00000000" w:rsidP="00000000" w:rsidRDefault="00000000" w:rsidRPr="00000000" w14:paraId="000007F1">
            <w:pPr>
              <w:rPr/>
            </w:pPr>
            <w:r w:rsidDel="00000000" w:rsidR="00000000" w:rsidRPr="00000000">
              <w:rPr>
                <w:rtl w:val="0"/>
              </w:rPr>
              <w:t xml:space="preserve">0x950001020304050607</w:t>
            </w:r>
          </w:p>
        </w:tc>
        <w:tc>
          <w:tcPr/>
          <w:p w:rsidR="00000000" w:rsidDel="00000000" w:rsidP="00000000" w:rsidRDefault="00000000" w:rsidRPr="00000000" w14:paraId="000007F2">
            <w:pPr>
              <w:rPr/>
            </w:pPr>
            <w:r w:rsidDel="00000000" w:rsidR="00000000" w:rsidRPr="00000000">
              <w:rPr>
                <w:rtl w:val="0"/>
              </w:rPr>
              <w:t xml:space="preserve">WRITE_LORAWAN_DEVEUI opdracht</w:t>
            </w:r>
          </w:p>
        </w:tc>
      </w:tr>
      <w:tr>
        <w:trPr>
          <w:trHeight w:val="260" w:hRule="atLeast"/>
        </w:trPr>
        <w:tc>
          <w:tcPr/>
          <w:p w:rsidR="00000000" w:rsidDel="00000000" w:rsidP="00000000" w:rsidRDefault="00000000" w:rsidRPr="00000000" w14:paraId="000007F3">
            <w:pPr>
              <w:rPr>
                <w:b w:val="1"/>
              </w:rPr>
            </w:pPr>
            <w:r w:rsidDel="00000000" w:rsidR="00000000" w:rsidRPr="00000000">
              <w:rPr>
                <w:b w:val="1"/>
                <w:rtl w:val="0"/>
              </w:rPr>
              <w:t xml:space="preserve">Antwoord</w:t>
            </w:r>
          </w:p>
        </w:tc>
        <w:tc>
          <w:tcPr/>
          <w:p w:rsidR="00000000" w:rsidDel="00000000" w:rsidP="00000000" w:rsidRDefault="00000000" w:rsidRPr="00000000" w14:paraId="000007F4">
            <w:pPr>
              <w:rPr/>
            </w:pPr>
            <w:r w:rsidDel="00000000" w:rsidR="00000000" w:rsidRPr="00000000">
              <w:rPr>
                <w:rtl w:val="0"/>
              </w:rPr>
              <w:t xml:space="preserve">0x009500000000</w:t>
            </w:r>
          </w:p>
        </w:tc>
        <w:tc>
          <w:tcPr/>
          <w:p w:rsidR="00000000" w:rsidDel="00000000" w:rsidP="00000000" w:rsidRDefault="00000000" w:rsidRPr="00000000" w14:paraId="000007F5">
            <w:pPr>
              <w:rPr/>
            </w:pPr>
            <w:r w:rsidDel="00000000" w:rsidR="00000000" w:rsidRPr="00000000">
              <w:rPr>
                <w:rtl w:val="0"/>
              </w:rPr>
              <w:t xml:space="preserve">WRITE_LORAWAN_DEVEUI succesvol.</w:t>
            </w:r>
          </w:p>
        </w:tc>
      </w:tr>
    </w:tbl>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pStyle w:val="Heading3"/>
        <w:numPr>
          <w:ilvl w:val="2"/>
          <w:numId w:val="2"/>
        </w:numPr>
        <w:ind w:left="862" w:hanging="720"/>
        <w:rPr/>
      </w:pPr>
      <w:bookmarkStart w:colFirst="0" w:colLast="0" w:name="_heading=h.41mghml" w:id="44"/>
      <w:bookmarkEnd w:id="44"/>
      <w:r w:rsidDel="00000000" w:rsidR="00000000" w:rsidRPr="00000000">
        <w:rPr>
          <w:rtl w:val="0"/>
        </w:rPr>
        <w:t xml:space="preserve">22d/0x16 - READ_LORAWAN_APPEUI</w:t>
      </w:r>
    </w:p>
    <w:p w:rsidR="00000000" w:rsidDel="00000000" w:rsidP="00000000" w:rsidRDefault="00000000" w:rsidRPr="00000000" w14:paraId="000007F8">
      <w:pPr>
        <w:rPr/>
      </w:pPr>
      <w:r w:rsidDel="00000000" w:rsidR="00000000" w:rsidRPr="00000000">
        <w:rPr>
          <w:rtl w:val="0"/>
        </w:rPr>
        <w:t xml:space="preserve">Lees de APPEUI, 8 bytes</w:t>
      </w:r>
    </w:p>
    <w:tbl>
      <w:tblPr>
        <w:tblStyle w:val="Table8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7F9">
            <w:pPr>
              <w:rPr>
                <w:b w:val="1"/>
              </w:rPr>
            </w:pPr>
            <w:r w:rsidDel="00000000" w:rsidR="00000000" w:rsidRPr="00000000">
              <w:rPr>
                <w:b w:val="1"/>
                <w:rtl w:val="0"/>
              </w:rPr>
              <w:t xml:space="preserve">Veld</w:t>
            </w:r>
          </w:p>
        </w:tc>
        <w:tc>
          <w:tcPr/>
          <w:p w:rsidR="00000000" w:rsidDel="00000000" w:rsidP="00000000" w:rsidRDefault="00000000" w:rsidRPr="00000000" w14:paraId="000007FA">
            <w:pPr>
              <w:rPr>
                <w:b w:val="1"/>
              </w:rPr>
            </w:pPr>
            <w:r w:rsidDel="00000000" w:rsidR="00000000" w:rsidRPr="00000000">
              <w:rPr>
                <w:b w:val="1"/>
                <w:rtl w:val="0"/>
              </w:rPr>
              <w:t xml:space="preserve">Grote</w:t>
            </w:r>
          </w:p>
        </w:tc>
        <w:tc>
          <w:tcPr/>
          <w:p w:rsidR="00000000" w:rsidDel="00000000" w:rsidP="00000000" w:rsidRDefault="00000000" w:rsidRPr="00000000" w14:paraId="000007FB">
            <w:pPr>
              <w:rPr>
                <w:b w:val="1"/>
              </w:rPr>
            </w:pPr>
            <w:r w:rsidDel="00000000" w:rsidR="00000000" w:rsidRPr="00000000">
              <w:rPr>
                <w:b w:val="1"/>
                <w:rtl w:val="0"/>
              </w:rPr>
              <w:t xml:space="preserve">Waarde</w:t>
            </w:r>
          </w:p>
        </w:tc>
        <w:tc>
          <w:tcPr/>
          <w:p w:rsidR="00000000" w:rsidDel="00000000" w:rsidP="00000000" w:rsidRDefault="00000000" w:rsidRPr="00000000" w14:paraId="000007FC">
            <w:pPr>
              <w:rPr>
                <w:b w:val="1"/>
              </w:rPr>
            </w:pPr>
            <w:r w:rsidDel="00000000" w:rsidR="00000000" w:rsidRPr="00000000">
              <w:rPr>
                <w:b w:val="1"/>
                <w:rtl w:val="0"/>
              </w:rPr>
              <w:t xml:space="preserve">Omschrijving</w:t>
            </w:r>
          </w:p>
        </w:tc>
      </w:tr>
      <w:tr>
        <w:tc>
          <w:tcPr/>
          <w:p w:rsidR="00000000" w:rsidDel="00000000" w:rsidP="00000000" w:rsidRDefault="00000000" w:rsidRPr="00000000" w14:paraId="000007FD">
            <w:pPr>
              <w:rPr/>
            </w:pPr>
            <w:r w:rsidDel="00000000" w:rsidR="00000000" w:rsidRPr="00000000">
              <w:rPr>
                <w:rtl w:val="0"/>
              </w:rPr>
              <w:t xml:space="preserve">READ_LORAWAN_APPEUI</w:t>
            </w:r>
          </w:p>
        </w:tc>
        <w:tc>
          <w:tcPr/>
          <w:p w:rsidR="00000000" w:rsidDel="00000000" w:rsidP="00000000" w:rsidRDefault="00000000" w:rsidRPr="00000000" w14:paraId="000007FE">
            <w:pPr>
              <w:rPr/>
            </w:pPr>
            <w:r w:rsidDel="00000000" w:rsidR="00000000" w:rsidRPr="00000000">
              <w:rPr>
                <w:rtl w:val="0"/>
              </w:rPr>
              <w:t xml:space="preserve">Uint8_t</w:t>
            </w:r>
          </w:p>
        </w:tc>
        <w:tc>
          <w:tcPr/>
          <w:p w:rsidR="00000000" w:rsidDel="00000000" w:rsidP="00000000" w:rsidRDefault="00000000" w:rsidRPr="00000000" w14:paraId="000007FF">
            <w:pPr>
              <w:rPr/>
            </w:pPr>
            <w:r w:rsidDel="00000000" w:rsidR="00000000" w:rsidRPr="00000000">
              <w:rPr>
                <w:rtl w:val="0"/>
              </w:rPr>
              <w:t xml:space="preserve">0x16</w:t>
            </w:r>
          </w:p>
        </w:tc>
        <w:tc>
          <w:tcPr/>
          <w:p w:rsidR="00000000" w:rsidDel="00000000" w:rsidP="00000000" w:rsidRDefault="00000000" w:rsidRPr="00000000" w14:paraId="00000800">
            <w:pPr>
              <w:rPr/>
            </w:pPr>
            <w:r w:rsidDel="00000000" w:rsidR="00000000" w:rsidRPr="00000000">
              <w:rPr>
                <w:rtl w:val="0"/>
              </w:rPr>
              <w:t xml:space="preserve">READ_LORAWAN_APPKEY opdracht ID</w:t>
            </w:r>
          </w:p>
        </w:tc>
      </w:tr>
    </w:tbl>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Voorbeeld:</w:t>
      </w:r>
    </w:p>
    <w:tbl>
      <w:tblPr>
        <w:tblStyle w:val="Table88"/>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03">
            <w:pPr>
              <w:rPr>
                <w:b w:val="1"/>
              </w:rPr>
            </w:pPr>
            <w:r w:rsidDel="00000000" w:rsidR="00000000" w:rsidRPr="00000000">
              <w:rPr>
                <w:rtl w:val="0"/>
              </w:rPr>
            </w:r>
          </w:p>
        </w:tc>
        <w:tc>
          <w:tcPr/>
          <w:p w:rsidR="00000000" w:rsidDel="00000000" w:rsidP="00000000" w:rsidRDefault="00000000" w:rsidRPr="00000000" w14:paraId="00000804">
            <w:pPr>
              <w:rPr>
                <w:b w:val="1"/>
              </w:rPr>
            </w:pPr>
            <w:r w:rsidDel="00000000" w:rsidR="00000000" w:rsidRPr="00000000">
              <w:rPr>
                <w:b w:val="1"/>
                <w:rtl w:val="0"/>
              </w:rPr>
              <w:t xml:space="preserve">Hex bericht</w:t>
            </w:r>
          </w:p>
        </w:tc>
        <w:tc>
          <w:tcPr/>
          <w:p w:rsidR="00000000" w:rsidDel="00000000" w:rsidP="00000000" w:rsidRDefault="00000000" w:rsidRPr="00000000" w14:paraId="00000805">
            <w:pPr>
              <w:rPr>
                <w:b w:val="1"/>
              </w:rPr>
            </w:pPr>
            <w:r w:rsidDel="00000000" w:rsidR="00000000" w:rsidRPr="00000000">
              <w:rPr>
                <w:b w:val="1"/>
                <w:rtl w:val="0"/>
              </w:rPr>
              <w:t xml:space="preserve">Inhoud</w:t>
            </w:r>
          </w:p>
        </w:tc>
      </w:tr>
      <w:tr>
        <w:tc>
          <w:tcPr/>
          <w:p w:rsidR="00000000" w:rsidDel="00000000" w:rsidP="00000000" w:rsidRDefault="00000000" w:rsidRPr="00000000" w14:paraId="00000806">
            <w:pPr>
              <w:rPr>
                <w:b w:val="1"/>
              </w:rPr>
            </w:pPr>
            <w:r w:rsidDel="00000000" w:rsidR="00000000" w:rsidRPr="00000000">
              <w:rPr>
                <w:b w:val="1"/>
                <w:rtl w:val="0"/>
              </w:rPr>
              <w:t xml:space="preserve">Opdracht</w:t>
            </w:r>
          </w:p>
        </w:tc>
        <w:tc>
          <w:tcPr/>
          <w:p w:rsidR="00000000" w:rsidDel="00000000" w:rsidP="00000000" w:rsidRDefault="00000000" w:rsidRPr="00000000" w14:paraId="00000807">
            <w:pPr>
              <w:rPr/>
            </w:pPr>
            <w:r w:rsidDel="00000000" w:rsidR="00000000" w:rsidRPr="00000000">
              <w:rPr>
                <w:rtl w:val="0"/>
              </w:rPr>
              <w:t xml:space="preserve">0x16</w:t>
            </w:r>
          </w:p>
        </w:tc>
        <w:tc>
          <w:tcPr/>
          <w:p w:rsidR="00000000" w:rsidDel="00000000" w:rsidP="00000000" w:rsidRDefault="00000000" w:rsidRPr="00000000" w14:paraId="00000808">
            <w:pPr>
              <w:rPr/>
            </w:pPr>
            <w:r w:rsidDel="00000000" w:rsidR="00000000" w:rsidRPr="00000000">
              <w:rPr>
                <w:rtl w:val="0"/>
              </w:rPr>
              <w:t xml:space="preserve">READ_LORAWAN_APPEUI opdracht</w:t>
            </w:r>
          </w:p>
        </w:tc>
      </w:tr>
      <w:tr>
        <w:trPr>
          <w:trHeight w:val="260" w:hRule="atLeast"/>
        </w:trPr>
        <w:tc>
          <w:tcPr/>
          <w:p w:rsidR="00000000" w:rsidDel="00000000" w:rsidP="00000000" w:rsidRDefault="00000000" w:rsidRPr="00000000" w14:paraId="00000809">
            <w:pPr>
              <w:rPr>
                <w:b w:val="1"/>
              </w:rPr>
            </w:pPr>
            <w:r w:rsidDel="00000000" w:rsidR="00000000" w:rsidRPr="00000000">
              <w:rPr>
                <w:b w:val="1"/>
                <w:rtl w:val="0"/>
              </w:rPr>
              <w:t xml:space="preserve">Antwoord</w:t>
            </w:r>
          </w:p>
        </w:tc>
        <w:tc>
          <w:tcPr/>
          <w:p w:rsidR="00000000" w:rsidDel="00000000" w:rsidP="00000000" w:rsidRDefault="00000000" w:rsidRPr="00000000" w14:paraId="0000080A">
            <w:pPr>
              <w:rPr/>
            </w:pPr>
            <w:r w:rsidDel="00000000" w:rsidR="00000000" w:rsidRPr="00000000">
              <w:rPr>
                <w:rtl w:val="0"/>
              </w:rPr>
              <w:t xml:space="preserve">0x160001020304050607</w:t>
            </w:r>
          </w:p>
        </w:tc>
        <w:tc>
          <w:tcPr/>
          <w:p w:rsidR="00000000" w:rsidDel="00000000" w:rsidP="00000000" w:rsidRDefault="00000000" w:rsidRPr="00000000" w14:paraId="0000080B">
            <w:pPr>
              <w:rPr/>
            </w:pPr>
            <w:r w:rsidDel="00000000" w:rsidR="00000000" w:rsidRPr="00000000">
              <w:rPr>
                <w:rtl w:val="0"/>
              </w:rPr>
              <w:t xml:space="preserve">READ_LORAWAN_APPEUI succesvol.</w:t>
            </w:r>
          </w:p>
        </w:tc>
      </w:tr>
    </w:tbl>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pStyle w:val="Heading3"/>
        <w:numPr>
          <w:ilvl w:val="2"/>
          <w:numId w:val="2"/>
        </w:numPr>
        <w:ind w:left="862" w:hanging="720"/>
        <w:rPr/>
      </w:pPr>
      <w:bookmarkStart w:colFirst="0" w:colLast="0" w:name="_heading=h.2grqrue" w:id="45"/>
      <w:bookmarkEnd w:id="45"/>
      <w:r w:rsidDel="00000000" w:rsidR="00000000" w:rsidRPr="00000000">
        <w:rPr>
          <w:rtl w:val="0"/>
        </w:rPr>
        <w:t xml:space="preserve">150d/0x96 - WRITE_LORAWAN_APPEUI</w:t>
      </w:r>
    </w:p>
    <w:p w:rsidR="00000000" w:rsidDel="00000000" w:rsidP="00000000" w:rsidRDefault="00000000" w:rsidRPr="00000000" w14:paraId="0000080E">
      <w:pPr>
        <w:rPr/>
      </w:pPr>
      <w:r w:rsidDel="00000000" w:rsidR="00000000" w:rsidRPr="00000000">
        <w:rPr>
          <w:rtl w:val="0"/>
        </w:rPr>
        <w:t xml:space="preserve">Met deze opdracht wordt de APPEUI  ingesteld. De APPEUImoet 8 bytes lang zijn</w:t>
      </w:r>
    </w:p>
    <w:p w:rsidR="00000000" w:rsidDel="00000000" w:rsidP="00000000" w:rsidRDefault="00000000" w:rsidRPr="00000000" w14:paraId="0000080F">
      <w:pPr>
        <w:rPr/>
      </w:pPr>
      <w:r w:rsidDel="00000000" w:rsidR="00000000" w:rsidRPr="00000000">
        <w:rPr>
          <w:rtl w:val="0"/>
        </w:rPr>
      </w:r>
    </w:p>
    <w:tbl>
      <w:tblPr>
        <w:tblStyle w:val="Table8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10">
            <w:pPr>
              <w:rPr>
                <w:b w:val="1"/>
              </w:rPr>
            </w:pPr>
            <w:r w:rsidDel="00000000" w:rsidR="00000000" w:rsidRPr="00000000">
              <w:rPr>
                <w:b w:val="1"/>
                <w:rtl w:val="0"/>
              </w:rPr>
              <w:t xml:space="preserve">Veld</w:t>
            </w:r>
          </w:p>
        </w:tc>
        <w:tc>
          <w:tcPr/>
          <w:p w:rsidR="00000000" w:rsidDel="00000000" w:rsidP="00000000" w:rsidRDefault="00000000" w:rsidRPr="00000000" w14:paraId="00000811">
            <w:pPr>
              <w:rPr>
                <w:b w:val="1"/>
              </w:rPr>
            </w:pPr>
            <w:r w:rsidDel="00000000" w:rsidR="00000000" w:rsidRPr="00000000">
              <w:rPr>
                <w:b w:val="1"/>
                <w:rtl w:val="0"/>
              </w:rPr>
              <w:t xml:space="preserve">Grote</w:t>
            </w:r>
          </w:p>
        </w:tc>
        <w:tc>
          <w:tcPr/>
          <w:p w:rsidR="00000000" w:rsidDel="00000000" w:rsidP="00000000" w:rsidRDefault="00000000" w:rsidRPr="00000000" w14:paraId="00000812">
            <w:pPr>
              <w:rPr>
                <w:b w:val="1"/>
              </w:rPr>
            </w:pPr>
            <w:r w:rsidDel="00000000" w:rsidR="00000000" w:rsidRPr="00000000">
              <w:rPr>
                <w:b w:val="1"/>
                <w:rtl w:val="0"/>
              </w:rPr>
              <w:t xml:space="preserve">Waarde</w:t>
            </w:r>
          </w:p>
        </w:tc>
        <w:tc>
          <w:tcPr/>
          <w:p w:rsidR="00000000" w:rsidDel="00000000" w:rsidP="00000000" w:rsidRDefault="00000000" w:rsidRPr="00000000" w14:paraId="00000813">
            <w:pPr>
              <w:rPr>
                <w:b w:val="1"/>
              </w:rPr>
            </w:pPr>
            <w:r w:rsidDel="00000000" w:rsidR="00000000" w:rsidRPr="00000000">
              <w:rPr>
                <w:b w:val="1"/>
                <w:rtl w:val="0"/>
              </w:rPr>
              <w:t xml:space="preserve">Omschrijving</w:t>
            </w:r>
          </w:p>
        </w:tc>
      </w:tr>
      <w:tr>
        <w:tc>
          <w:tcPr/>
          <w:p w:rsidR="00000000" w:rsidDel="00000000" w:rsidP="00000000" w:rsidRDefault="00000000" w:rsidRPr="00000000" w14:paraId="00000814">
            <w:pPr>
              <w:rPr/>
            </w:pPr>
            <w:r w:rsidDel="00000000" w:rsidR="00000000" w:rsidRPr="00000000">
              <w:rPr>
                <w:rtl w:val="0"/>
              </w:rPr>
              <w:t xml:space="preserve">WRITE_LORAWAN_APPEUI</w:t>
            </w:r>
          </w:p>
        </w:tc>
        <w:tc>
          <w:tcPr/>
          <w:p w:rsidR="00000000" w:rsidDel="00000000" w:rsidP="00000000" w:rsidRDefault="00000000" w:rsidRPr="00000000" w14:paraId="00000815">
            <w:pPr>
              <w:rPr/>
            </w:pPr>
            <w:r w:rsidDel="00000000" w:rsidR="00000000" w:rsidRPr="00000000">
              <w:rPr>
                <w:rtl w:val="0"/>
              </w:rPr>
              <w:t xml:space="preserve">Uint8_t</w:t>
            </w:r>
          </w:p>
        </w:tc>
        <w:tc>
          <w:tcPr/>
          <w:p w:rsidR="00000000" w:rsidDel="00000000" w:rsidP="00000000" w:rsidRDefault="00000000" w:rsidRPr="00000000" w14:paraId="00000816">
            <w:pPr>
              <w:rPr/>
            </w:pPr>
            <w:r w:rsidDel="00000000" w:rsidR="00000000" w:rsidRPr="00000000">
              <w:rPr>
                <w:rtl w:val="0"/>
              </w:rPr>
              <w:t xml:space="preserve">0x96</w:t>
            </w:r>
          </w:p>
        </w:tc>
        <w:tc>
          <w:tcPr/>
          <w:p w:rsidR="00000000" w:rsidDel="00000000" w:rsidP="00000000" w:rsidRDefault="00000000" w:rsidRPr="00000000" w14:paraId="00000817">
            <w:pPr>
              <w:rPr/>
            </w:pPr>
            <w:r w:rsidDel="00000000" w:rsidR="00000000" w:rsidRPr="00000000">
              <w:rPr>
                <w:rtl w:val="0"/>
              </w:rPr>
              <w:t xml:space="preserve">WRITE_LORAWAN_APPEUI opdracht ID</w:t>
            </w:r>
          </w:p>
        </w:tc>
      </w:tr>
      <w:tr>
        <w:tc>
          <w:tcPr/>
          <w:p w:rsidR="00000000" w:rsidDel="00000000" w:rsidP="00000000" w:rsidRDefault="00000000" w:rsidRPr="00000000" w14:paraId="00000818">
            <w:pPr>
              <w:rPr/>
            </w:pPr>
            <w:r w:rsidDel="00000000" w:rsidR="00000000" w:rsidRPr="00000000">
              <w:rPr>
                <w:rtl w:val="0"/>
              </w:rPr>
              <w:t xml:space="preserve">AppEUI</w:t>
            </w:r>
          </w:p>
        </w:tc>
        <w:tc>
          <w:tcPr/>
          <w:p w:rsidR="00000000" w:rsidDel="00000000" w:rsidP="00000000" w:rsidRDefault="00000000" w:rsidRPr="00000000" w14:paraId="00000819">
            <w:pPr>
              <w:rPr/>
            </w:pPr>
            <w:r w:rsidDel="00000000" w:rsidR="00000000" w:rsidRPr="00000000">
              <w:rPr>
                <w:rtl w:val="0"/>
              </w:rPr>
              <w:t xml:space="preserve">8 x Uint8_t</w:t>
            </w:r>
          </w:p>
        </w:tc>
        <w:tc>
          <w:tcPr/>
          <w:p w:rsidR="00000000" w:rsidDel="00000000" w:rsidP="00000000" w:rsidRDefault="00000000" w:rsidRPr="00000000" w14:paraId="0000081A">
            <w:pPr>
              <w:rPr/>
            </w:pPr>
            <w:r w:rsidDel="00000000" w:rsidR="00000000" w:rsidRPr="00000000">
              <w:rPr>
                <w:rtl w:val="0"/>
              </w:rPr>
            </w:r>
          </w:p>
        </w:tc>
        <w:tc>
          <w:tcPr/>
          <w:p w:rsidR="00000000" w:rsidDel="00000000" w:rsidP="00000000" w:rsidRDefault="00000000" w:rsidRPr="00000000" w14:paraId="0000081B">
            <w:pPr>
              <w:rPr/>
            </w:pPr>
            <w:r w:rsidDel="00000000" w:rsidR="00000000" w:rsidRPr="00000000">
              <w:rPr>
                <w:rtl w:val="0"/>
              </w:rPr>
            </w:r>
          </w:p>
        </w:tc>
      </w:tr>
    </w:tbl>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t xml:space="preserve">Voorbeeld:</w:t>
      </w:r>
    </w:p>
    <w:tbl>
      <w:tblPr>
        <w:tblStyle w:val="Table9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20">
            <w:pPr>
              <w:rPr>
                <w:b w:val="1"/>
              </w:rPr>
            </w:pPr>
            <w:r w:rsidDel="00000000" w:rsidR="00000000" w:rsidRPr="00000000">
              <w:rPr>
                <w:rtl w:val="0"/>
              </w:rPr>
            </w:r>
          </w:p>
        </w:tc>
        <w:tc>
          <w:tcPr/>
          <w:p w:rsidR="00000000" w:rsidDel="00000000" w:rsidP="00000000" w:rsidRDefault="00000000" w:rsidRPr="00000000" w14:paraId="00000821">
            <w:pPr>
              <w:rPr>
                <w:b w:val="1"/>
              </w:rPr>
            </w:pPr>
            <w:r w:rsidDel="00000000" w:rsidR="00000000" w:rsidRPr="00000000">
              <w:rPr>
                <w:b w:val="1"/>
                <w:rtl w:val="0"/>
              </w:rPr>
              <w:t xml:space="preserve">Hex bericht</w:t>
            </w:r>
          </w:p>
        </w:tc>
        <w:tc>
          <w:tcPr/>
          <w:p w:rsidR="00000000" w:rsidDel="00000000" w:rsidP="00000000" w:rsidRDefault="00000000" w:rsidRPr="00000000" w14:paraId="00000822">
            <w:pPr>
              <w:rPr>
                <w:b w:val="1"/>
              </w:rPr>
            </w:pPr>
            <w:r w:rsidDel="00000000" w:rsidR="00000000" w:rsidRPr="00000000">
              <w:rPr>
                <w:b w:val="1"/>
                <w:rtl w:val="0"/>
              </w:rPr>
              <w:t xml:space="preserve">Inhoud</w:t>
            </w:r>
          </w:p>
        </w:tc>
      </w:tr>
      <w:tr>
        <w:tc>
          <w:tcPr/>
          <w:p w:rsidR="00000000" w:rsidDel="00000000" w:rsidP="00000000" w:rsidRDefault="00000000" w:rsidRPr="00000000" w14:paraId="00000823">
            <w:pPr>
              <w:rPr>
                <w:b w:val="1"/>
              </w:rPr>
            </w:pPr>
            <w:r w:rsidDel="00000000" w:rsidR="00000000" w:rsidRPr="00000000">
              <w:rPr>
                <w:b w:val="1"/>
                <w:rtl w:val="0"/>
              </w:rPr>
              <w:t xml:space="preserve">Opdracht</w:t>
            </w:r>
          </w:p>
        </w:tc>
        <w:tc>
          <w:tcPr/>
          <w:p w:rsidR="00000000" w:rsidDel="00000000" w:rsidP="00000000" w:rsidRDefault="00000000" w:rsidRPr="00000000" w14:paraId="00000824">
            <w:pPr>
              <w:rPr/>
            </w:pPr>
            <w:r w:rsidDel="00000000" w:rsidR="00000000" w:rsidRPr="00000000">
              <w:rPr>
                <w:rtl w:val="0"/>
              </w:rPr>
              <w:t xml:space="preserve">0x960001020304050607</w:t>
            </w:r>
          </w:p>
        </w:tc>
        <w:tc>
          <w:tcPr/>
          <w:p w:rsidR="00000000" w:rsidDel="00000000" w:rsidP="00000000" w:rsidRDefault="00000000" w:rsidRPr="00000000" w14:paraId="00000825">
            <w:pPr>
              <w:rPr/>
            </w:pPr>
            <w:r w:rsidDel="00000000" w:rsidR="00000000" w:rsidRPr="00000000">
              <w:rPr>
                <w:rtl w:val="0"/>
              </w:rPr>
              <w:t xml:space="preserve">WRITE_LORAWAN_APPEUI opdracht</w:t>
            </w:r>
          </w:p>
        </w:tc>
      </w:tr>
      <w:tr>
        <w:trPr>
          <w:trHeight w:val="260" w:hRule="atLeast"/>
        </w:trPr>
        <w:tc>
          <w:tcPr/>
          <w:p w:rsidR="00000000" w:rsidDel="00000000" w:rsidP="00000000" w:rsidRDefault="00000000" w:rsidRPr="00000000" w14:paraId="00000826">
            <w:pPr>
              <w:rPr>
                <w:b w:val="1"/>
              </w:rPr>
            </w:pPr>
            <w:r w:rsidDel="00000000" w:rsidR="00000000" w:rsidRPr="00000000">
              <w:rPr>
                <w:b w:val="1"/>
                <w:rtl w:val="0"/>
              </w:rPr>
              <w:t xml:space="preserve">Antwoord</w:t>
            </w:r>
          </w:p>
        </w:tc>
        <w:tc>
          <w:tcPr/>
          <w:p w:rsidR="00000000" w:rsidDel="00000000" w:rsidP="00000000" w:rsidRDefault="00000000" w:rsidRPr="00000000" w14:paraId="00000827">
            <w:pPr>
              <w:rPr/>
            </w:pPr>
            <w:r w:rsidDel="00000000" w:rsidR="00000000" w:rsidRPr="00000000">
              <w:rPr>
                <w:rtl w:val="0"/>
              </w:rPr>
              <w:t xml:space="preserve">0x009600000000</w:t>
            </w:r>
          </w:p>
        </w:tc>
        <w:tc>
          <w:tcPr/>
          <w:p w:rsidR="00000000" w:rsidDel="00000000" w:rsidP="00000000" w:rsidRDefault="00000000" w:rsidRPr="00000000" w14:paraId="00000828">
            <w:pPr>
              <w:rPr/>
            </w:pPr>
            <w:r w:rsidDel="00000000" w:rsidR="00000000" w:rsidRPr="00000000">
              <w:rPr>
                <w:rtl w:val="0"/>
              </w:rPr>
              <w:t xml:space="preserve">WRITE_LORAWAN_APPEUI succesvol.</w:t>
            </w:r>
          </w:p>
        </w:tc>
      </w:tr>
    </w:tbl>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pStyle w:val="Heading3"/>
        <w:numPr>
          <w:ilvl w:val="2"/>
          <w:numId w:val="2"/>
        </w:numPr>
        <w:ind w:left="862" w:hanging="720"/>
        <w:rPr/>
      </w:pPr>
      <w:bookmarkStart w:colFirst="0" w:colLast="0" w:name="_heading=h.vx1227" w:id="46"/>
      <w:bookmarkEnd w:id="46"/>
      <w:r w:rsidDel="00000000" w:rsidR="00000000" w:rsidRPr="00000000">
        <w:rPr>
          <w:rtl w:val="0"/>
        </w:rPr>
        <w:t xml:space="preserve">23d/0x17 - READ_LORAWAN_APPKEY</w:t>
      </w:r>
    </w:p>
    <w:p w:rsidR="00000000" w:rsidDel="00000000" w:rsidP="00000000" w:rsidRDefault="00000000" w:rsidRPr="00000000" w14:paraId="0000082B">
      <w:pPr>
        <w:rPr/>
      </w:pPr>
      <w:r w:rsidDel="00000000" w:rsidR="00000000" w:rsidRPr="00000000">
        <w:rPr>
          <w:rtl w:val="0"/>
        </w:rPr>
        <w:t xml:space="preserve">Lees de APPKEY, 16 bytes</w:t>
      </w:r>
    </w:p>
    <w:tbl>
      <w:tblPr>
        <w:tblStyle w:val="Table9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2C">
            <w:pPr>
              <w:rPr>
                <w:b w:val="1"/>
              </w:rPr>
            </w:pPr>
            <w:r w:rsidDel="00000000" w:rsidR="00000000" w:rsidRPr="00000000">
              <w:rPr>
                <w:b w:val="1"/>
                <w:rtl w:val="0"/>
              </w:rPr>
              <w:t xml:space="preserve">Veld</w:t>
            </w:r>
          </w:p>
        </w:tc>
        <w:tc>
          <w:tcPr/>
          <w:p w:rsidR="00000000" w:rsidDel="00000000" w:rsidP="00000000" w:rsidRDefault="00000000" w:rsidRPr="00000000" w14:paraId="0000082D">
            <w:pPr>
              <w:rPr>
                <w:b w:val="1"/>
              </w:rPr>
            </w:pPr>
            <w:r w:rsidDel="00000000" w:rsidR="00000000" w:rsidRPr="00000000">
              <w:rPr>
                <w:b w:val="1"/>
                <w:rtl w:val="0"/>
              </w:rPr>
              <w:t xml:space="preserve">Grote</w:t>
            </w:r>
          </w:p>
        </w:tc>
        <w:tc>
          <w:tcPr/>
          <w:p w:rsidR="00000000" w:rsidDel="00000000" w:rsidP="00000000" w:rsidRDefault="00000000" w:rsidRPr="00000000" w14:paraId="0000082E">
            <w:pPr>
              <w:rPr>
                <w:b w:val="1"/>
              </w:rPr>
            </w:pPr>
            <w:r w:rsidDel="00000000" w:rsidR="00000000" w:rsidRPr="00000000">
              <w:rPr>
                <w:b w:val="1"/>
                <w:rtl w:val="0"/>
              </w:rPr>
              <w:t xml:space="preserve">Waarde</w:t>
            </w:r>
          </w:p>
        </w:tc>
        <w:tc>
          <w:tcPr/>
          <w:p w:rsidR="00000000" w:rsidDel="00000000" w:rsidP="00000000" w:rsidRDefault="00000000" w:rsidRPr="00000000" w14:paraId="0000082F">
            <w:pPr>
              <w:rPr>
                <w:b w:val="1"/>
              </w:rPr>
            </w:pPr>
            <w:r w:rsidDel="00000000" w:rsidR="00000000" w:rsidRPr="00000000">
              <w:rPr>
                <w:b w:val="1"/>
                <w:rtl w:val="0"/>
              </w:rPr>
              <w:t xml:space="preserve">Omschrijving</w:t>
            </w:r>
          </w:p>
        </w:tc>
      </w:tr>
      <w:tr>
        <w:tc>
          <w:tcPr/>
          <w:p w:rsidR="00000000" w:rsidDel="00000000" w:rsidP="00000000" w:rsidRDefault="00000000" w:rsidRPr="00000000" w14:paraId="00000830">
            <w:pPr>
              <w:rPr/>
            </w:pPr>
            <w:r w:rsidDel="00000000" w:rsidR="00000000" w:rsidRPr="00000000">
              <w:rPr>
                <w:rtl w:val="0"/>
              </w:rPr>
              <w:t xml:space="preserve">READ_LORAWAN_APPKEY</w:t>
            </w:r>
          </w:p>
        </w:tc>
        <w:tc>
          <w:tcPr/>
          <w:p w:rsidR="00000000" w:rsidDel="00000000" w:rsidP="00000000" w:rsidRDefault="00000000" w:rsidRPr="00000000" w14:paraId="00000831">
            <w:pPr>
              <w:rPr/>
            </w:pPr>
            <w:r w:rsidDel="00000000" w:rsidR="00000000" w:rsidRPr="00000000">
              <w:rPr>
                <w:rtl w:val="0"/>
              </w:rPr>
              <w:t xml:space="preserve">Uint8_t</w:t>
            </w:r>
          </w:p>
        </w:tc>
        <w:tc>
          <w:tcPr/>
          <w:p w:rsidR="00000000" w:rsidDel="00000000" w:rsidP="00000000" w:rsidRDefault="00000000" w:rsidRPr="00000000" w14:paraId="00000832">
            <w:pPr>
              <w:rPr/>
            </w:pPr>
            <w:r w:rsidDel="00000000" w:rsidR="00000000" w:rsidRPr="00000000">
              <w:rPr>
                <w:rtl w:val="0"/>
              </w:rPr>
              <w:t xml:space="preserve">0x17</w:t>
            </w:r>
          </w:p>
        </w:tc>
        <w:tc>
          <w:tcPr/>
          <w:p w:rsidR="00000000" w:rsidDel="00000000" w:rsidP="00000000" w:rsidRDefault="00000000" w:rsidRPr="00000000" w14:paraId="00000833">
            <w:pPr>
              <w:rPr/>
            </w:pPr>
            <w:r w:rsidDel="00000000" w:rsidR="00000000" w:rsidRPr="00000000">
              <w:rPr>
                <w:rtl w:val="0"/>
              </w:rPr>
              <w:t xml:space="preserve">READ_LORAWAN_APPKEY opdracht ID</w:t>
            </w:r>
          </w:p>
        </w:tc>
      </w:tr>
    </w:tbl>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t xml:space="preserve">Voorbeeld:</w:t>
      </w:r>
    </w:p>
    <w:tbl>
      <w:tblPr>
        <w:tblStyle w:val="Table9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2"/>
        <w:gridCol w:w="4305"/>
        <w:gridCol w:w="4998"/>
        <w:tblGridChange w:id="0">
          <w:tblGrid>
            <w:gridCol w:w="1182"/>
            <w:gridCol w:w="4305"/>
            <w:gridCol w:w="4998"/>
          </w:tblGrid>
        </w:tblGridChange>
      </w:tblGrid>
      <w:tr>
        <w:tc>
          <w:tcPr/>
          <w:p w:rsidR="00000000" w:rsidDel="00000000" w:rsidP="00000000" w:rsidRDefault="00000000" w:rsidRPr="00000000" w14:paraId="00000836">
            <w:pPr>
              <w:rPr>
                <w:b w:val="1"/>
              </w:rPr>
            </w:pPr>
            <w:r w:rsidDel="00000000" w:rsidR="00000000" w:rsidRPr="00000000">
              <w:rPr>
                <w:rtl w:val="0"/>
              </w:rPr>
            </w:r>
          </w:p>
        </w:tc>
        <w:tc>
          <w:tcPr/>
          <w:p w:rsidR="00000000" w:rsidDel="00000000" w:rsidP="00000000" w:rsidRDefault="00000000" w:rsidRPr="00000000" w14:paraId="00000837">
            <w:pPr>
              <w:rPr>
                <w:b w:val="1"/>
              </w:rPr>
            </w:pPr>
            <w:r w:rsidDel="00000000" w:rsidR="00000000" w:rsidRPr="00000000">
              <w:rPr>
                <w:b w:val="1"/>
                <w:rtl w:val="0"/>
              </w:rPr>
              <w:t xml:space="preserve">Hex bericht</w:t>
            </w:r>
          </w:p>
        </w:tc>
        <w:tc>
          <w:tcPr/>
          <w:p w:rsidR="00000000" w:rsidDel="00000000" w:rsidP="00000000" w:rsidRDefault="00000000" w:rsidRPr="00000000" w14:paraId="00000838">
            <w:pPr>
              <w:rPr>
                <w:b w:val="1"/>
              </w:rPr>
            </w:pPr>
            <w:r w:rsidDel="00000000" w:rsidR="00000000" w:rsidRPr="00000000">
              <w:rPr>
                <w:b w:val="1"/>
                <w:rtl w:val="0"/>
              </w:rPr>
              <w:t xml:space="preserve">Inhoud</w:t>
            </w:r>
          </w:p>
        </w:tc>
      </w:tr>
      <w:tr>
        <w:tc>
          <w:tcPr/>
          <w:p w:rsidR="00000000" w:rsidDel="00000000" w:rsidP="00000000" w:rsidRDefault="00000000" w:rsidRPr="00000000" w14:paraId="00000839">
            <w:pPr>
              <w:rPr>
                <w:b w:val="1"/>
              </w:rPr>
            </w:pPr>
            <w:r w:rsidDel="00000000" w:rsidR="00000000" w:rsidRPr="00000000">
              <w:rPr>
                <w:b w:val="1"/>
                <w:rtl w:val="0"/>
              </w:rPr>
              <w:t xml:space="preserve">Opdracht</w:t>
            </w:r>
          </w:p>
        </w:tc>
        <w:tc>
          <w:tcPr/>
          <w:p w:rsidR="00000000" w:rsidDel="00000000" w:rsidP="00000000" w:rsidRDefault="00000000" w:rsidRPr="00000000" w14:paraId="0000083A">
            <w:pPr>
              <w:rPr/>
            </w:pPr>
            <w:r w:rsidDel="00000000" w:rsidR="00000000" w:rsidRPr="00000000">
              <w:rPr>
                <w:rtl w:val="0"/>
              </w:rPr>
              <w:t xml:space="preserve">0x17</w:t>
            </w:r>
          </w:p>
        </w:tc>
        <w:tc>
          <w:tcPr/>
          <w:p w:rsidR="00000000" w:rsidDel="00000000" w:rsidP="00000000" w:rsidRDefault="00000000" w:rsidRPr="00000000" w14:paraId="0000083B">
            <w:pPr>
              <w:rPr/>
            </w:pPr>
            <w:r w:rsidDel="00000000" w:rsidR="00000000" w:rsidRPr="00000000">
              <w:rPr>
                <w:rtl w:val="0"/>
              </w:rPr>
              <w:t xml:space="preserve">READ_LORAWAN_APPKEY opdracht</w:t>
            </w:r>
          </w:p>
        </w:tc>
      </w:tr>
      <w:tr>
        <w:trPr>
          <w:trHeight w:val="260" w:hRule="atLeast"/>
        </w:trPr>
        <w:tc>
          <w:tcPr/>
          <w:p w:rsidR="00000000" w:rsidDel="00000000" w:rsidP="00000000" w:rsidRDefault="00000000" w:rsidRPr="00000000" w14:paraId="0000083C">
            <w:pPr>
              <w:rPr>
                <w:b w:val="1"/>
              </w:rPr>
            </w:pPr>
            <w:r w:rsidDel="00000000" w:rsidR="00000000" w:rsidRPr="00000000">
              <w:rPr>
                <w:b w:val="1"/>
                <w:rtl w:val="0"/>
              </w:rPr>
              <w:t xml:space="preserve">Antwoord</w:t>
            </w:r>
          </w:p>
        </w:tc>
        <w:tc>
          <w:tcPr/>
          <w:p w:rsidR="00000000" w:rsidDel="00000000" w:rsidP="00000000" w:rsidRDefault="00000000" w:rsidRPr="00000000" w14:paraId="0000083D">
            <w:pPr>
              <w:rPr/>
            </w:pPr>
            <w:r w:rsidDel="00000000" w:rsidR="00000000" w:rsidRPr="00000000">
              <w:rPr>
                <w:rtl w:val="0"/>
              </w:rPr>
              <w:t xml:space="preserve">0x17000102030405060708090A0B0C0D0E0F</w:t>
            </w:r>
          </w:p>
        </w:tc>
        <w:tc>
          <w:tcPr/>
          <w:p w:rsidR="00000000" w:rsidDel="00000000" w:rsidP="00000000" w:rsidRDefault="00000000" w:rsidRPr="00000000" w14:paraId="0000083E">
            <w:pPr>
              <w:rPr/>
            </w:pPr>
            <w:r w:rsidDel="00000000" w:rsidR="00000000" w:rsidRPr="00000000">
              <w:rPr>
                <w:rtl w:val="0"/>
              </w:rPr>
              <w:t xml:space="preserve">READ_LORAWAN_APPKEY succesvol.</w:t>
            </w:r>
          </w:p>
        </w:tc>
      </w:tr>
    </w:tbl>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pStyle w:val="Heading3"/>
        <w:numPr>
          <w:ilvl w:val="2"/>
          <w:numId w:val="2"/>
        </w:numPr>
        <w:ind w:left="862" w:hanging="720"/>
        <w:rPr/>
      </w:pPr>
      <w:bookmarkStart w:colFirst="0" w:colLast="0" w:name="_heading=h.3fwokq0" w:id="47"/>
      <w:bookmarkEnd w:id="47"/>
      <w:r w:rsidDel="00000000" w:rsidR="00000000" w:rsidRPr="00000000">
        <w:rPr>
          <w:rtl w:val="0"/>
        </w:rPr>
        <w:t xml:space="preserve">151d/0x97 - WRITE_LORAWAN_APPKEY</w:t>
      </w:r>
    </w:p>
    <w:p w:rsidR="00000000" w:rsidDel="00000000" w:rsidP="00000000" w:rsidRDefault="00000000" w:rsidRPr="00000000" w14:paraId="00000841">
      <w:pPr>
        <w:rPr/>
      </w:pPr>
      <w:r w:rsidDel="00000000" w:rsidR="00000000" w:rsidRPr="00000000">
        <w:rPr>
          <w:rtl w:val="0"/>
        </w:rPr>
        <w:t xml:space="preserve">Schrijf de APPKEY, 16 bytes</w:t>
      </w:r>
    </w:p>
    <w:p w:rsidR="00000000" w:rsidDel="00000000" w:rsidP="00000000" w:rsidRDefault="00000000" w:rsidRPr="00000000" w14:paraId="00000842">
      <w:pPr>
        <w:rPr/>
      </w:pPr>
      <w:r w:rsidDel="00000000" w:rsidR="00000000" w:rsidRPr="00000000">
        <w:rPr>
          <w:rtl w:val="0"/>
        </w:rPr>
        <w:t xml:space="preserve">Met deze opdracht wordt de APPKEY  ingesteld. De APPKEY moet 16 bytes lang zijn</w:t>
      </w:r>
    </w:p>
    <w:p w:rsidR="00000000" w:rsidDel="00000000" w:rsidP="00000000" w:rsidRDefault="00000000" w:rsidRPr="00000000" w14:paraId="00000843">
      <w:pPr>
        <w:rPr/>
      </w:pPr>
      <w:r w:rsidDel="00000000" w:rsidR="00000000" w:rsidRPr="00000000">
        <w:rPr>
          <w:rtl w:val="0"/>
        </w:rPr>
      </w:r>
    </w:p>
    <w:tbl>
      <w:tblPr>
        <w:tblStyle w:val="Table9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44">
            <w:pPr>
              <w:rPr>
                <w:b w:val="1"/>
              </w:rPr>
            </w:pPr>
            <w:r w:rsidDel="00000000" w:rsidR="00000000" w:rsidRPr="00000000">
              <w:rPr>
                <w:b w:val="1"/>
                <w:rtl w:val="0"/>
              </w:rPr>
              <w:t xml:space="preserve">Veld</w:t>
            </w:r>
          </w:p>
        </w:tc>
        <w:tc>
          <w:tcPr/>
          <w:p w:rsidR="00000000" w:rsidDel="00000000" w:rsidP="00000000" w:rsidRDefault="00000000" w:rsidRPr="00000000" w14:paraId="00000845">
            <w:pPr>
              <w:rPr>
                <w:b w:val="1"/>
              </w:rPr>
            </w:pPr>
            <w:r w:rsidDel="00000000" w:rsidR="00000000" w:rsidRPr="00000000">
              <w:rPr>
                <w:b w:val="1"/>
                <w:rtl w:val="0"/>
              </w:rPr>
              <w:t xml:space="preserve">Grote</w:t>
            </w:r>
          </w:p>
        </w:tc>
        <w:tc>
          <w:tcPr/>
          <w:p w:rsidR="00000000" w:rsidDel="00000000" w:rsidP="00000000" w:rsidRDefault="00000000" w:rsidRPr="00000000" w14:paraId="00000846">
            <w:pPr>
              <w:rPr>
                <w:b w:val="1"/>
              </w:rPr>
            </w:pPr>
            <w:r w:rsidDel="00000000" w:rsidR="00000000" w:rsidRPr="00000000">
              <w:rPr>
                <w:b w:val="1"/>
                <w:rtl w:val="0"/>
              </w:rPr>
              <w:t xml:space="preserve">Waarde</w:t>
            </w:r>
          </w:p>
        </w:tc>
        <w:tc>
          <w:tcPr/>
          <w:p w:rsidR="00000000" w:rsidDel="00000000" w:rsidP="00000000" w:rsidRDefault="00000000" w:rsidRPr="00000000" w14:paraId="00000847">
            <w:pPr>
              <w:rPr>
                <w:b w:val="1"/>
              </w:rPr>
            </w:pPr>
            <w:r w:rsidDel="00000000" w:rsidR="00000000" w:rsidRPr="00000000">
              <w:rPr>
                <w:b w:val="1"/>
                <w:rtl w:val="0"/>
              </w:rPr>
              <w:t xml:space="preserve">Omschrijving</w:t>
            </w:r>
          </w:p>
        </w:tc>
      </w:tr>
      <w:tr>
        <w:tc>
          <w:tcPr/>
          <w:p w:rsidR="00000000" w:rsidDel="00000000" w:rsidP="00000000" w:rsidRDefault="00000000" w:rsidRPr="00000000" w14:paraId="00000848">
            <w:pPr>
              <w:rPr/>
            </w:pPr>
            <w:r w:rsidDel="00000000" w:rsidR="00000000" w:rsidRPr="00000000">
              <w:rPr>
                <w:rtl w:val="0"/>
              </w:rPr>
              <w:t xml:space="preserve">WRITE_LORAWAN_APPKEY</w:t>
            </w:r>
          </w:p>
        </w:tc>
        <w:tc>
          <w:tcPr/>
          <w:p w:rsidR="00000000" w:rsidDel="00000000" w:rsidP="00000000" w:rsidRDefault="00000000" w:rsidRPr="00000000" w14:paraId="00000849">
            <w:pPr>
              <w:rPr/>
            </w:pPr>
            <w:r w:rsidDel="00000000" w:rsidR="00000000" w:rsidRPr="00000000">
              <w:rPr>
                <w:rtl w:val="0"/>
              </w:rPr>
              <w:t xml:space="preserve">Uint8_t</w:t>
            </w:r>
          </w:p>
        </w:tc>
        <w:tc>
          <w:tcPr/>
          <w:p w:rsidR="00000000" w:rsidDel="00000000" w:rsidP="00000000" w:rsidRDefault="00000000" w:rsidRPr="00000000" w14:paraId="0000084A">
            <w:pPr>
              <w:rPr/>
            </w:pPr>
            <w:r w:rsidDel="00000000" w:rsidR="00000000" w:rsidRPr="00000000">
              <w:rPr>
                <w:rtl w:val="0"/>
              </w:rPr>
              <w:t xml:space="preserve">0x97</w:t>
            </w:r>
          </w:p>
        </w:tc>
        <w:tc>
          <w:tcPr/>
          <w:p w:rsidR="00000000" w:rsidDel="00000000" w:rsidP="00000000" w:rsidRDefault="00000000" w:rsidRPr="00000000" w14:paraId="0000084B">
            <w:pPr>
              <w:rPr/>
            </w:pPr>
            <w:r w:rsidDel="00000000" w:rsidR="00000000" w:rsidRPr="00000000">
              <w:rPr>
                <w:rtl w:val="0"/>
              </w:rPr>
              <w:t xml:space="preserve">WRITE_LORAWAN_APPKEY opdracht ID</w:t>
            </w:r>
          </w:p>
        </w:tc>
      </w:tr>
      <w:tr>
        <w:tc>
          <w:tcPr/>
          <w:p w:rsidR="00000000" w:rsidDel="00000000" w:rsidP="00000000" w:rsidRDefault="00000000" w:rsidRPr="00000000" w14:paraId="0000084C">
            <w:pPr>
              <w:rPr/>
            </w:pPr>
            <w:r w:rsidDel="00000000" w:rsidR="00000000" w:rsidRPr="00000000">
              <w:rPr>
                <w:rtl w:val="0"/>
              </w:rPr>
              <w:t xml:space="preserve">Appkey</w:t>
            </w:r>
          </w:p>
        </w:tc>
        <w:tc>
          <w:tcPr/>
          <w:p w:rsidR="00000000" w:rsidDel="00000000" w:rsidP="00000000" w:rsidRDefault="00000000" w:rsidRPr="00000000" w14:paraId="0000084D">
            <w:pPr>
              <w:rPr/>
            </w:pPr>
            <w:r w:rsidDel="00000000" w:rsidR="00000000" w:rsidRPr="00000000">
              <w:rPr>
                <w:rtl w:val="0"/>
              </w:rPr>
              <w:t xml:space="preserve">16 x Uint8_t</w:t>
            </w:r>
          </w:p>
        </w:tc>
        <w:tc>
          <w:tcPr/>
          <w:p w:rsidR="00000000" w:rsidDel="00000000" w:rsidP="00000000" w:rsidRDefault="00000000" w:rsidRPr="00000000" w14:paraId="0000084E">
            <w:pPr>
              <w:rPr/>
            </w:pPr>
            <w:r w:rsidDel="00000000" w:rsidR="00000000" w:rsidRPr="00000000">
              <w:rPr>
                <w:rtl w:val="0"/>
              </w:rPr>
              <w:t xml:space="preserve">0 -  9</w:t>
            </w:r>
          </w:p>
        </w:tc>
        <w:tc>
          <w:tcPr/>
          <w:p w:rsidR="00000000" w:rsidDel="00000000" w:rsidP="00000000" w:rsidRDefault="00000000" w:rsidRPr="00000000" w14:paraId="0000084F">
            <w:pPr>
              <w:rPr/>
            </w:pPr>
            <w:r w:rsidDel="00000000" w:rsidR="00000000" w:rsidRPr="00000000">
              <w:rPr>
                <w:rtl w:val="0"/>
              </w:rPr>
            </w:r>
          </w:p>
        </w:tc>
      </w:tr>
    </w:tbl>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t xml:space="preserve">Voorbeeld:</w:t>
      </w:r>
    </w:p>
    <w:tbl>
      <w:tblPr>
        <w:tblStyle w:val="Table94"/>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2"/>
        <w:gridCol w:w="4305"/>
        <w:gridCol w:w="4998"/>
        <w:tblGridChange w:id="0">
          <w:tblGrid>
            <w:gridCol w:w="1182"/>
            <w:gridCol w:w="4305"/>
            <w:gridCol w:w="4998"/>
          </w:tblGrid>
        </w:tblGridChange>
      </w:tblGrid>
      <w:tr>
        <w:tc>
          <w:tcPr/>
          <w:p w:rsidR="00000000" w:rsidDel="00000000" w:rsidP="00000000" w:rsidRDefault="00000000" w:rsidRPr="00000000" w14:paraId="00000854">
            <w:pPr>
              <w:rPr>
                <w:b w:val="1"/>
              </w:rPr>
            </w:pPr>
            <w:r w:rsidDel="00000000" w:rsidR="00000000" w:rsidRPr="00000000">
              <w:rPr>
                <w:rtl w:val="0"/>
              </w:rPr>
            </w:r>
          </w:p>
        </w:tc>
        <w:tc>
          <w:tcPr/>
          <w:p w:rsidR="00000000" w:rsidDel="00000000" w:rsidP="00000000" w:rsidRDefault="00000000" w:rsidRPr="00000000" w14:paraId="00000855">
            <w:pPr>
              <w:rPr>
                <w:b w:val="1"/>
              </w:rPr>
            </w:pPr>
            <w:r w:rsidDel="00000000" w:rsidR="00000000" w:rsidRPr="00000000">
              <w:rPr>
                <w:b w:val="1"/>
                <w:rtl w:val="0"/>
              </w:rPr>
              <w:t xml:space="preserve">Hex bericht</w:t>
            </w:r>
          </w:p>
        </w:tc>
        <w:tc>
          <w:tcPr/>
          <w:p w:rsidR="00000000" w:rsidDel="00000000" w:rsidP="00000000" w:rsidRDefault="00000000" w:rsidRPr="00000000" w14:paraId="00000856">
            <w:pPr>
              <w:rPr>
                <w:b w:val="1"/>
              </w:rPr>
            </w:pPr>
            <w:r w:rsidDel="00000000" w:rsidR="00000000" w:rsidRPr="00000000">
              <w:rPr>
                <w:b w:val="1"/>
                <w:rtl w:val="0"/>
              </w:rPr>
              <w:t xml:space="preserve">Inhoud</w:t>
            </w:r>
          </w:p>
        </w:tc>
      </w:tr>
      <w:tr>
        <w:tc>
          <w:tcPr/>
          <w:p w:rsidR="00000000" w:rsidDel="00000000" w:rsidP="00000000" w:rsidRDefault="00000000" w:rsidRPr="00000000" w14:paraId="00000857">
            <w:pPr>
              <w:rPr>
                <w:b w:val="1"/>
              </w:rPr>
            </w:pPr>
            <w:r w:rsidDel="00000000" w:rsidR="00000000" w:rsidRPr="00000000">
              <w:rPr>
                <w:b w:val="1"/>
                <w:rtl w:val="0"/>
              </w:rPr>
              <w:t xml:space="preserve">Opdracht</w:t>
            </w:r>
          </w:p>
        </w:tc>
        <w:tc>
          <w:tcPr/>
          <w:p w:rsidR="00000000" w:rsidDel="00000000" w:rsidP="00000000" w:rsidRDefault="00000000" w:rsidRPr="00000000" w14:paraId="00000858">
            <w:pPr>
              <w:rPr/>
            </w:pPr>
            <w:r w:rsidDel="00000000" w:rsidR="00000000" w:rsidRPr="00000000">
              <w:rPr>
                <w:rtl w:val="0"/>
              </w:rPr>
              <w:t xml:space="preserve">0x97000102030405060708090A0B0C0D0E0F</w:t>
            </w:r>
          </w:p>
        </w:tc>
        <w:tc>
          <w:tcPr/>
          <w:p w:rsidR="00000000" w:rsidDel="00000000" w:rsidP="00000000" w:rsidRDefault="00000000" w:rsidRPr="00000000" w14:paraId="00000859">
            <w:pPr>
              <w:rPr/>
            </w:pPr>
            <w:r w:rsidDel="00000000" w:rsidR="00000000" w:rsidRPr="00000000">
              <w:rPr>
                <w:rtl w:val="0"/>
              </w:rPr>
              <w:t xml:space="preserve">WRITE_LORAWAN_APPKEY opdracht</w:t>
            </w:r>
          </w:p>
        </w:tc>
      </w:tr>
      <w:tr>
        <w:trPr>
          <w:trHeight w:val="260" w:hRule="atLeast"/>
        </w:trPr>
        <w:tc>
          <w:tcPr/>
          <w:p w:rsidR="00000000" w:rsidDel="00000000" w:rsidP="00000000" w:rsidRDefault="00000000" w:rsidRPr="00000000" w14:paraId="0000085A">
            <w:pPr>
              <w:rPr>
                <w:b w:val="1"/>
              </w:rPr>
            </w:pPr>
            <w:r w:rsidDel="00000000" w:rsidR="00000000" w:rsidRPr="00000000">
              <w:rPr>
                <w:b w:val="1"/>
                <w:rtl w:val="0"/>
              </w:rPr>
              <w:t xml:space="preserve">Antwoord</w:t>
            </w:r>
          </w:p>
        </w:tc>
        <w:tc>
          <w:tcPr/>
          <w:p w:rsidR="00000000" w:rsidDel="00000000" w:rsidP="00000000" w:rsidRDefault="00000000" w:rsidRPr="00000000" w14:paraId="0000085B">
            <w:pPr>
              <w:rPr/>
            </w:pPr>
            <w:r w:rsidDel="00000000" w:rsidR="00000000" w:rsidRPr="00000000">
              <w:rPr>
                <w:rtl w:val="0"/>
              </w:rPr>
              <w:t xml:space="preserve">0x009700000000</w:t>
            </w:r>
          </w:p>
        </w:tc>
        <w:tc>
          <w:tcPr/>
          <w:p w:rsidR="00000000" w:rsidDel="00000000" w:rsidP="00000000" w:rsidRDefault="00000000" w:rsidRPr="00000000" w14:paraId="0000085C">
            <w:pPr>
              <w:rPr/>
            </w:pPr>
            <w:r w:rsidDel="00000000" w:rsidR="00000000" w:rsidRPr="00000000">
              <w:rPr>
                <w:rtl w:val="0"/>
              </w:rPr>
              <w:t xml:space="preserve">WRITE_LORAWAN_APPKEY succesvol.</w:t>
            </w:r>
          </w:p>
        </w:tc>
      </w:tr>
    </w:tbl>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pStyle w:val="Heading3"/>
        <w:numPr>
          <w:ilvl w:val="2"/>
          <w:numId w:val="2"/>
        </w:numPr>
        <w:ind w:left="862" w:hanging="720"/>
        <w:rPr/>
      </w:pPr>
      <w:bookmarkStart w:colFirst="0" w:colLast="0" w:name="_heading=h.1v1yuxt" w:id="48"/>
      <w:bookmarkEnd w:id="48"/>
      <w:r w:rsidDel="00000000" w:rsidR="00000000" w:rsidRPr="00000000">
        <w:rPr>
          <w:rtl w:val="0"/>
        </w:rPr>
        <w:t xml:space="preserve">136d/0x98 - WRITE_LORAWAN_TRANSMIT</w:t>
      </w:r>
    </w:p>
    <w:p w:rsidR="00000000" w:rsidDel="00000000" w:rsidP="00000000" w:rsidRDefault="00000000" w:rsidRPr="00000000" w14:paraId="0000085F">
      <w:pPr>
        <w:rPr/>
      </w:pPr>
      <w:r w:rsidDel="00000000" w:rsidR="00000000" w:rsidRPr="00000000">
        <w:rPr>
          <w:rtl w:val="0"/>
        </w:rPr>
        <w:t xml:space="preserve">Zend een LoRaWAN bericht met de gegeven payload op fport 5.</w:t>
      </w:r>
    </w:p>
    <w:p w:rsidR="00000000" w:rsidDel="00000000" w:rsidP="00000000" w:rsidRDefault="00000000" w:rsidRPr="00000000" w14:paraId="00000860">
      <w:pPr>
        <w:rPr/>
      </w:pPr>
      <w:r w:rsidDel="00000000" w:rsidR="00000000" w:rsidRPr="00000000">
        <w:rPr>
          <w:rtl w:val="0"/>
        </w:rPr>
      </w:r>
    </w:p>
    <w:tbl>
      <w:tblPr>
        <w:tblStyle w:val="Table9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9"/>
        <w:gridCol w:w="1529"/>
        <w:gridCol w:w="1134"/>
        <w:gridCol w:w="4246"/>
        <w:tblGridChange w:id="0">
          <w:tblGrid>
            <w:gridCol w:w="2719"/>
            <w:gridCol w:w="1529"/>
            <w:gridCol w:w="1134"/>
            <w:gridCol w:w="4246"/>
          </w:tblGrid>
        </w:tblGridChange>
      </w:tblGrid>
      <w:tr>
        <w:tc>
          <w:tcPr/>
          <w:p w:rsidR="00000000" w:rsidDel="00000000" w:rsidP="00000000" w:rsidRDefault="00000000" w:rsidRPr="00000000" w14:paraId="00000861">
            <w:pPr>
              <w:rPr>
                <w:b w:val="1"/>
              </w:rPr>
            </w:pPr>
            <w:r w:rsidDel="00000000" w:rsidR="00000000" w:rsidRPr="00000000">
              <w:rPr>
                <w:b w:val="1"/>
                <w:rtl w:val="0"/>
              </w:rPr>
              <w:t xml:space="preserve">Veld</w:t>
            </w:r>
          </w:p>
        </w:tc>
        <w:tc>
          <w:tcPr/>
          <w:p w:rsidR="00000000" w:rsidDel="00000000" w:rsidP="00000000" w:rsidRDefault="00000000" w:rsidRPr="00000000" w14:paraId="00000862">
            <w:pPr>
              <w:rPr>
                <w:b w:val="1"/>
              </w:rPr>
            </w:pPr>
            <w:r w:rsidDel="00000000" w:rsidR="00000000" w:rsidRPr="00000000">
              <w:rPr>
                <w:b w:val="1"/>
                <w:rtl w:val="0"/>
              </w:rPr>
              <w:t xml:space="preserve">Grote</w:t>
            </w:r>
          </w:p>
        </w:tc>
        <w:tc>
          <w:tcPr/>
          <w:p w:rsidR="00000000" w:rsidDel="00000000" w:rsidP="00000000" w:rsidRDefault="00000000" w:rsidRPr="00000000" w14:paraId="00000863">
            <w:pPr>
              <w:rPr>
                <w:b w:val="1"/>
              </w:rPr>
            </w:pPr>
            <w:r w:rsidDel="00000000" w:rsidR="00000000" w:rsidRPr="00000000">
              <w:rPr>
                <w:b w:val="1"/>
                <w:rtl w:val="0"/>
              </w:rPr>
              <w:t xml:space="preserve">Waarde</w:t>
            </w:r>
          </w:p>
        </w:tc>
        <w:tc>
          <w:tcPr/>
          <w:p w:rsidR="00000000" w:rsidDel="00000000" w:rsidP="00000000" w:rsidRDefault="00000000" w:rsidRPr="00000000" w14:paraId="00000864">
            <w:pPr>
              <w:rPr>
                <w:b w:val="1"/>
              </w:rPr>
            </w:pPr>
            <w:r w:rsidDel="00000000" w:rsidR="00000000" w:rsidRPr="00000000">
              <w:rPr>
                <w:b w:val="1"/>
                <w:rtl w:val="0"/>
              </w:rPr>
              <w:t xml:space="preserve">Omschrijving</w:t>
            </w:r>
          </w:p>
        </w:tc>
      </w:tr>
      <w:tr>
        <w:tc>
          <w:tcPr/>
          <w:p w:rsidR="00000000" w:rsidDel="00000000" w:rsidP="00000000" w:rsidRDefault="00000000" w:rsidRPr="00000000" w14:paraId="00000865">
            <w:pPr>
              <w:rPr/>
            </w:pPr>
            <w:r w:rsidDel="00000000" w:rsidR="00000000" w:rsidRPr="00000000">
              <w:rPr>
                <w:rtl w:val="0"/>
              </w:rPr>
              <w:t xml:space="preserve">WRITE_LORAWAN_APPKEY</w:t>
            </w:r>
          </w:p>
        </w:tc>
        <w:tc>
          <w:tcPr/>
          <w:p w:rsidR="00000000" w:rsidDel="00000000" w:rsidP="00000000" w:rsidRDefault="00000000" w:rsidRPr="00000000" w14:paraId="00000866">
            <w:pPr>
              <w:rPr/>
            </w:pPr>
            <w:r w:rsidDel="00000000" w:rsidR="00000000" w:rsidRPr="00000000">
              <w:rPr>
                <w:rtl w:val="0"/>
              </w:rPr>
              <w:t xml:space="preserve">Uint8_t</w:t>
            </w:r>
          </w:p>
        </w:tc>
        <w:tc>
          <w:tcPr/>
          <w:p w:rsidR="00000000" w:rsidDel="00000000" w:rsidP="00000000" w:rsidRDefault="00000000" w:rsidRPr="00000000" w14:paraId="00000867">
            <w:pPr>
              <w:rPr/>
            </w:pPr>
            <w:r w:rsidDel="00000000" w:rsidR="00000000" w:rsidRPr="00000000">
              <w:rPr>
                <w:rtl w:val="0"/>
              </w:rPr>
              <w:t xml:space="preserve">0x97</w:t>
            </w:r>
          </w:p>
        </w:tc>
        <w:tc>
          <w:tcPr/>
          <w:p w:rsidR="00000000" w:rsidDel="00000000" w:rsidP="00000000" w:rsidRDefault="00000000" w:rsidRPr="00000000" w14:paraId="00000868">
            <w:pPr>
              <w:rPr/>
            </w:pPr>
            <w:r w:rsidDel="00000000" w:rsidR="00000000" w:rsidRPr="00000000">
              <w:rPr>
                <w:rtl w:val="0"/>
              </w:rPr>
              <w:t xml:space="preserve">WRITE_LORAWAN_APPKEY opdracht ID</w:t>
            </w:r>
          </w:p>
        </w:tc>
      </w:tr>
      <w:tr>
        <w:tc>
          <w:tcPr/>
          <w:p w:rsidR="00000000" w:rsidDel="00000000" w:rsidP="00000000" w:rsidRDefault="00000000" w:rsidRPr="00000000" w14:paraId="00000869">
            <w:pPr>
              <w:rPr/>
            </w:pPr>
            <w:r w:rsidDel="00000000" w:rsidR="00000000" w:rsidRPr="00000000">
              <w:rPr>
                <w:rtl w:val="0"/>
              </w:rPr>
              <w:t xml:space="preserve">Lengte</w:t>
            </w:r>
          </w:p>
        </w:tc>
        <w:tc>
          <w:tcPr/>
          <w:p w:rsidR="00000000" w:rsidDel="00000000" w:rsidP="00000000" w:rsidRDefault="00000000" w:rsidRPr="00000000" w14:paraId="0000086A">
            <w:pPr>
              <w:rPr/>
            </w:pPr>
            <w:r w:rsidDel="00000000" w:rsidR="00000000" w:rsidRPr="00000000">
              <w:rPr>
                <w:rtl w:val="0"/>
              </w:rPr>
              <w:t xml:space="preserve">Uint8_t</w:t>
            </w:r>
          </w:p>
        </w:tc>
        <w:tc>
          <w:tcPr/>
          <w:p w:rsidR="00000000" w:rsidDel="00000000" w:rsidP="00000000" w:rsidRDefault="00000000" w:rsidRPr="00000000" w14:paraId="0000086B">
            <w:pPr>
              <w:rPr/>
            </w:pPr>
            <w:r w:rsidDel="00000000" w:rsidR="00000000" w:rsidRPr="00000000">
              <w:rPr>
                <w:rtl w:val="0"/>
              </w:rPr>
              <w:t xml:space="preserve">&lt; 28</w:t>
            </w:r>
          </w:p>
        </w:tc>
        <w:tc>
          <w:tcPr/>
          <w:p w:rsidR="00000000" w:rsidDel="00000000" w:rsidP="00000000" w:rsidRDefault="00000000" w:rsidRPr="00000000" w14:paraId="0000086C">
            <w:pPr>
              <w:rPr/>
            </w:pPr>
            <w:r w:rsidDel="00000000" w:rsidR="00000000" w:rsidRPr="00000000">
              <w:rPr>
                <w:rtl w:val="0"/>
              </w:rPr>
              <w:t xml:space="preserve">Maximale grote van 28 bytes</w:t>
            </w:r>
          </w:p>
        </w:tc>
      </w:tr>
      <w:tr>
        <w:tc>
          <w:tcPr/>
          <w:p w:rsidR="00000000" w:rsidDel="00000000" w:rsidP="00000000" w:rsidRDefault="00000000" w:rsidRPr="00000000" w14:paraId="0000086D">
            <w:pPr>
              <w:rPr/>
            </w:pPr>
            <w:r w:rsidDel="00000000" w:rsidR="00000000" w:rsidRPr="00000000">
              <w:rPr>
                <w:rtl w:val="0"/>
              </w:rPr>
              <w:t xml:space="preserve">Payload</w:t>
            </w:r>
          </w:p>
        </w:tc>
        <w:tc>
          <w:tcPr/>
          <w:p w:rsidR="00000000" w:rsidDel="00000000" w:rsidP="00000000" w:rsidRDefault="00000000" w:rsidRPr="00000000" w14:paraId="0000086E">
            <w:pPr>
              <w:rPr/>
            </w:pPr>
            <w:r w:rsidDel="00000000" w:rsidR="00000000" w:rsidRPr="00000000">
              <w:rPr>
                <w:rtl w:val="0"/>
              </w:rPr>
              <w:t xml:space="preserve">N x uint8_t</w:t>
            </w:r>
          </w:p>
        </w:tc>
        <w:tc>
          <w:tcPr/>
          <w:p w:rsidR="00000000" w:rsidDel="00000000" w:rsidP="00000000" w:rsidRDefault="00000000" w:rsidRPr="00000000" w14:paraId="0000086F">
            <w:pPr>
              <w:rPr/>
            </w:pPr>
            <w:r w:rsidDel="00000000" w:rsidR="00000000" w:rsidRPr="00000000">
              <w:rPr>
                <w:rtl w:val="0"/>
              </w:rPr>
            </w:r>
          </w:p>
        </w:tc>
        <w:tc>
          <w:tcPr/>
          <w:p w:rsidR="00000000" w:rsidDel="00000000" w:rsidP="00000000" w:rsidRDefault="00000000" w:rsidRPr="00000000" w14:paraId="00000870">
            <w:pPr>
              <w:rPr/>
            </w:pPr>
            <w:r w:rsidDel="00000000" w:rsidR="00000000" w:rsidRPr="00000000">
              <w:rPr>
                <w:rtl w:val="0"/>
              </w:rPr>
              <w:t xml:space="preserve">Maximum payload van 28 Bytes, aangezien de control point een maximum grote heeft van 30 bytes.</w:t>
            </w:r>
          </w:p>
        </w:tc>
      </w:tr>
    </w:tbl>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t xml:space="preserve">Voorbeeld:</w:t>
      </w:r>
    </w:p>
    <w:tbl>
      <w:tblPr>
        <w:tblStyle w:val="Table9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9"/>
        <w:gridCol w:w="4527"/>
        <w:gridCol w:w="4779"/>
        <w:tblGridChange w:id="0">
          <w:tblGrid>
            <w:gridCol w:w="1179"/>
            <w:gridCol w:w="4527"/>
            <w:gridCol w:w="4779"/>
          </w:tblGrid>
        </w:tblGridChange>
      </w:tblGrid>
      <w:tr>
        <w:tc>
          <w:tcPr/>
          <w:p w:rsidR="00000000" w:rsidDel="00000000" w:rsidP="00000000" w:rsidRDefault="00000000" w:rsidRPr="00000000" w14:paraId="00000875">
            <w:pPr>
              <w:rPr>
                <w:b w:val="1"/>
              </w:rPr>
            </w:pPr>
            <w:r w:rsidDel="00000000" w:rsidR="00000000" w:rsidRPr="00000000">
              <w:rPr>
                <w:rtl w:val="0"/>
              </w:rPr>
            </w:r>
          </w:p>
        </w:tc>
        <w:tc>
          <w:tcPr/>
          <w:p w:rsidR="00000000" w:rsidDel="00000000" w:rsidP="00000000" w:rsidRDefault="00000000" w:rsidRPr="00000000" w14:paraId="00000876">
            <w:pPr>
              <w:rPr>
                <w:b w:val="1"/>
              </w:rPr>
            </w:pPr>
            <w:r w:rsidDel="00000000" w:rsidR="00000000" w:rsidRPr="00000000">
              <w:rPr>
                <w:b w:val="1"/>
                <w:rtl w:val="0"/>
              </w:rPr>
              <w:t xml:space="preserve">Hex bericht</w:t>
            </w:r>
          </w:p>
        </w:tc>
        <w:tc>
          <w:tcPr/>
          <w:p w:rsidR="00000000" w:rsidDel="00000000" w:rsidP="00000000" w:rsidRDefault="00000000" w:rsidRPr="00000000" w14:paraId="00000877">
            <w:pPr>
              <w:rPr>
                <w:b w:val="1"/>
              </w:rPr>
            </w:pPr>
            <w:r w:rsidDel="00000000" w:rsidR="00000000" w:rsidRPr="00000000">
              <w:rPr>
                <w:b w:val="1"/>
                <w:rtl w:val="0"/>
              </w:rPr>
              <w:t xml:space="preserve">Inhoud</w:t>
            </w:r>
          </w:p>
        </w:tc>
      </w:tr>
      <w:tr>
        <w:tc>
          <w:tcPr/>
          <w:p w:rsidR="00000000" w:rsidDel="00000000" w:rsidP="00000000" w:rsidRDefault="00000000" w:rsidRPr="00000000" w14:paraId="00000878">
            <w:pPr>
              <w:rPr>
                <w:b w:val="1"/>
              </w:rPr>
            </w:pPr>
            <w:r w:rsidDel="00000000" w:rsidR="00000000" w:rsidRPr="00000000">
              <w:rPr>
                <w:b w:val="1"/>
                <w:rtl w:val="0"/>
              </w:rPr>
              <w:t xml:space="preserve">Opdracht</w:t>
            </w:r>
          </w:p>
        </w:tc>
        <w:tc>
          <w:tcPr/>
          <w:p w:rsidR="00000000" w:rsidDel="00000000" w:rsidP="00000000" w:rsidRDefault="00000000" w:rsidRPr="00000000" w14:paraId="00000879">
            <w:pPr>
              <w:rPr/>
            </w:pPr>
            <w:r w:rsidDel="00000000" w:rsidR="00000000" w:rsidRPr="00000000">
              <w:rPr>
                <w:rtl w:val="0"/>
              </w:rPr>
              <w:t xml:space="preserve">0x9810000102030405060708090A0B0C0D0E0F</w:t>
            </w:r>
          </w:p>
        </w:tc>
        <w:tc>
          <w:tcPr/>
          <w:p w:rsidR="00000000" w:rsidDel="00000000" w:rsidP="00000000" w:rsidRDefault="00000000" w:rsidRPr="00000000" w14:paraId="0000087A">
            <w:pPr>
              <w:rPr/>
            </w:pPr>
            <w:r w:rsidDel="00000000" w:rsidR="00000000" w:rsidRPr="00000000">
              <w:rPr>
                <w:rtl w:val="0"/>
              </w:rPr>
              <w:t xml:space="preserve">WRITE_LORAWAN_APPKEY opdracht met een lengte van 16 bytes. </w:t>
            </w:r>
          </w:p>
        </w:tc>
      </w:tr>
      <w:tr>
        <w:trPr>
          <w:trHeight w:val="260" w:hRule="atLeast"/>
        </w:trPr>
        <w:tc>
          <w:tcPr/>
          <w:p w:rsidR="00000000" w:rsidDel="00000000" w:rsidP="00000000" w:rsidRDefault="00000000" w:rsidRPr="00000000" w14:paraId="0000087B">
            <w:pPr>
              <w:rPr>
                <w:b w:val="1"/>
              </w:rPr>
            </w:pPr>
            <w:r w:rsidDel="00000000" w:rsidR="00000000" w:rsidRPr="00000000">
              <w:rPr>
                <w:b w:val="1"/>
                <w:rtl w:val="0"/>
              </w:rPr>
              <w:t xml:space="preserve">Antwoord</w:t>
            </w:r>
          </w:p>
        </w:tc>
        <w:tc>
          <w:tcPr/>
          <w:p w:rsidR="00000000" w:rsidDel="00000000" w:rsidP="00000000" w:rsidRDefault="00000000" w:rsidRPr="00000000" w14:paraId="0000087C">
            <w:pPr>
              <w:rPr/>
            </w:pPr>
            <w:r w:rsidDel="00000000" w:rsidR="00000000" w:rsidRPr="00000000">
              <w:rPr>
                <w:rtl w:val="0"/>
              </w:rPr>
              <w:t xml:space="preserve">0x009800000000</w:t>
            </w:r>
          </w:p>
        </w:tc>
        <w:tc>
          <w:tcPr/>
          <w:p w:rsidR="00000000" w:rsidDel="00000000" w:rsidP="00000000" w:rsidRDefault="00000000" w:rsidRPr="00000000" w14:paraId="0000087D">
            <w:pPr>
              <w:rPr/>
            </w:pPr>
            <w:r w:rsidDel="00000000" w:rsidR="00000000" w:rsidRPr="00000000">
              <w:rPr>
                <w:rtl w:val="0"/>
              </w:rPr>
              <w:t xml:space="preserve">WRITE_LORAWAN_APPKEY succesvol. Wordt enkel gestuurd wanneer de communicatie interface BLE is.</w:t>
            </w:r>
          </w:p>
        </w:tc>
      </w:tr>
    </w:tbl>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pStyle w:val="Heading3"/>
        <w:numPr>
          <w:ilvl w:val="2"/>
          <w:numId w:val="2"/>
        </w:numPr>
        <w:ind w:left="862" w:hanging="720"/>
        <w:rPr/>
      </w:pPr>
      <w:bookmarkStart w:colFirst="0" w:colLast="0" w:name="_heading=h.4f1mdlm" w:id="49"/>
      <w:bookmarkEnd w:id="49"/>
      <w:r w:rsidDel="00000000" w:rsidR="00000000" w:rsidRPr="00000000">
        <w:rPr>
          <w:rtl w:val="0"/>
        </w:rPr>
        <w:t xml:space="preserve">27d/0x1B - READ_nRF_ADC_CONVERSION</w:t>
      </w:r>
    </w:p>
    <w:p w:rsidR="00000000" w:rsidDel="00000000" w:rsidP="00000000" w:rsidRDefault="00000000" w:rsidRPr="00000000" w14:paraId="00000881">
      <w:pPr>
        <w:rPr/>
      </w:pPr>
      <w:r w:rsidDel="00000000" w:rsidR="00000000" w:rsidRPr="00000000">
        <w:rPr>
          <w:rtl w:val="0"/>
        </w:rPr>
        <w:t xml:space="preserve">Lees de laatste conversie waardes van de batterij, nRF voedingsspanning en batterij percentage.</w:t>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t xml:space="preserve">Opdracht:</w:t>
      </w:r>
    </w:p>
    <w:tbl>
      <w:tblPr>
        <w:tblStyle w:val="Table97"/>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84">
            <w:pPr>
              <w:rPr>
                <w:b w:val="1"/>
              </w:rPr>
            </w:pPr>
            <w:r w:rsidDel="00000000" w:rsidR="00000000" w:rsidRPr="00000000">
              <w:rPr>
                <w:b w:val="1"/>
                <w:rtl w:val="0"/>
              </w:rPr>
              <w:t xml:space="preserve">Veld</w:t>
            </w:r>
          </w:p>
        </w:tc>
        <w:tc>
          <w:tcPr/>
          <w:p w:rsidR="00000000" w:rsidDel="00000000" w:rsidP="00000000" w:rsidRDefault="00000000" w:rsidRPr="00000000" w14:paraId="00000885">
            <w:pPr>
              <w:rPr>
                <w:b w:val="1"/>
              </w:rPr>
            </w:pPr>
            <w:r w:rsidDel="00000000" w:rsidR="00000000" w:rsidRPr="00000000">
              <w:rPr>
                <w:b w:val="1"/>
                <w:rtl w:val="0"/>
              </w:rPr>
              <w:t xml:space="preserve">Grote</w:t>
            </w:r>
          </w:p>
        </w:tc>
        <w:tc>
          <w:tcPr/>
          <w:p w:rsidR="00000000" w:rsidDel="00000000" w:rsidP="00000000" w:rsidRDefault="00000000" w:rsidRPr="00000000" w14:paraId="00000886">
            <w:pPr>
              <w:rPr>
                <w:b w:val="1"/>
              </w:rPr>
            </w:pPr>
            <w:r w:rsidDel="00000000" w:rsidR="00000000" w:rsidRPr="00000000">
              <w:rPr>
                <w:b w:val="1"/>
                <w:rtl w:val="0"/>
              </w:rPr>
              <w:t xml:space="preserve">Waarde</w:t>
            </w:r>
          </w:p>
        </w:tc>
        <w:tc>
          <w:tcPr/>
          <w:p w:rsidR="00000000" w:rsidDel="00000000" w:rsidP="00000000" w:rsidRDefault="00000000" w:rsidRPr="00000000" w14:paraId="00000887">
            <w:pPr>
              <w:rPr>
                <w:b w:val="1"/>
              </w:rPr>
            </w:pPr>
            <w:r w:rsidDel="00000000" w:rsidR="00000000" w:rsidRPr="00000000">
              <w:rPr>
                <w:b w:val="1"/>
                <w:rtl w:val="0"/>
              </w:rPr>
              <w:t xml:space="preserve">Omschrijving</w:t>
            </w:r>
          </w:p>
        </w:tc>
      </w:tr>
      <w:tr>
        <w:tc>
          <w:tcPr/>
          <w:p w:rsidR="00000000" w:rsidDel="00000000" w:rsidP="00000000" w:rsidRDefault="00000000" w:rsidRPr="00000000" w14:paraId="00000888">
            <w:pPr>
              <w:rPr/>
            </w:pPr>
            <w:r w:rsidDel="00000000" w:rsidR="00000000" w:rsidRPr="00000000">
              <w:rPr>
                <w:rtl w:val="0"/>
              </w:rPr>
              <w:t xml:space="preserve">READ_nRF_ADC_CONVERSION</w:t>
            </w:r>
          </w:p>
        </w:tc>
        <w:tc>
          <w:tcPr/>
          <w:p w:rsidR="00000000" w:rsidDel="00000000" w:rsidP="00000000" w:rsidRDefault="00000000" w:rsidRPr="00000000" w14:paraId="00000889">
            <w:pPr>
              <w:rPr/>
            </w:pPr>
            <w:r w:rsidDel="00000000" w:rsidR="00000000" w:rsidRPr="00000000">
              <w:rPr>
                <w:rtl w:val="0"/>
              </w:rPr>
              <w:t xml:space="preserve">Uint8_t</w:t>
            </w:r>
          </w:p>
        </w:tc>
        <w:tc>
          <w:tcPr/>
          <w:p w:rsidR="00000000" w:rsidDel="00000000" w:rsidP="00000000" w:rsidRDefault="00000000" w:rsidRPr="00000000" w14:paraId="0000088A">
            <w:pPr>
              <w:rPr/>
            </w:pPr>
            <w:r w:rsidDel="00000000" w:rsidR="00000000" w:rsidRPr="00000000">
              <w:rPr>
                <w:rtl w:val="0"/>
              </w:rPr>
              <w:t xml:space="preserve">0x1B</w:t>
            </w:r>
          </w:p>
        </w:tc>
        <w:tc>
          <w:tcPr/>
          <w:p w:rsidR="00000000" w:rsidDel="00000000" w:rsidP="00000000" w:rsidRDefault="00000000" w:rsidRPr="00000000" w14:paraId="0000088B">
            <w:pPr>
              <w:rPr/>
            </w:pPr>
            <w:r w:rsidDel="00000000" w:rsidR="00000000" w:rsidRPr="00000000">
              <w:rPr>
                <w:rtl w:val="0"/>
              </w:rPr>
              <w:t xml:space="preserve">READ_nRF_ADC_CONVERSION opdracht ID</w:t>
            </w:r>
          </w:p>
        </w:tc>
      </w:tr>
    </w:tbl>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t xml:space="preserve">Antwoord:</w:t>
      </w:r>
    </w:p>
    <w:tbl>
      <w:tblPr>
        <w:tblStyle w:val="Table98"/>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8E">
            <w:pPr>
              <w:rPr>
                <w:b w:val="1"/>
              </w:rPr>
            </w:pPr>
            <w:r w:rsidDel="00000000" w:rsidR="00000000" w:rsidRPr="00000000">
              <w:rPr>
                <w:b w:val="1"/>
                <w:rtl w:val="0"/>
              </w:rPr>
              <w:t xml:space="preserve">Veld</w:t>
            </w:r>
          </w:p>
        </w:tc>
        <w:tc>
          <w:tcPr/>
          <w:p w:rsidR="00000000" w:rsidDel="00000000" w:rsidP="00000000" w:rsidRDefault="00000000" w:rsidRPr="00000000" w14:paraId="0000088F">
            <w:pPr>
              <w:rPr>
                <w:b w:val="1"/>
              </w:rPr>
            </w:pPr>
            <w:r w:rsidDel="00000000" w:rsidR="00000000" w:rsidRPr="00000000">
              <w:rPr>
                <w:b w:val="1"/>
                <w:rtl w:val="0"/>
              </w:rPr>
              <w:t xml:space="preserve">Grote</w:t>
            </w:r>
          </w:p>
        </w:tc>
        <w:tc>
          <w:tcPr/>
          <w:p w:rsidR="00000000" w:rsidDel="00000000" w:rsidP="00000000" w:rsidRDefault="00000000" w:rsidRPr="00000000" w14:paraId="00000890">
            <w:pPr>
              <w:rPr>
                <w:b w:val="1"/>
              </w:rPr>
            </w:pPr>
            <w:r w:rsidDel="00000000" w:rsidR="00000000" w:rsidRPr="00000000">
              <w:rPr>
                <w:b w:val="1"/>
                <w:rtl w:val="0"/>
              </w:rPr>
              <w:t xml:space="preserve">Waarde</w:t>
            </w:r>
          </w:p>
        </w:tc>
        <w:tc>
          <w:tcPr/>
          <w:p w:rsidR="00000000" w:rsidDel="00000000" w:rsidP="00000000" w:rsidRDefault="00000000" w:rsidRPr="00000000" w14:paraId="00000891">
            <w:pPr>
              <w:rPr>
                <w:b w:val="1"/>
              </w:rPr>
            </w:pPr>
            <w:r w:rsidDel="00000000" w:rsidR="00000000" w:rsidRPr="00000000">
              <w:rPr>
                <w:b w:val="1"/>
                <w:rtl w:val="0"/>
              </w:rPr>
              <w:t xml:space="preserve">Omschrijving</w:t>
            </w:r>
          </w:p>
        </w:tc>
      </w:tr>
      <w:tr>
        <w:tc>
          <w:tcPr/>
          <w:p w:rsidR="00000000" w:rsidDel="00000000" w:rsidP="00000000" w:rsidRDefault="00000000" w:rsidRPr="00000000" w14:paraId="00000892">
            <w:pPr>
              <w:rPr/>
            </w:pPr>
            <w:r w:rsidDel="00000000" w:rsidR="00000000" w:rsidRPr="00000000">
              <w:rPr>
                <w:rtl w:val="0"/>
              </w:rPr>
              <w:t xml:space="preserve">READ_nRF_ADC_CONVERSION</w:t>
            </w:r>
          </w:p>
        </w:tc>
        <w:tc>
          <w:tcPr/>
          <w:p w:rsidR="00000000" w:rsidDel="00000000" w:rsidP="00000000" w:rsidRDefault="00000000" w:rsidRPr="00000000" w14:paraId="00000893">
            <w:pPr>
              <w:rPr/>
            </w:pPr>
            <w:r w:rsidDel="00000000" w:rsidR="00000000" w:rsidRPr="00000000">
              <w:rPr>
                <w:rtl w:val="0"/>
              </w:rPr>
              <w:t xml:space="preserve">Uint8_t</w:t>
            </w:r>
          </w:p>
        </w:tc>
        <w:tc>
          <w:tcPr/>
          <w:p w:rsidR="00000000" w:rsidDel="00000000" w:rsidP="00000000" w:rsidRDefault="00000000" w:rsidRPr="00000000" w14:paraId="00000894">
            <w:pPr>
              <w:rPr/>
            </w:pPr>
            <w:r w:rsidDel="00000000" w:rsidR="00000000" w:rsidRPr="00000000">
              <w:rPr>
                <w:rtl w:val="0"/>
              </w:rPr>
              <w:t xml:space="preserve">0x1B</w:t>
            </w:r>
          </w:p>
        </w:tc>
        <w:tc>
          <w:tcPr/>
          <w:p w:rsidR="00000000" w:rsidDel="00000000" w:rsidP="00000000" w:rsidRDefault="00000000" w:rsidRPr="00000000" w14:paraId="00000895">
            <w:pPr>
              <w:rPr/>
            </w:pPr>
            <w:r w:rsidDel="00000000" w:rsidR="00000000" w:rsidRPr="00000000">
              <w:rPr>
                <w:rtl w:val="0"/>
              </w:rPr>
              <w:t xml:space="preserve">READ_nRF_ADC_CONVERSION opdracht ID</w:t>
            </w:r>
          </w:p>
        </w:tc>
      </w:tr>
      <w:tr>
        <w:tc>
          <w:tcPr/>
          <w:p w:rsidR="00000000" w:rsidDel="00000000" w:rsidP="00000000" w:rsidRDefault="00000000" w:rsidRPr="00000000" w14:paraId="00000896">
            <w:pPr>
              <w:rPr/>
            </w:pPr>
            <w:r w:rsidDel="00000000" w:rsidR="00000000" w:rsidRPr="00000000">
              <w:rPr>
                <w:rtl w:val="0"/>
              </w:rPr>
              <w:t xml:space="preserve">Batterij spanning</w:t>
            </w:r>
          </w:p>
        </w:tc>
        <w:tc>
          <w:tcPr/>
          <w:p w:rsidR="00000000" w:rsidDel="00000000" w:rsidP="00000000" w:rsidRDefault="00000000" w:rsidRPr="00000000" w14:paraId="00000897">
            <w:pPr>
              <w:rPr/>
            </w:pPr>
            <w:r w:rsidDel="00000000" w:rsidR="00000000" w:rsidRPr="00000000">
              <w:rPr>
                <w:rtl w:val="0"/>
              </w:rPr>
              <w:t xml:space="preserve">Uint16_t</w:t>
            </w:r>
          </w:p>
        </w:tc>
        <w:tc>
          <w:tcPr/>
          <w:p w:rsidR="00000000" w:rsidDel="00000000" w:rsidP="00000000" w:rsidRDefault="00000000" w:rsidRPr="00000000" w14:paraId="00000898">
            <w:pPr>
              <w:rPr/>
            </w:pPr>
            <w:r w:rsidDel="00000000" w:rsidR="00000000" w:rsidRPr="00000000">
              <w:rPr>
                <w:rtl w:val="0"/>
              </w:rPr>
            </w:r>
          </w:p>
        </w:tc>
        <w:tc>
          <w:tcPr/>
          <w:p w:rsidR="00000000" w:rsidDel="00000000" w:rsidP="00000000" w:rsidRDefault="00000000" w:rsidRPr="00000000" w14:paraId="00000899">
            <w:pPr>
              <w:rPr/>
            </w:pPr>
            <w:r w:rsidDel="00000000" w:rsidR="00000000" w:rsidRPr="00000000">
              <w:rPr>
                <w:rtl w:val="0"/>
              </w:rPr>
              <w:t xml:space="preserve">Batterij spanning in millivolts</w:t>
            </w:r>
          </w:p>
        </w:tc>
      </w:tr>
      <w:tr>
        <w:tc>
          <w:tcPr/>
          <w:p w:rsidR="00000000" w:rsidDel="00000000" w:rsidP="00000000" w:rsidRDefault="00000000" w:rsidRPr="00000000" w14:paraId="0000089A">
            <w:pPr>
              <w:rPr/>
            </w:pPr>
            <w:r w:rsidDel="00000000" w:rsidR="00000000" w:rsidRPr="00000000">
              <w:rPr>
                <w:rtl w:val="0"/>
              </w:rPr>
              <w:t xml:space="preserve">Voedingspanning</w:t>
            </w:r>
          </w:p>
        </w:tc>
        <w:tc>
          <w:tcPr/>
          <w:p w:rsidR="00000000" w:rsidDel="00000000" w:rsidP="00000000" w:rsidRDefault="00000000" w:rsidRPr="00000000" w14:paraId="0000089B">
            <w:pPr>
              <w:rPr/>
            </w:pPr>
            <w:r w:rsidDel="00000000" w:rsidR="00000000" w:rsidRPr="00000000">
              <w:rPr>
                <w:rtl w:val="0"/>
              </w:rPr>
              <w:t xml:space="preserve">Uint16_t</w:t>
            </w:r>
          </w:p>
        </w:tc>
        <w:tc>
          <w:tcPr/>
          <w:p w:rsidR="00000000" w:rsidDel="00000000" w:rsidP="00000000" w:rsidRDefault="00000000" w:rsidRPr="00000000" w14:paraId="0000089C">
            <w:pPr>
              <w:rPr/>
            </w:pPr>
            <w:r w:rsidDel="00000000" w:rsidR="00000000" w:rsidRPr="00000000">
              <w:rPr>
                <w:rtl w:val="0"/>
              </w:rPr>
            </w:r>
          </w:p>
        </w:tc>
        <w:tc>
          <w:tcPr/>
          <w:p w:rsidR="00000000" w:rsidDel="00000000" w:rsidP="00000000" w:rsidRDefault="00000000" w:rsidRPr="00000000" w14:paraId="0000089D">
            <w:pPr>
              <w:rPr/>
            </w:pPr>
            <w:r w:rsidDel="00000000" w:rsidR="00000000" w:rsidRPr="00000000">
              <w:rPr>
                <w:rtl w:val="0"/>
              </w:rPr>
              <w:t xml:space="preserve">nRF52840 voeding spanning in millivolts</w:t>
            </w:r>
          </w:p>
        </w:tc>
      </w:tr>
      <w:tr>
        <w:tc>
          <w:tcPr/>
          <w:p w:rsidR="00000000" w:rsidDel="00000000" w:rsidP="00000000" w:rsidRDefault="00000000" w:rsidRPr="00000000" w14:paraId="0000089E">
            <w:pPr>
              <w:rPr/>
            </w:pPr>
            <w:r w:rsidDel="00000000" w:rsidR="00000000" w:rsidRPr="00000000">
              <w:rPr>
                <w:rtl w:val="0"/>
              </w:rPr>
              <w:t xml:space="preserve">Batterij percentage</w:t>
            </w:r>
          </w:p>
        </w:tc>
        <w:tc>
          <w:tcPr/>
          <w:p w:rsidR="00000000" w:rsidDel="00000000" w:rsidP="00000000" w:rsidRDefault="00000000" w:rsidRPr="00000000" w14:paraId="0000089F">
            <w:pPr>
              <w:rPr/>
            </w:pPr>
            <w:r w:rsidDel="00000000" w:rsidR="00000000" w:rsidRPr="00000000">
              <w:rPr>
                <w:rtl w:val="0"/>
              </w:rPr>
              <w:t xml:space="preserve">Uint8_t</w:t>
            </w:r>
          </w:p>
        </w:tc>
        <w:tc>
          <w:tcPr/>
          <w:p w:rsidR="00000000" w:rsidDel="00000000" w:rsidP="00000000" w:rsidRDefault="00000000" w:rsidRPr="00000000" w14:paraId="000008A0">
            <w:pPr>
              <w:rPr/>
            </w:pPr>
            <w:r w:rsidDel="00000000" w:rsidR="00000000" w:rsidRPr="00000000">
              <w:rPr>
                <w:rtl w:val="0"/>
              </w:rPr>
              <w:t xml:space="preserve">0-100%</w:t>
            </w:r>
          </w:p>
        </w:tc>
        <w:tc>
          <w:tcPr/>
          <w:p w:rsidR="00000000" w:rsidDel="00000000" w:rsidP="00000000" w:rsidRDefault="00000000" w:rsidRPr="00000000" w14:paraId="000008A1">
            <w:pPr>
              <w:rPr/>
            </w:pPr>
            <w:r w:rsidDel="00000000" w:rsidR="00000000" w:rsidRPr="00000000">
              <w:rPr>
                <w:rtl w:val="0"/>
              </w:rPr>
              <w:t xml:space="preserve">Batterij percentage, zie batterij spanning hoofdstuk voor de berekening.</w:t>
            </w:r>
          </w:p>
        </w:tc>
      </w:tr>
    </w:tbl>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t xml:space="preserve">Voorbeeld:</w:t>
      </w:r>
    </w:p>
    <w:tbl>
      <w:tblPr>
        <w:tblStyle w:val="Table9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8A5">
            <w:pPr>
              <w:rPr>
                <w:b w:val="1"/>
              </w:rPr>
            </w:pPr>
            <w:r w:rsidDel="00000000" w:rsidR="00000000" w:rsidRPr="00000000">
              <w:rPr>
                <w:rtl w:val="0"/>
              </w:rPr>
            </w:r>
          </w:p>
        </w:tc>
        <w:tc>
          <w:tcPr/>
          <w:p w:rsidR="00000000" w:rsidDel="00000000" w:rsidP="00000000" w:rsidRDefault="00000000" w:rsidRPr="00000000" w14:paraId="000008A6">
            <w:pPr>
              <w:rPr>
                <w:b w:val="1"/>
              </w:rPr>
            </w:pPr>
            <w:r w:rsidDel="00000000" w:rsidR="00000000" w:rsidRPr="00000000">
              <w:rPr>
                <w:b w:val="1"/>
                <w:rtl w:val="0"/>
              </w:rPr>
              <w:t xml:space="preserve">Hex bericht</w:t>
            </w:r>
          </w:p>
        </w:tc>
        <w:tc>
          <w:tcPr/>
          <w:p w:rsidR="00000000" w:rsidDel="00000000" w:rsidP="00000000" w:rsidRDefault="00000000" w:rsidRPr="00000000" w14:paraId="000008A7">
            <w:pPr>
              <w:rPr>
                <w:b w:val="1"/>
              </w:rPr>
            </w:pPr>
            <w:r w:rsidDel="00000000" w:rsidR="00000000" w:rsidRPr="00000000">
              <w:rPr>
                <w:b w:val="1"/>
                <w:rtl w:val="0"/>
              </w:rPr>
              <w:t xml:space="preserve">Inhoud</w:t>
            </w:r>
          </w:p>
        </w:tc>
      </w:tr>
      <w:tr>
        <w:tc>
          <w:tcPr/>
          <w:p w:rsidR="00000000" w:rsidDel="00000000" w:rsidP="00000000" w:rsidRDefault="00000000" w:rsidRPr="00000000" w14:paraId="000008A8">
            <w:pPr>
              <w:rPr>
                <w:b w:val="1"/>
              </w:rPr>
            </w:pPr>
            <w:r w:rsidDel="00000000" w:rsidR="00000000" w:rsidRPr="00000000">
              <w:rPr>
                <w:b w:val="1"/>
                <w:rtl w:val="0"/>
              </w:rPr>
              <w:t xml:space="preserve">Opdracht</w:t>
            </w:r>
          </w:p>
        </w:tc>
        <w:tc>
          <w:tcPr/>
          <w:p w:rsidR="00000000" w:rsidDel="00000000" w:rsidP="00000000" w:rsidRDefault="00000000" w:rsidRPr="00000000" w14:paraId="000008A9">
            <w:pPr>
              <w:rPr/>
            </w:pPr>
            <w:r w:rsidDel="00000000" w:rsidR="00000000" w:rsidRPr="00000000">
              <w:rPr>
                <w:rtl w:val="0"/>
              </w:rPr>
              <w:t xml:space="preserve">1B</w:t>
            </w:r>
          </w:p>
        </w:tc>
        <w:tc>
          <w:tcPr/>
          <w:p w:rsidR="00000000" w:rsidDel="00000000" w:rsidP="00000000" w:rsidRDefault="00000000" w:rsidRPr="00000000" w14:paraId="000008AA">
            <w:pPr>
              <w:rPr/>
            </w:pPr>
            <w:r w:rsidDel="00000000" w:rsidR="00000000" w:rsidRPr="00000000">
              <w:rPr>
                <w:rtl w:val="0"/>
              </w:rPr>
            </w:r>
          </w:p>
        </w:tc>
      </w:tr>
      <w:tr>
        <w:trPr>
          <w:trHeight w:val="260" w:hRule="atLeast"/>
        </w:trPr>
        <w:tc>
          <w:tcPr/>
          <w:p w:rsidR="00000000" w:rsidDel="00000000" w:rsidP="00000000" w:rsidRDefault="00000000" w:rsidRPr="00000000" w14:paraId="000008AB">
            <w:pPr>
              <w:rPr>
                <w:b w:val="1"/>
              </w:rPr>
            </w:pPr>
            <w:r w:rsidDel="00000000" w:rsidR="00000000" w:rsidRPr="00000000">
              <w:rPr>
                <w:b w:val="1"/>
                <w:rtl w:val="0"/>
              </w:rPr>
              <w:t xml:space="preserve">Antwoord</w:t>
            </w:r>
          </w:p>
        </w:tc>
        <w:tc>
          <w:tcPr/>
          <w:p w:rsidR="00000000" w:rsidDel="00000000" w:rsidP="00000000" w:rsidRDefault="00000000" w:rsidRPr="00000000" w14:paraId="000008AC">
            <w:pPr>
              <w:rPr/>
            </w:pPr>
            <w:r w:rsidDel="00000000" w:rsidR="00000000" w:rsidRPr="00000000">
              <w:rPr>
                <w:rtl w:val="0"/>
              </w:rPr>
              <w:t xml:space="preserve">1B0B530BB85C</w:t>
            </w:r>
          </w:p>
        </w:tc>
        <w:tc>
          <w:tcPr/>
          <w:p w:rsidR="00000000" w:rsidDel="00000000" w:rsidP="00000000" w:rsidRDefault="00000000" w:rsidRPr="00000000" w14:paraId="000008AD">
            <w:pPr>
              <w:rPr/>
            </w:pPr>
            <w:r w:rsidDel="00000000" w:rsidR="00000000" w:rsidRPr="00000000">
              <w:rPr>
                <w:rtl w:val="0"/>
              </w:rPr>
              <w:t xml:space="preserve">Batterij spanning 0x0B53=2899mV, nRF spanning=3000mV, Batterij percentage 92%</w:t>
            </w:r>
          </w:p>
        </w:tc>
      </w:tr>
    </w:tbl>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pStyle w:val="Heading3"/>
        <w:numPr>
          <w:ilvl w:val="2"/>
          <w:numId w:val="2"/>
        </w:numPr>
        <w:ind w:left="862" w:hanging="720"/>
        <w:rPr/>
      </w:pPr>
      <w:bookmarkStart w:colFirst="0" w:colLast="0" w:name="_heading=h.2u6wntf" w:id="50"/>
      <w:bookmarkEnd w:id="50"/>
      <w:r w:rsidDel="00000000" w:rsidR="00000000" w:rsidRPr="00000000">
        <w:rPr>
          <w:rtl w:val="0"/>
        </w:rPr>
        <w:t xml:space="preserve">155d/0x9B - WRITE_nRF_ADC_CONVERSION</w:t>
      </w:r>
    </w:p>
    <w:p w:rsidR="00000000" w:rsidDel="00000000" w:rsidP="00000000" w:rsidRDefault="00000000" w:rsidRPr="00000000" w14:paraId="000008B1">
      <w:pPr>
        <w:rPr/>
      </w:pPr>
      <w:r w:rsidDel="00000000" w:rsidR="00000000" w:rsidRPr="00000000">
        <w:rPr>
          <w:rtl w:val="0"/>
        </w:rPr>
        <w:t xml:space="preserve">Start een ADC conversie. </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t xml:space="preserve">Opdracht:</w:t>
      </w:r>
    </w:p>
    <w:tbl>
      <w:tblPr>
        <w:tblStyle w:val="Table100"/>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1366"/>
        <w:gridCol w:w="1097"/>
        <w:gridCol w:w="4409"/>
        <w:tblGridChange w:id="0">
          <w:tblGrid>
            <w:gridCol w:w="3188"/>
            <w:gridCol w:w="1366"/>
            <w:gridCol w:w="1097"/>
            <w:gridCol w:w="4409"/>
          </w:tblGrid>
        </w:tblGridChange>
      </w:tblGrid>
      <w:tr>
        <w:tc>
          <w:tcPr/>
          <w:p w:rsidR="00000000" w:rsidDel="00000000" w:rsidP="00000000" w:rsidRDefault="00000000" w:rsidRPr="00000000" w14:paraId="000008B4">
            <w:pPr>
              <w:rPr>
                <w:b w:val="1"/>
              </w:rPr>
            </w:pPr>
            <w:r w:rsidDel="00000000" w:rsidR="00000000" w:rsidRPr="00000000">
              <w:rPr>
                <w:b w:val="1"/>
                <w:rtl w:val="0"/>
              </w:rPr>
              <w:t xml:space="preserve">Veld</w:t>
            </w:r>
          </w:p>
        </w:tc>
        <w:tc>
          <w:tcPr/>
          <w:p w:rsidR="00000000" w:rsidDel="00000000" w:rsidP="00000000" w:rsidRDefault="00000000" w:rsidRPr="00000000" w14:paraId="000008B5">
            <w:pPr>
              <w:rPr>
                <w:b w:val="1"/>
              </w:rPr>
            </w:pPr>
            <w:r w:rsidDel="00000000" w:rsidR="00000000" w:rsidRPr="00000000">
              <w:rPr>
                <w:b w:val="1"/>
                <w:rtl w:val="0"/>
              </w:rPr>
              <w:t xml:space="preserve">Grote</w:t>
            </w:r>
          </w:p>
        </w:tc>
        <w:tc>
          <w:tcPr/>
          <w:p w:rsidR="00000000" w:rsidDel="00000000" w:rsidP="00000000" w:rsidRDefault="00000000" w:rsidRPr="00000000" w14:paraId="000008B6">
            <w:pPr>
              <w:rPr>
                <w:b w:val="1"/>
              </w:rPr>
            </w:pPr>
            <w:r w:rsidDel="00000000" w:rsidR="00000000" w:rsidRPr="00000000">
              <w:rPr>
                <w:b w:val="1"/>
                <w:rtl w:val="0"/>
              </w:rPr>
              <w:t xml:space="preserve">Waarde</w:t>
            </w:r>
          </w:p>
        </w:tc>
        <w:tc>
          <w:tcPr/>
          <w:p w:rsidR="00000000" w:rsidDel="00000000" w:rsidP="00000000" w:rsidRDefault="00000000" w:rsidRPr="00000000" w14:paraId="000008B7">
            <w:pPr>
              <w:rPr>
                <w:b w:val="1"/>
              </w:rPr>
            </w:pPr>
            <w:r w:rsidDel="00000000" w:rsidR="00000000" w:rsidRPr="00000000">
              <w:rPr>
                <w:b w:val="1"/>
                <w:rtl w:val="0"/>
              </w:rPr>
              <w:t xml:space="preserve">Omschrijving</w:t>
            </w:r>
          </w:p>
        </w:tc>
      </w:tr>
      <w:tr>
        <w:tc>
          <w:tcPr/>
          <w:p w:rsidR="00000000" w:rsidDel="00000000" w:rsidP="00000000" w:rsidRDefault="00000000" w:rsidRPr="00000000" w14:paraId="000008B8">
            <w:pPr>
              <w:rPr/>
            </w:pPr>
            <w:r w:rsidDel="00000000" w:rsidR="00000000" w:rsidRPr="00000000">
              <w:rPr>
                <w:rtl w:val="0"/>
              </w:rPr>
              <w:t xml:space="preserve">WRITE_nRF_ADC_CONVERSION</w:t>
            </w:r>
          </w:p>
        </w:tc>
        <w:tc>
          <w:tcPr/>
          <w:p w:rsidR="00000000" w:rsidDel="00000000" w:rsidP="00000000" w:rsidRDefault="00000000" w:rsidRPr="00000000" w14:paraId="000008B9">
            <w:pPr>
              <w:rPr/>
            </w:pPr>
            <w:r w:rsidDel="00000000" w:rsidR="00000000" w:rsidRPr="00000000">
              <w:rPr>
                <w:rtl w:val="0"/>
              </w:rPr>
              <w:t xml:space="preserve">Uint8_t</w:t>
            </w:r>
          </w:p>
        </w:tc>
        <w:tc>
          <w:tcPr/>
          <w:p w:rsidR="00000000" w:rsidDel="00000000" w:rsidP="00000000" w:rsidRDefault="00000000" w:rsidRPr="00000000" w14:paraId="000008BA">
            <w:pPr>
              <w:rPr/>
            </w:pPr>
            <w:r w:rsidDel="00000000" w:rsidR="00000000" w:rsidRPr="00000000">
              <w:rPr>
                <w:rtl w:val="0"/>
              </w:rPr>
              <w:t xml:space="preserve">0x9B</w:t>
            </w:r>
          </w:p>
        </w:tc>
        <w:tc>
          <w:tcPr/>
          <w:p w:rsidR="00000000" w:rsidDel="00000000" w:rsidP="00000000" w:rsidRDefault="00000000" w:rsidRPr="00000000" w14:paraId="000008BB">
            <w:pPr>
              <w:rPr/>
            </w:pPr>
            <w:r w:rsidDel="00000000" w:rsidR="00000000" w:rsidRPr="00000000">
              <w:rPr>
                <w:rtl w:val="0"/>
              </w:rPr>
              <w:t xml:space="preserve">WRITE_nRF_ADC_CONVERSION opdracht ID</w:t>
            </w:r>
          </w:p>
        </w:tc>
      </w:tr>
    </w:tbl>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t xml:space="preserve">Antwoord:</w:t>
      </w:r>
    </w:p>
    <w:tbl>
      <w:tblPr>
        <w:tblStyle w:val="Table101"/>
        <w:tblW w:w="10343.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8"/>
        <w:gridCol w:w="1367"/>
        <w:gridCol w:w="1097"/>
        <w:gridCol w:w="4691"/>
        <w:tblGridChange w:id="0">
          <w:tblGrid>
            <w:gridCol w:w="3188"/>
            <w:gridCol w:w="1367"/>
            <w:gridCol w:w="1097"/>
            <w:gridCol w:w="4691"/>
          </w:tblGrid>
        </w:tblGridChange>
      </w:tblGrid>
      <w:tr>
        <w:tc>
          <w:tcPr/>
          <w:p w:rsidR="00000000" w:rsidDel="00000000" w:rsidP="00000000" w:rsidRDefault="00000000" w:rsidRPr="00000000" w14:paraId="000008BE">
            <w:pPr>
              <w:rPr>
                <w:b w:val="1"/>
              </w:rPr>
            </w:pPr>
            <w:r w:rsidDel="00000000" w:rsidR="00000000" w:rsidRPr="00000000">
              <w:rPr>
                <w:b w:val="1"/>
                <w:rtl w:val="0"/>
              </w:rPr>
              <w:t xml:space="preserve">Veld</w:t>
            </w:r>
          </w:p>
        </w:tc>
        <w:tc>
          <w:tcPr/>
          <w:p w:rsidR="00000000" w:rsidDel="00000000" w:rsidP="00000000" w:rsidRDefault="00000000" w:rsidRPr="00000000" w14:paraId="000008BF">
            <w:pPr>
              <w:rPr>
                <w:b w:val="1"/>
              </w:rPr>
            </w:pPr>
            <w:r w:rsidDel="00000000" w:rsidR="00000000" w:rsidRPr="00000000">
              <w:rPr>
                <w:b w:val="1"/>
                <w:rtl w:val="0"/>
              </w:rPr>
              <w:t xml:space="preserve">Grote</w:t>
            </w:r>
          </w:p>
        </w:tc>
        <w:tc>
          <w:tcPr/>
          <w:p w:rsidR="00000000" w:rsidDel="00000000" w:rsidP="00000000" w:rsidRDefault="00000000" w:rsidRPr="00000000" w14:paraId="000008C0">
            <w:pPr>
              <w:rPr>
                <w:b w:val="1"/>
              </w:rPr>
            </w:pPr>
            <w:r w:rsidDel="00000000" w:rsidR="00000000" w:rsidRPr="00000000">
              <w:rPr>
                <w:b w:val="1"/>
                <w:rtl w:val="0"/>
              </w:rPr>
              <w:t xml:space="preserve">Waarde</w:t>
            </w:r>
          </w:p>
        </w:tc>
        <w:tc>
          <w:tcPr/>
          <w:p w:rsidR="00000000" w:rsidDel="00000000" w:rsidP="00000000" w:rsidRDefault="00000000" w:rsidRPr="00000000" w14:paraId="000008C1">
            <w:pPr>
              <w:rPr>
                <w:b w:val="1"/>
              </w:rPr>
            </w:pPr>
            <w:r w:rsidDel="00000000" w:rsidR="00000000" w:rsidRPr="00000000">
              <w:rPr>
                <w:b w:val="1"/>
                <w:rtl w:val="0"/>
              </w:rPr>
              <w:t xml:space="preserve">Omschrijving</w:t>
            </w:r>
          </w:p>
        </w:tc>
      </w:tr>
      <w:tr>
        <w:tc>
          <w:tcPr/>
          <w:p w:rsidR="00000000" w:rsidDel="00000000" w:rsidP="00000000" w:rsidRDefault="00000000" w:rsidRPr="00000000" w14:paraId="000008C2">
            <w:pPr>
              <w:rPr/>
            </w:pPr>
            <w:r w:rsidDel="00000000" w:rsidR="00000000" w:rsidRPr="00000000">
              <w:rPr>
                <w:rtl w:val="0"/>
              </w:rPr>
              <w:t xml:space="preserve">WRITE_nRF_ADC_CONVERSION</w:t>
            </w:r>
          </w:p>
        </w:tc>
        <w:tc>
          <w:tcPr/>
          <w:p w:rsidR="00000000" w:rsidDel="00000000" w:rsidP="00000000" w:rsidRDefault="00000000" w:rsidRPr="00000000" w14:paraId="000008C3">
            <w:pPr>
              <w:rPr/>
            </w:pPr>
            <w:r w:rsidDel="00000000" w:rsidR="00000000" w:rsidRPr="00000000">
              <w:rPr>
                <w:rtl w:val="0"/>
              </w:rPr>
              <w:t xml:space="preserve">Uint8_t</w:t>
            </w:r>
          </w:p>
        </w:tc>
        <w:tc>
          <w:tcPr/>
          <w:p w:rsidR="00000000" w:rsidDel="00000000" w:rsidP="00000000" w:rsidRDefault="00000000" w:rsidRPr="00000000" w14:paraId="000008C4">
            <w:pPr>
              <w:rPr/>
            </w:pPr>
            <w:r w:rsidDel="00000000" w:rsidR="00000000" w:rsidRPr="00000000">
              <w:rPr>
                <w:rtl w:val="0"/>
              </w:rPr>
              <w:t xml:space="preserve">0x9B</w:t>
            </w:r>
          </w:p>
        </w:tc>
        <w:tc>
          <w:tcPr/>
          <w:p w:rsidR="00000000" w:rsidDel="00000000" w:rsidP="00000000" w:rsidRDefault="00000000" w:rsidRPr="00000000" w14:paraId="000008C5">
            <w:pPr>
              <w:rPr/>
            </w:pPr>
            <w:r w:rsidDel="00000000" w:rsidR="00000000" w:rsidRPr="00000000">
              <w:rPr>
                <w:rtl w:val="0"/>
              </w:rPr>
              <w:t xml:space="preserve">WRITE_nRF_ADC_CONVERSION opdracht ID</w:t>
            </w:r>
          </w:p>
        </w:tc>
      </w:tr>
      <w:tr>
        <w:tc>
          <w:tcPr/>
          <w:p w:rsidR="00000000" w:rsidDel="00000000" w:rsidP="00000000" w:rsidRDefault="00000000" w:rsidRPr="00000000" w14:paraId="000008C6">
            <w:pPr>
              <w:rPr/>
            </w:pPr>
            <w:r w:rsidDel="00000000" w:rsidR="00000000" w:rsidRPr="00000000">
              <w:rPr>
                <w:rtl w:val="0"/>
              </w:rPr>
              <w:t xml:space="preserve">Batterij spanning</w:t>
            </w:r>
          </w:p>
        </w:tc>
        <w:tc>
          <w:tcPr/>
          <w:p w:rsidR="00000000" w:rsidDel="00000000" w:rsidP="00000000" w:rsidRDefault="00000000" w:rsidRPr="00000000" w14:paraId="000008C7">
            <w:pPr>
              <w:rPr/>
            </w:pPr>
            <w:r w:rsidDel="00000000" w:rsidR="00000000" w:rsidRPr="00000000">
              <w:rPr>
                <w:rtl w:val="0"/>
              </w:rPr>
              <w:t xml:space="preserve">Uint16_t</w:t>
            </w:r>
          </w:p>
        </w:tc>
        <w:tc>
          <w:tcPr/>
          <w:p w:rsidR="00000000" w:rsidDel="00000000" w:rsidP="00000000" w:rsidRDefault="00000000" w:rsidRPr="00000000" w14:paraId="000008C8">
            <w:pPr>
              <w:rPr/>
            </w:pPr>
            <w:r w:rsidDel="00000000" w:rsidR="00000000" w:rsidRPr="00000000">
              <w:rPr>
                <w:rtl w:val="0"/>
              </w:rPr>
            </w:r>
          </w:p>
        </w:tc>
        <w:tc>
          <w:tcPr/>
          <w:p w:rsidR="00000000" w:rsidDel="00000000" w:rsidP="00000000" w:rsidRDefault="00000000" w:rsidRPr="00000000" w14:paraId="000008C9">
            <w:pPr>
              <w:rPr/>
            </w:pPr>
            <w:r w:rsidDel="00000000" w:rsidR="00000000" w:rsidRPr="00000000">
              <w:rPr>
                <w:rtl w:val="0"/>
              </w:rPr>
              <w:t xml:space="preserve">Batterij spanning in millivolts</w:t>
            </w:r>
          </w:p>
        </w:tc>
      </w:tr>
      <w:tr>
        <w:tc>
          <w:tcPr/>
          <w:p w:rsidR="00000000" w:rsidDel="00000000" w:rsidP="00000000" w:rsidRDefault="00000000" w:rsidRPr="00000000" w14:paraId="000008CA">
            <w:pPr>
              <w:rPr/>
            </w:pPr>
            <w:r w:rsidDel="00000000" w:rsidR="00000000" w:rsidRPr="00000000">
              <w:rPr>
                <w:rtl w:val="0"/>
              </w:rPr>
              <w:t xml:space="preserve">Voedingsspanning</w:t>
            </w:r>
          </w:p>
        </w:tc>
        <w:tc>
          <w:tcPr/>
          <w:p w:rsidR="00000000" w:rsidDel="00000000" w:rsidP="00000000" w:rsidRDefault="00000000" w:rsidRPr="00000000" w14:paraId="000008CB">
            <w:pPr>
              <w:rPr/>
            </w:pPr>
            <w:r w:rsidDel="00000000" w:rsidR="00000000" w:rsidRPr="00000000">
              <w:rPr>
                <w:rtl w:val="0"/>
              </w:rPr>
              <w:t xml:space="preserve">Uint16_t</w:t>
            </w:r>
          </w:p>
        </w:tc>
        <w:tc>
          <w:tcPr/>
          <w:p w:rsidR="00000000" w:rsidDel="00000000" w:rsidP="00000000" w:rsidRDefault="00000000" w:rsidRPr="00000000" w14:paraId="000008CC">
            <w:pPr>
              <w:rPr/>
            </w:pPr>
            <w:r w:rsidDel="00000000" w:rsidR="00000000" w:rsidRPr="00000000">
              <w:rPr>
                <w:rtl w:val="0"/>
              </w:rPr>
            </w:r>
          </w:p>
        </w:tc>
        <w:tc>
          <w:tcPr/>
          <w:p w:rsidR="00000000" w:rsidDel="00000000" w:rsidP="00000000" w:rsidRDefault="00000000" w:rsidRPr="00000000" w14:paraId="000008CD">
            <w:pPr>
              <w:rPr/>
            </w:pPr>
            <w:r w:rsidDel="00000000" w:rsidR="00000000" w:rsidRPr="00000000">
              <w:rPr>
                <w:rtl w:val="0"/>
              </w:rPr>
              <w:t xml:space="preserve">nRF52840 voeding spanning in millivolts</w:t>
            </w:r>
          </w:p>
        </w:tc>
      </w:tr>
      <w:tr>
        <w:tc>
          <w:tcPr/>
          <w:p w:rsidR="00000000" w:rsidDel="00000000" w:rsidP="00000000" w:rsidRDefault="00000000" w:rsidRPr="00000000" w14:paraId="000008CE">
            <w:pPr>
              <w:rPr/>
            </w:pPr>
            <w:r w:rsidDel="00000000" w:rsidR="00000000" w:rsidRPr="00000000">
              <w:rPr>
                <w:rtl w:val="0"/>
              </w:rPr>
              <w:t xml:space="preserve">Batterij percentage</w:t>
            </w:r>
          </w:p>
        </w:tc>
        <w:tc>
          <w:tcPr/>
          <w:p w:rsidR="00000000" w:rsidDel="00000000" w:rsidP="00000000" w:rsidRDefault="00000000" w:rsidRPr="00000000" w14:paraId="000008CF">
            <w:pPr>
              <w:rPr/>
            </w:pPr>
            <w:r w:rsidDel="00000000" w:rsidR="00000000" w:rsidRPr="00000000">
              <w:rPr>
                <w:rtl w:val="0"/>
              </w:rPr>
              <w:t xml:space="preserve">Uint8_t</w:t>
            </w:r>
          </w:p>
        </w:tc>
        <w:tc>
          <w:tcPr/>
          <w:p w:rsidR="00000000" w:rsidDel="00000000" w:rsidP="00000000" w:rsidRDefault="00000000" w:rsidRPr="00000000" w14:paraId="000008D0">
            <w:pPr>
              <w:rPr/>
            </w:pPr>
            <w:r w:rsidDel="00000000" w:rsidR="00000000" w:rsidRPr="00000000">
              <w:rPr>
                <w:rtl w:val="0"/>
              </w:rPr>
              <w:t xml:space="preserve">0-100%</w:t>
            </w:r>
          </w:p>
        </w:tc>
        <w:tc>
          <w:tcPr/>
          <w:p w:rsidR="00000000" w:rsidDel="00000000" w:rsidP="00000000" w:rsidRDefault="00000000" w:rsidRPr="00000000" w14:paraId="000008D1">
            <w:pPr>
              <w:rPr/>
            </w:pPr>
            <w:r w:rsidDel="00000000" w:rsidR="00000000" w:rsidRPr="00000000">
              <w:rPr>
                <w:rtl w:val="0"/>
              </w:rPr>
              <w:t xml:space="preserve">Batterij percentage, zie batterijspanning hoofdstuk voor de berekening.</w:t>
            </w:r>
          </w:p>
        </w:tc>
      </w:tr>
    </w:tbl>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t xml:space="preserve">Voorbeeld:</w:t>
      </w:r>
    </w:p>
    <w:tbl>
      <w:tblPr>
        <w:tblStyle w:val="Table10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750"/>
        <w:gridCol w:w="6467"/>
        <w:tblGridChange w:id="0">
          <w:tblGrid>
            <w:gridCol w:w="1268"/>
            <w:gridCol w:w="2750"/>
            <w:gridCol w:w="6467"/>
          </w:tblGrid>
        </w:tblGridChange>
      </w:tblGrid>
      <w:tr>
        <w:tc>
          <w:tcPr/>
          <w:p w:rsidR="00000000" w:rsidDel="00000000" w:rsidP="00000000" w:rsidRDefault="00000000" w:rsidRPr="00000000" w14:paraId="000008D5">
            <w:pPr>
              <w:rPr>
                <w:b w:val="1"/>
              </w:rPr>
            </w:pPr>
            <w:r w:rsidDel="00000000" w:rsidR="00000000" w:rsidRPr="00000000">
              <w:rPr>
                <w:rtl w:val="0"/>
              </w:rPr>
            </w:r>
          </w:p>
        </w:tc>
        <w:tc>
          <w:tcPr/>
          <w:p w:rsidR="00000000" w:rsidDel="00000000" w:rsidP="00000000" w:rsidRDefault="00000000" w:rsidRPr="00000000" w14:paraId="000008D6">
            <w:pPr>
              <w:rPr>
                <w:b w:val="1"/>
              </w:rPr>
            </w:pPr>
            <w:r w:rsidDel="00000000" w:rsidR="00000000" w:rsidRPr="00000000">
              <w:rPr>
                <w:b w:val="1"/>
                <w:rtl w:val="0"/>
              </w:rPr>
              <w:t xml:space="preserve">Hex bericht</w:t>
            </w:r>
          </w:p>
        </w:tc>
        <w:tc>
          <w:tcPr/>
          <w:p w:rsidR="00000000" w:rsidDel="00000000" w:rsidP="00000000" w:rsidRDefault="00000000" w:rsidRPr="00000000" w14:paraId="000008D7">
            <w:pPr>
              <w:rPr>
                <w:b w:val="1"/>
              </w:rPr>
            </w:pPr>
            <w:r w:rsidDel="00000000" w:rsidR="00000000" w:rsidRPr="00000000">
              <w:rPr>
                <w:b w:val="1"/>
                <w:rtl w:val="0"/>
              </w:rPr>
              <w:t xml:space="preserve">Inhoud</w:t>
            </w:r>
          </w:p>
        </w:tc>
      </w:tr>
      <w:tr>
        <w:tc>
          <w:tcPr/>
          <w:p w:rsidR="00000000" w:rsidDel="00000000" w:rsidP="00000000" w:rsidRDefault="00000000" w:rsidRPr="00000000" w14:paraId="000008D8">
            <w:pPr>
              <w:rPr>
                <w:b w:val="1"/>
              </w:rPr>
            </w:pPr>
            <w:r w:rsidDel="00000000" w:rsidR="00000000" w:rsidRPr="00000000">
              <w:rPr>
                <w:b w:val="1"/>
                <w:rtl w:val="0"/>
              </w:rPr>
              <w:t xml:space="preserve">Opdracht</w:t>
            </w:r>
          </w:p>
        </w:tc>
        <w:tc>
          <w:tcPr/>
          <w:p w:rsidR="00000000" w:rsidDel="00000000" w:rsidP="00000000" w:rsidRDefault="00000000" w:rsidRPr="00000000" w14:paraId="000008D9">
            <w:pPr>
              <w:rPr/>
            </w:pPr>
            <w:r w:rsidDel="00000000" w:rsidR="00000000" w:rsidRPr="00000000">
              <w:rPr>
                <w:rtl w:val="0"/>
              </w:rPr>
              <w:t xml:space="preserve">0x9B</w:t>
            </w:r>
          </w:p>
        </w:tc>
        <w:tc>
          <w:tcPr/>
          <w:p w:rsidR="00000000" w:rsidDel="00000000" w:rsidP="00000000" w:rsidRDefault="00000000" w:rsidRPr="00000000" w14:paraId="000008DA">
            <w:pPr>
              <w:rPr/>
            </w:pPr>
            <w:r w:rsidDel="00000000" w:rsidR="00000000" w:rsidRPr="00000000">
              <w:rPr>
                <w:rtl w:val="0"/>
              </w:rPr>
              <w:t xml:space="preserve">WRITE_nRF_ADC_CONVERSION, start conversie</w:t>
            </w:r>
          </w:p>
        </w:tc>
      </w:tr>
      <w:tr>
        <w:trPr>
          <w:trHeight w:val="260" w:hRule="atLeast"/>
        </w:trPr>
        <w:tc>
          <w:tcPr/>
          <w:p w:rsidR="00000000" w:rsidDel="00000000" w:rsidP="00000000" w:rsidRDefault="00000000" w:rsidRPr="00000000" w14:paraId="000008DB">
            <w:pPr>
              <w:rPr>
                <w:b w:val="1"/>
              </w:rPr>
            </w:pPr>
            <w:r w:rsidDel="00000000" w:rsidR="00000000" w:rsidRPr="00000000">
              <w:rPr>
                <w:b w:val="1"/>
                <w:rtl w:val="0"/>
              </w:rPr>
              <w:t xml:space="preserve">Antwoord</w:t>
            </w:r>
          </w:p>
        </w:tc>
        <w:tc>
          <w:tcPr/>
          <w:p w:rsidR="00000000" w:rsidDel="00000000" w:rsidP="00000000" w:rsidRDefault="00000000" w:rsidRPr="00000000" w14:paraId="000008DC">
            <w:pPr>
              <w:rPr/>
            </w:pPr>
            <w:r w:rsidDel="00000000" w:rsidR="00000000" w:rsidRPr="00000000">
              <w:rPr>
                <w:rtl w:val="0"/>
              </w:rPr>
              <w:t xml:space="preserve">0x9B0B530BB85C</w:t>
            </w:r>
          </w:p>
        </w:tc>
        <w:tc>
          <w:tcPr/>
          <w:p w:rsidR="00000000" w:rsidDel="00000000" w:rsidP="00000000" w:rsidRDefault="00000000" w:rsidRPr="00000000" w14:paraId="000008DD">
            <w:pPr>
              <w:rPr/>
            </w:pPr>
            <w:r w:rsidDel="00000000" w:rsidR="00000000" w:rsidRPr="00000000">
              <w:rPr>
                <w:rtl w:val="0"/>
              </w:rPr>
              <w:t xml:space="preserve">Batterijspanning 0x0B53=2899 mV, nRF spanning=3000 mV, Batterij percentage 92%</w:t>
            </w:r>
          </w:p>
        </w:tc>
      </w:tr>
    </w:tbl>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pStyle w:val="Heading3"/>
        <w:numPr>
          <w:ilvl w:val="2"/>
          <w:numId w:val="2"/>
        </w:numPr>
        <w:ind w:left="862" w:hanging="720"/>
        <w:rPr/>
      </w:pPr>
      <w:bookmarkStart w:colFirst="0" w:colLast="0" w:name="_heading=h.19c6y18" w:id="51"/>
      <w:bookmarkEnd w:id="51"/>
      <w:r w:rsidDel="00000000" w:rsidR="00000000" w:rsidRPr="00000000">
        <w:rPr>
          <w:rtl w:val="0"/>
        </w:rPr>
        <w:t xml:space="preserve">29d/0x1D - READ_APPLICATION_CONFIG</w:t>
      </w:r>
    </w:p>
    <w:p w:rsidR="00000000" w:rsidDel="00000000" w:rsidP="00000000" w:rsidRDefault="00000000" w:rsidRPr="00000000" w14:paraId="000008E1">
      <w:pPr>
        <w:rPr/>
      </w:pPr>
      <w:r w:rsidDel="00000000" w:rsidR="00000000" w:rsidRPr="00000000">
        <w:rPr>
          <w:rtl w:val="0"/>
        </w:rPr>
        <w:t xml:space="preserve">Lees het meet interval in minuten en de verhouding tussen het aantal sensor metingen en LoRaWAN berichten uit.</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t xml:space="preserve">Opdracht:</w:t>
      </w:r>
    </w:p>
    <w:tbl>
      <w:tblPr>
        <w:tblStyle w:val="Table103"/>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E4">
            <w:pPr>
              <w:rPr>
                <w:b w:val="1"/>
              </w:rPr>
            </w:pPr>
            <w:r w:rsidDel="00000000" w:rsidR="00000000" w:rsidRPr="00000000">
              <w:rPr>
                <w:b w:val="1"/>
                <w:rtl w:val="0"/>
              </w:rPr>
              <w:t xml:space="preserve">Veld</w:t>
            </w:r>
          </w:p>
        </w:tc>
        <w:tc>
          <w:tcPr/>
          <w:p w:rsidR="00000000" w:rsidDel="00000000" w:rsidP="00000000" w:rsidRDefault="00000000" w:rsidRPr="00000000" w14:paraId="000008E5">
            <w:pPr>
              <w:rPr>
                <w:b w:val="1"/>
              </w:rPr>
            </w:pPr>
            <w:r w:rsidDel="00000000" w:rsidR="00000000" w:rsidRPr="00000000">
              <w:rPr>
                <w:b w:val="1"/>
                <w:rtl w:val="0"/>
              </w:rPr>
              <w:t xml:space="preserve">Grote</w:t>
            </w:r>
          </w:p>
        </w:tc>
        <w:tc>
          <w:tcPr/>
          <w:p w:rsidR="00000000" w:rsidDel="00000000" w:rsidP="00000000" w:rsidRDefault="00000000" w:rsidRPr="00000000" w14:paraId="000008E6">
            <w:pPr>
              <w:rPr>
                <w:b w:val="1"/>
              </w:rPr>
            </w:pPr>
            <w:r w:rsidDel="00000000" w:rsidR="00000000" w:rsidRPr="00000000">
              <w:rPr>
                <w:b w:val="1"/>
                <w:rtl w:val="0"/>
              </w:rPr>
              <w:t xml:space="preserve">Waarde</w:t>
            </w:r>
          </w:p>
        </w:tc>
        <w:tc>
          <w:tcPr/>
          <w:p w:rsidR="00000000" w:rsidDel="00000000" w:rsidP="00000000" w:rsidRDefault="00000000" w:rsidRPr="00000000" w14:paraId="000008E7">
            <w:pPr>
              <w:rPr>
                <w:b w:val="1"/>
              </w:rPr>
            </w:pPr>
            <w:r w:rsidDel="00000000" w:rsidR="00000000" w:rsidRPr="00000000">
              <w:rPr>
                <w:b w:val="1"/>
                <w:rtl w:val="0"/>
              </w:rPr>
              <w:t xml:space="preserve">Omschrijving</w:t>
            </w:r>
          </w:p>
        </w:tc>
      </w:tr>
      <w:tr>
        <w:tc>
          <w:tcPr/>
          <w:p w:rsidR="00000000" w:rsidDel="00000000" w:rsidP="00000000" w:rsidRDefault="00000000" w:rsidRPr="00000000" w14:paraId="000008E8">
            <w:pPr>
              <w:rPr/>
            </w:pPr>
            <w:r w:rsidDel="00000000" w:rsidR="00000000" w:rsidRPr="00000000">
              <w:rPr>
                <w:rtl w:val="0"/>
              </w:rPr>
              <w:t xml:space="preserve">READ_APPLICATION_CONFIG</w:t>
            </w:r>
          </w:p>
        </w:tc>
        <w:tc>
          <w:tcPr/>
          <w:p w:rsidR="00000000" w:rsidDel="00000000" w:rsidP="00000000" w:rsidRDefault="00000000" w:rsidRPr="00000000" w14:paraId="000008E9">
            <w:pPr>
              <w:rPr/>
            </w:pPr>
            <w:r w:rsidDel="00000000" w:rsidR="00000000" w:rsidRPr="00000000">
              <w:rPr>
                <w:rtl w:val="0"/>
              </w:rPr>
              <w:t xml:space="preserve">Uint8_t</w:t>
            </w:r>
          </w:p>
        </w:tc>
        <w:tc>
          <w:tcPr/>
          <w:p w:rsidR="00000000" w:rsidDel="00000000" w:rsidP="00000000" w:rsidRDefault="00000000" w:rsidRPr="00000000" w14:paraId="000008EA">
            <w:pPr>
              <w:rPr/>
            </w:pPr>
            <w:r w:rsidDel="00000000" w:rsidR="00000000" w:rsidRPr="00000000">
              <w:rPr>
                <w:rtl w:val="0"/>
              </w:rPr>
              <w:t xml:space="preserve">0x1D</w:t>
            </w:r>
          </w:p>
        </w:tc>
        <w:tc>
          <w:tcPr/>
          <w:p w:rsidR="00000000" w:rsidDel="00000000" w:rsidP="00000000" w:rsidRDefault="00000000" w:rsidRPr="00000000" w14:paraId="000008EB">
            <w:pPr>
              <w:rPr/>
            </w:pPr>
            <w:r w:rsidDel="00000000" w:rsidR="00000000" w:rsidRPr="00000000">
              <w:rPr>
                <w:rtl w:val="0"/>
              </w:rPr>
              <w:t xml:space="preserve">READ_APPLICATION_CONFIG opdracht ID</w:t>
            </w:r>
          </w:p>
        </w:tc>
      </w:tr>
    </w:tbl>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rPr/>
      </w:pPr>
      <w:r w:rsidDel="00000000" w:rsidR="00000000" w:rsidRPr="00000000">
        <w:rPr>
          <w:rtl w:val="0"/>
        </w:rPr>
        <w:t xml:space="preserve">Antwoord:</w:t>
      </w:r>
    </w:p>
    <w:tbl>
      <w:tblPr>
        <w:tblStyle w:val="Table104"/>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8EE">
            <w:pPr>
              <w:rPr>
                <w:b w:val="1"/>
              </w:rPr>
            </w:pPr>
            <w:r w:rsidDel="00000000" w:rsidR="00000000" w:rsidRPr="00000000">
              <w:rPr>
                <w:b w:val="1"/>
                <w:rtl w:val="0"/>
              </w:rPr>
              <w:t xml:space="preserve">Veld</w:t>
            </w:r>
          </w:p>
        </w:tc>
        <w:tc>
          <w:tcPr/>
          <w:p w:rsidR="00000000" w:rsidDel="00000000" w:rsidP="00000000" w:rsidRDefault="00000000" w:rsidRPr="00000000" w14:paraId="000008EF">
            <w:pPr>
              <w:rPr>
                <w:b w:val="1"/>
              </w:rPr>
            </w:pPr>
            <w:r w:rsidDel="00000000" w:rsidR="00000000" w:rsidRPr="00000000">
              <w:rPr>
                <w:b w:val="1"/>
                <w:rtl w:val="0"/>
              </w:rPr>
              <w:t xml:space="preserve">Grote</w:t>
            </w:r>
          </w:p>
        </w:tc>
        <w:tc>
          <w:tcPr/>
          <w:p w:rsidR="00000000" w:rsidDel="00000000" w:rsidP="00000000" w:rsidRDefault="00000000" w:rsidRPr="00000000" w14:paraId="000008F0">
            <w:pPr>
              <w:rPr>
                <w:b w:val="1"/>
              </w:rPr>
            </w:pPr>
            <w:r w:rsidDel="00000000" w:rsidR="00000000" w:rsidRPr="00000000">
              <w:rPr>
                <w:b w:val="1"/>
                <w:rtl w:val="0"/>
              </w:rPr>
              <w:t xml:space="preserve">Waarde</w:t>
            </w:r>
          </w:p>
        </w:tc>
        <w:tc>
          <w:tcPr/>
          <w:p w:rsidR="00000000" w:rsidDel="00000000" w:rsidP="00000000" w:rsidRDefault="00000000" w:rsidRPr="00000000" w14:paraId="000008F1">
            <w:pPr>
              <w:rPr>
                <w:b w:val="1"/>
              </w:rPr>
            </w:pPr>
            <w:r w:rsidDel="00000000" w:rsidR="00000000" w:rsidRPr="00000000">
              <w:rPr>
                <w:b w:val="1"/>
                <w:rtl w:val="0"/>
              </w:rPr>
              <w:t xml:space="preserve">Omschrijving</w:t>
            </w:r>
          </w:p>
        </w:tc>
      </w:tr>
      <w:tr>
        <w:tc>
          <w:tcPr/>
          <w:p w:rsidR="00000000" w:rsidDel="00000000" w:rsidP="00000000" w:rsidRDefault="00000000" w:rsidRPr="00000000" w14:paraId="000008F2">
            <w:pPr>
              <w:rPr/>
            </w:pPr>
            <w:r w:rsidDel="00000000" w:rsidR="00000000" w:rsidRPr="00000000">
              <w:rPr>
                <w:rtl w:val="0"/>
              </w:rPr>
              <w:t xml:space="preserve">READ_APPLICATION_CONFIG</w:t>
            </w:r>
          </w:p>
        </w:tc>
        <w:tc>
          <w:tcPr/>
          <w:p w:rsidR="00000000" w:rsidDel="00000000" w:rsidP="00000000" w:rsidRDefault="00000000" w:rsidRPr="00000000" w14:paraId="000008F3">
            <w:pPr>
              <w:rPr/>
            </w:pPr>
            <w:r w:rsidDel="00000000" w:rsidR="00000000" w:rsidRPr="00000000">
              <w:rPr>
                <w:rtl w:val="0"/>
              </w:rPr>
              <w:t xml:space="preserve">Uint8_t</w:t>
            </w:r>
          </w:p>
        </w:tc>
        <w:tc>
          <w:tcPr/>
          <w:p w:rsidR="00000000" w:rsidDel="00000000" w:rsidP="00000000" w:rsidRDefault="00000000" w:rsidRPr="00000000" w14:paraId="000008F4">
            <w:pPr>
              <w:rPr/>
            </w:pPr>
            <w:r w:rsidDel="00000000" w:rsidR="00000000" w:rsidRPr="00000000">
              <w:rPr>
                <w:rtl w:val="0"/>
              </w:rPr>
              <w:t xml:space="preserve">0x1B</w:t>
            </w:r>
          </w:p>
        </w:tc>
        <w:tc>
          <w:tcPr/>
          <w:p w:rsidR="00000000" w:rsidDel="00000000" w:rsidP="00000000" w:rsidRDefault="00000000" w:rsidRPr="00000000" w14:paraId="000008F5">
            <w:pPr>
              <w:rPr/>
            </w:pPr>
            <w:r w:rsidDel="00000000" w:rsidR="00000000" w:rsidRPr="00000000">
              <w:rPr>
                <w:rtl w:val="0"/>
              </w:rPr>
              <w:t xml:space="preserve">READ_APPLICATION_CONFIG opdracht ID</w:t>
            </w:r>
          </w:p>
        </w:tc>
      </w:tr>
      <w:tr>
        <w:tc>
          <w:tcPr/>
          <w:p w:rsidR="00000000" w:rsidDel="00000000" w:rsidP="00000000" w:rsidRDefault="00000000" w:rsidRPr="00000000" w14:paraId="000008F6">
            <w:pPr>
              <w:rPr/>
            </w:pPr>
            <w:r w:rsidDel="00000000" w:rsidR="00000000" w:rsidRPr="00000000">
              <w:rPr>
                <w:rtl w:val="0"/>
              </w:rPr>
              <w:t xml:space="preserve">Ratio meetingen-zenden</w:t>
            </w:r>
          </w:p>
        </w:tc>
        <w:tc>
          <w:tcPr/>
          <w:p w:rsidR="00000000" w:rsidDel="00000000" w:rsidP="00000000" w:rsidRDefault="00000000" w:rsidRPr="00000000" w14:paraId="000008F7">
            <w:pPr>
              <w:rPr/>
            </w:pPr>
            <w:r w:rsidDel="00000000" w:rsidR="00000000" w:rsidRPr="00000000">
              <w:rPr>
                <w:rtl w:val="0"/>
              </w:rPr>
              <w:t xml:space="preserve">Uint8_t</w:t>
            </w:r>
          </w:p>
        </w:tc>
        <w:tc>
          <w:tcPr/>
          <w:p w:rsidR="00000000" w:rsidDel="00000000" w:rsidP="00000000" w:rsidRDefault="00000000" w:rsidRPr="00000000" w14:paraId="000008F8">
            <w:pPr>
              <w:rPr/>
            </w:pPr>
            <w:r w:rsidDel="00000000" w:rsidR="00000000" w:rsidRPr="00000000">
              <w:rPr>
                <w:rtl w:val="0"/>
              </w:rPr>
              <w:t xml:space="preserve">-</w:t>
            </w:r>
          </w:p>
        </w:tc>
        <w:tc>
          <w:tcPr/>
          <w:p w:rsidR="00000000" w:rsidDel="00000000" w:rsidP="00000000" w:rsidRDefault="00000000" w:rsidRPr="00000000" w14:paraId="000008F9">
            <w:pPr>
              <w:rPr/>
            </w:pPr>
            <w:r w:rsidDel="00000000" w:rsidR="00000000" w:rsidRPr="00000000">
              <w:rPr>
                <w:rtl w:val="0"/>
              </w:rPr>
              <w:t xml:space="preserve">De verhouding tussen het aantal metingen en de LoRaWAN berichten die worden verzonden. Als dit getal drie is, wordt een op de drie metingen met LoRaWAN verstuurt, mits de duty-cycle dit niet beperkt. </w:t>
            </w:r>
          </w:p>
        </w:tc>
      </w:tr>
      <w:tr>
        <w:tc>
          <w:tcPr/>
          <w:p w:rsidR="00000000" w:rsidDel="00000000" w:rsidP="00000000" w:rsidRDefault="00000000" w:rsidRPr="00000000" w14:paraId="000008FA">
            <w:pPr>
              <w:rPr/>
            </w:pPr>
            <w:r w:rsidDel="00000000" w:rsidR="00000000" w:rsidRPr="00000000">
              <w:rPr>
                <w:rtl w:val="0"/>
              </w:rPr>
              <w:t xml:space="preserve">Interval</w:t>
            </w:r>
          </w:p>
        </w:tc>
        <w:tc>
          <w:tcPr/>
          <w:p w:rsidR="00000000" w:rsidDel="00000000" w:rsidP="00000000" w:rsidRDefault="00000000" w:rsidRPr="00000000" w14:paraId="000008FB">
            <w:pPr>
              <w:rPr/>
            </w:pPr>
            <w:r w:rsidDel="00000000" w:rsidR="00000000" w:rsidRPr="00000000">
              <w:rPr>
                <w:rtl w:val="0"/>
              </w:rPr>
              <w:t xml:space="preserve">Uint16_t</w:t>
            </w:r>
          </w:p>
        </w:tc>
        <w:tc>
          <w:tcPr/>
          <w:p w:rsidR="00000000" w:rsidDel="00000000" w:rsidP="00000000" w:rsidRDefault="00000000" w:rsidRPr="00000000" w14:paraId="000008FC">
            <w:pPr>
              <w:rPr/>
            </w:pPr>
            <w:r w:rsidDel="00000000" w:rsidR="00000000" w:rsidRPr="00000000">
              <w:rPr>
                <w:rtl w:val="0"/>
              </w:rPr>
              <w:t xml:space="preserve">&gt;0</w:t>
            </w:r>
          </w:p>
        </w:tc>
        <w:tc>
          <w:tcPr/>
          <w:p w:rsidR="00000000" w:rsidDel="00000000" w:rsidP="00000000" w:rsidRDefault="00000000" w:rsidRPr="00000000" w14:paraId="000008FD">
            <w:pPr>
              <w:rPr/>
            </w:pPr>
            <w:r w:rsidDel="00000000" w:rsidR="00000000" w:rsidRPr="00000000">
              <w:rPr>
                <w:rtl w:val="0"/>
              </w:rPr>
              <w:t xml:space="preserve">Het meetinterval in minuten.</w:t>
            </w:r>
          </w:p>
        </w:tc>
      </w:tr>
    </w:tbl>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t xml:space="preserve">Voorbeeld:</w:t>
      </w:r>
    </w:p>
    <w:tbl>
      <w:tblPr>
        <w:tblStyle w:val="Table10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00">
            <w:pPr>
              <w:rPr>
                <w:b w:val="1"/>
              </w:rPr>
            </w:pPr>
            <w:r w:rsidDel="00000000" w:rsidR="00000000" w:rsidRPr="00000000">
              <w:rPr>
                <w:rtl w:val="0"/>
              </w:rPr>
            </w:r>
          </w:p>
        </w:tc>
        <w:tc>
          <w:tcPr/>
          <w:p w:rsidR="00000000" w:rsidDel="00000000" w:rsidP="00000000" w:rsidRDefault="00000000" w:rsidRPr="00000000" w14:paraId="00000901">
            <w:pPr>
              <w:rPr>
                <w:b w:val="1"/>
              </w:rPr>
            </w:pPr>
            <w:r w:rsidDel="00000000" w:rsidR="00000000" w:rsidRPr="00000000">
              <w:rPr>
                <w:b w:val="1"/>
                <w:rtl w:val="0"/>
              </w:rPr>
              <w:t xml:space="preserve">Hex bericht</w:t>
            </w:r>
          </w:p>
        </w:tc>
        <w:tc>
          <w:tcPr/>
          <w:p w:rsidR="00000000" w:rsidDel="00000000" w:rsidP="00000000" w:rsidRDefault="00000000" w:rsidRPr="00000000" w14:paraId="00000902">
            <w:pPr>
              <w:rPr>
                <w:b w:val="1"/>
              </w:rPr>
            </w:pPr>
            <w:r w:rsidDel="00000000" w:rsidR="00000000" w:rsidRPr="00000000">
              <w:rPr>
                <w:b w:val="1"/>
                <w:rtl w:val="0"/>
              </w:rPr>
              <w:t xml:space="preserve">Inhoud</w:t>
            </w:r>
          </w:p>
        </w:tc>
      </w:tr>
      <w:tr>
        <w:tc>
          <w:tcPr/>
          <w:p w:rsidR="00000000" w:rsidDel="00000000" w:rsidP="00000000" w:rsidRDefault="00000000" w:rsidRPr="00000000" w14:paraId="00000903">
            <w:pPr>
              <w:rPr>
                <w:b w:val="1"/>
              </w:rPr>
            </w:pPr>
            <w:r w:rsidDel="00000000" w:rsidR="00000000" w:rsidRPr="00000000">
              <w:rPr>
                <w:b w:val="1"/>
                <w:rtl w:val="0"/>
              </w:rPr>
              <w:t xml:space="preserve">Opdracht</w:t>
            </w:r>
          </w:p>
        </w:tc>
        <w:tc>
          <w:tcPr/>
          <w:p w:rsidR="00000000" w:rsidDel="00000000" w:rsidP="00000000" w:rsidRDefault="00000000" w:rsidRPr="00000000" w14:paraId="00000904">
            <w:pPr>
              <w:rPr/>
            </w:pPr>
            <w:r w:rsidDel="00000000" w:rsidR="00000000" w:rsidRPr="00000000">
              <w:rPr>
                <w:rtl w:val="0"/>
              </w:rPr>
              <w:t xml:space="preserve">0x1D</w:t>
            </w:r>
          </w:p>
        </w:tc>
        <w:tc>
          <w:tcPr/>
          <w:p w:rsidR="00000000" w:rsidDel="00000000" w:rsidP="00000000" w:rsidRDefault="00000000" w:rsidRPr="00000000" w14:paraId="00000905">
            <w:pPr>
              <w:rPr/>
            </w:pPr>
            <w:r w:rsidDel="00000000" w:rsidR="00000000" w:rsidRPr="00000000">
              <w:rPr>
                <w:rtl w:val="0"/>
              </w:rPr>
              <w:t xml:space="preserve">READ_APPLICATION_CONFIG</w:t>
            </w:r>
          </w:p>
        </w:tc>
      </w:tr>
      <w:tr>
        <w:trPr>
          <w:trHeight w:val="260" w:hRule="atLeast"/>
        </w:trPr>
        <w:tc>
          <w:tcPr/>
          <w:p w:rsidR="00000000" w:rsidDel="00000000" w:rsidP="00000000" w:rsidRDefault="00000000" w:rsidRPr="00000000" w14:paraId="00000906">
            <w:pPr>
              <w:rPr>
                <w:b w:val="1"/>
              </w:rPr>
            </w:pPr>
            <w:r w:rsidDel="00000000" w:rsidR="00000000" w:rsidRPr="00000000">
              <w:rPr>
                <w:b w:val="1"/>
                <w:rtl w:val="0"/>
              </w:rPr>
              <w:t xml:space="preserve">Antwoord</w:t>
            </w:r>
          </w:p>
        </w:tc>
        <w:tc>
          <w:tcPr/>
          <w:p w:rsidR="00000000" w:rsidDel="00000000" w:rsidP="00000000" w:rsidRDefault="00000000" w:rsidRPr="00000000" w14:paraId="00000907">
            <w:pPr>
              <w:rPr/>
            </w:pPr>
            <w:r w:rsidDel="00000000" w:rsidR="00000000" w:rsidRPr="00000000">
              <w:rPr>
                <w:rtl w:val="0"/>
              </w:rPr>
              <w:t xml:space="preserve">0x1D03000A</w:t>
            </w:r>
          </w:p>
        </w:tc>
        <w:tc>
          <w:tcPr/>
          <w:p w:rsidR="00000000" w:rsidDel="00000000" w:rsidP="00000000" w:rsidRDefault="00000000" w:rsidRPr="00000000" w14:paraId="00000908">
            <w:pPr>
              <w:rPr/>
            </w:pPr>
            <w:r w:rsidDel="00000000" w:rsidR="00000000" w:rsidRPr="00000000">
              <w:rPr>
                <w:rtl w:val="0"/>
              </w:rPr>
              <w:t xml:space="preserve">Ratio van 1:3 voor meten en verzenden. 1 op de drie metingen wordt met LoRaWAN verstuurt. Meet interval is 0x000A/10d minuten.</w:t>
            </w:r>
          </w:p>
        </w:tc>
      </w:tr>
    </w:tbl>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tbl>
      <w:tblPr>
        <w:tblStyle w:val="Table10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0B">
            <w:pPr>
              <w:rPr>
                <w:b w:val="1"/>
              </w:rPr>
            </w:pPr>
            <w:r w:rsidDel="00000000" w:rsidR="00000000" w:rsidRPr="00000000">
              <w:rPr>
                <w:rtl w:val="0"/>
              </w:rPr>
            </w:r>
          </w:p>
        </w:tc>
        <w:tc>
          <w:tcPr/>
          <w:p w:rsidR="00000000" w:rsidDel="00000000" w:rsidP="00000000" w:rsidRDefault="00000000" w:rsidRPr="00000000" w14:paraId="0000090C">
            <w:pPr>
              <w:rPr>
                <w:b w:val="1"/>
              </w:rPr>
            </w:pPr>
            <w:r w:rsidDel="00000000" w:rsidR="00000000" w:rsidRPr="00000000">
              <w:rPr>
                <w:b w:val="1"/>
                <w:rtl w:val="0"/>
              </w:rPr>
              <w:t xml:space="preserve">Hex bericht</w:t>
            </w:r>
          </w:p>
        </w:tc>
        <w:tc>
          <w:tcPr/>
          <w:p w:rsidR="00000000" w:rsidDel="00000000" w:rsidP="00000000" w:rsidRDefault="00000000" w:rsidRPr="00000000" w14:paraId="0000090D">
            <w:pPr>
              <w:rPr>
                <w:b w:val="1"/>
              </w:rPr>
            </w:pPr>
            <w:r w:rsidDel="00000000" w:rsidR="00000000" w:rsidRPr="00000000">
              <w:rPr>
                <w:b w:val="1"/>
                <w:rtl w:val="0"/>
              </w:rPr>
              <w:t xml:space="preserve">Inhoud</w:t>
            </w:r>
          </w:p>
        </w:tc>
      </w:tr>
      <w:tr>
        <w:tc>
          <w:tcPr/>
          <w:p w:rsidR="00000000" w:rsidDel="00000000" w:rsidP="00000000" w:rsidRDefault="00000000" w:rsidRPr="00000000" w14:paraId="0000090E">
            <w:pPr>
              <w:rPr>
                <w:b w:val="1"/>
              </w:rPr>
            </w:pPr>
            <w:r w:rsidDel="00000000" w:rsidR="00000000" w:rsidRPr="00000000">
              <w:rPr>
                <w:b w:val="1"/>
                <w:rtl w:val="0"/>
              </w:rPr>
              <w:t xml:space="preserve">Opdracht</w:t>
            </w:r>
          </w:p>
        </w:tc>
        <w:tc>
          <w:tcPr/>
          <w:p w:rsidR="00000000" w:rsidDel="00000000" w:rsidP="00000000" w:rsidRDefault="00000000" w:rsidRPr="00000000" w14:paraId="0000090F">
            <w:pPr>
              <w:rPr/>
            </w:pPr>
            <w:r w:rsidDel="00000000" w:rsidR="00000000" w:rsidRPr="00000000">
              <w:rPr>
                <w:rtl w:val="0"/>
              </w:rPr>
              <w:t xml:space="preserve">0x1D</w:t>
            </w:r>
          </w:p>
        </w:tc>
        <w:tc>
          <w:tcPr/>
          <w:p w:rsidR="00000000" w:rsidDel="00000000" w:rsidP="00000000" w:rsidRDefault="00000000" w:rsidRPr="00000000" w14:paraId="00000910">
            <w:pPr>
              <w:rPr/>
            </w:pPr>
            <w:r w:rsidDel="00000000" w:rsidR="00000000" w:rsidRPr="00000000">
              <w:rPr>
                <w:rtl w:val="0"/>
              </w:rPr>
              <w:t xml:space="preserve">READ_APPLICATION_CONFIG</w:t>
            </w:r>
          </w:p>
        </w:tc>
      </w:tr>
      <w:tr>
        <w:trPr>
          <w:trHeight w:val="260" w:hRule="atLeast"/>
        </w:trPr>
        <w:tc>
          <w:tcPr/>
          <w:p w:rsidR="00000000" w:rsidDel="00000000" w:rsidP="00000000" w:rsidRDefault="00000000" w:rsidRPr="00000000" w14:paraId="00000911">
            <w:pPr>
              <w:rPr>
                <w:b w:val="1"/>
              </w:rPr>
            </w:pPr>
            <w:r w:rsidDel="00000000" w:rsidR="00000000" w:rsidRPr="00000000">
              <w:rPr>
                <w:b w:val="1"/>
                <w:rtl w:val="0"/>
              </w:rPr>
              <w:t xml:space="preserve">Antwoord</w:t>
            </w:r>
          </w:p>
        </w:tc>
        <w:tc>
          <w:tcPr/>
          <w:p w:rsidR="00000000" w:rsidDel="00000000" w:rsidP="00000000" w:rsidRDefault="00000000" w:rsidRPr="00000000" w14:paraId="00000912">
            <w:pPr>
              <w:rPr/>
            </w:pPr>
            <w:r w:rsidDel="00000000" w:rsidR="00000000" w:rsidRPr="00000000">
              <w:rPr>
                <w:rtl w:val="0"/>
              </w:rPr>
              <w:t xml:space="preserve">0x1D000001</w:t>
            </w:r>
          </w:p>
        </w:tc>
        <w:tc>
          <w:tcPr/>
          <w:p w:rsidR="00000000" w:rsidDel="00000000" w:rsidP="00000000" w:rsidRDefault="00000000" w:rsidRPr="00000000" w14:paraId="00000913">
            <w:pPr>
              <w:rPr/>
            </w:pPr>
            <w:r w:rsidDel="00000000" w:rsidR="00000000" w:rsidRPr="00000000">
              <w:rPr>
                <w:rtl w:val="0"/>
              </w:rPr>
              <w:t xml:space="preserve">Alle metingen  worden verzonden.. Meet interval is 0x0001/1d minuut.</w:t>
            </w:r>
          </w:p>
        </w:tc>
      </w:tr>
    </w:tbl>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pStyle w:val="Heading3"/>
        <w:numPr>
          <w:ilvl w:val="2"/>
          <w:numId w:val="2"/>
        </w:numPr>
        <w:ind w:left="862" w:hanging="720"/>
        <w:rPr/>
      </w:pPr>
      <w:bookmarkStart w:colFirst="0" w:colLast="0" w:name="_heading=h.3tbugp1" w:id="52"/>
      <w:bookmarkEnd w:id="52"/>
      <w:r w:rsidDel="00000000" w:rsidR="00000000" w:rsidRPr="00000000">
        <w:rPr>
          <w:rtl w:val="0"/>
        </w:rPr>
        <w:t xml:space="preserve">157d/0x9D - WRITE_APPLICATION_CONFIG</w:t>
      </w:r>
    </w:p>
    <w:p w:rsidR="00000000" w:rsidDel="00000000" w:rsidP="00000000" w:rsidRDefault="00000000" w:rsidRPr="00000000" w14:paraId="00000917">
      <w:pPr>
        <w:rPr/>
      </w:pPr>
      <w:r w:rsidDel="00000000" w:rsidR="00000000" w:rsidRPr="00000000">
        <w:rPr>
          <w:rtl w:val="0"/>
        </w:rPr>
        <w:t xml:space="preserve">Stel het meet interval en de verhouding tussen meten en versturen in. Reacties op downlink berichten en het opstart-bericht met de firmware en hardware versie negeren deze configuratie en worden altijd direct op het volgende bericht interval gestuurd.</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Opdracht:</w:t>
      </w:r>
    </w:p>
    <w:tbl>
      <w:tblPr>
        <w:tblStyle w:val="Table107"/>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91A">
            <w:pPr>
              <w:rPr>
                <w:b w:val="1"/>
              </w:rPr>
            </w:pPr>
            <w:r w:rsidDel="00000000" w:rsidR="00000000" w:rsidRPr="00000000">
              <w:rPr>
                <w:b w:val="1"/>
                <w:rtl w:val="0"/>
              </w:rPr>
              <w:t xml:space="preserve">Veld</w:t>
            </w:r>
          </w:p>
        </w:tc>
        <w:tc>
          <w:tcPr/>
          <w:p w:rsidR="00000000" w:rsidDel="00000000" w:rsidP="00000000" w:rsidRDefault="00000000" w:rsidRPr="00000000" w14:paraId="0000091B">
            <w:pPr>
              <w:rPr>
                <w:b w:val="1"/>
              </w:rPr>
            </w:pPr>
            <w:r w:rsidDel="00000000" w:rsidR="00000000" w:rsidRPr="00000000">
              <w:rPr>
                <w:b w:val="1"/>
                <w:rtl w:val="0"/>
              </w:rPr>
              <w:t xml:space="preserve">Grote</w:t>
            </w:r>
          </w:p>
        </w:tc>
        <w:tc>
          <w:tcPr/>
          <w:p w:rsidR="00000000" w:rsidDel="00000000" w:rsidP="00000000" w:rsidRDefault="00000000" w:rsidRPr="00000000" w14:paraId="0000091C">
            <w:pPr>
              <w:rPr>
                <w:b w:val="1"/>
              </w:rPr>
            </w:pPr>
            <w:r w:rsidDel="00000000" w:rsidR="00000000" w:rsidRPr="00000000">
              <w:rPr>
                <w:b w:val="1"/>
                <w:rtl w:val="0"/>
              </w:rPr>
              <w:t xml:space="preserve">Waarde</w:t>
            </w:r>
          </w:p>
        </w:tc>
        <w:tc>
          <w:tcPr/>
          <w:p w:rsidR="00000000" w:rsidDel="00000000" w:rsidP="00000000" w:rsidRDefault="00000000" w:rsidRPr="00000000" w14:paraId="0000091D">
            <w:pPr>
              <w:rPr>
                <w:b w:val="1"/>
              </w:rPr>
            </w:pPr>
            <w:r w:rsidDel="00000000" w:rsidR="00000000" w:rsidRPr="00000000">
              <w:rPr>
                <w:b w:val="1"/>
                <w:rtl w:val="0"/>
              </w:rPr>
              <w:t xml:space="preserve">Omschrijving</w:t>
            </w:r>
          </w:p>
        </w:tc>
      </w:tr>
      <w:tr>
        <w:tc>
          <w:tcPr/>
          <w:p w:rsidR="00000000" w:rsidDel="00000000" w:rsidP="00000000" w:rsidRDefault="00000000" w:rsidRPr="00000000" w14:paraId="0000091E">
            <w:pPr>
              <w:rPr/>
            </w:pPr>
            <w:r w:rsidDel="00000000" w:rsidR="00000000" w:rsidRPr="00000000">
              <w:rPr>
                <w:rtl w:val="0"/>
              </w:rPr>
              <w:t xml:space="preserve">WRITE_APPLICATION_CONFIG</w:t>
            </w:r>
          </w:p>
        </w:tc>
        <w:tc>
          <w:tcPr/>
          <w:p w:rsidR="00000000" w:rsidDel="00000000" w:rsidP="00000000" w:rsidRDefault="00000000" w:rsidRPr="00000000" w14:paraId="0000091F">
            <w:pPr>
              <w:rPr/>
            </w:pPr>
            <w:r w:rsidDel="00000000" w:rsidR="00000000" w:rsidRPr="00000000">
              <w:rPr>
                <w:rtl w:val="0"/>
              </w:rPr>
              <w:t xml:space="preserve">Uint8_t</w:t>
            </w:r>
          </w:p>
        </w:tc>
        <w:tc>
          <w:tcPr/>
          <w:p w:rsidR="00000000" w:rsidDel="00000000" w:rsidP="00000000" w:rsidRDefault="00000000" w:rsidRPr="00000000" w14:paraId="00000920">
            <w:pPr>
              <w:rPr/>
            </w:pPr>
            <w:r w:rsidDel="00000000" w:rsidR="00000000" w:rsidRPr="00000000">
              <w:rPr>
                <w:rtl w:val="0"/>
              </w:rPr>
              <w:t xml:space="preserve">0x9D</w:t>
            </w:r>
          </w:p>
        </w:tc>
        <w:tc>
          <w:tcPr/>
          <w:p w:rsidR="00000000" w:rsidDel="00000000" w:rsidP="00000000" w:rsidRDefault="00000000" w:rsidRPr="00000000" w14:paraId="00000921">
            <w:pPr>
              <w:rPr/>
            </w:pPr>
            <w:r w:rsidDel="00000000" w:rsidR="00000000" w:rsidRPr="00000000">
              <w:rPr>
                <w:rtl w:val="0"/>
              </w:rPr>
              <w:t xml:space="preserve">WRITE_APPLICATION_CONFIG opdracht ID</w:t>
            </w:r>
          </w:p>
        </w:tc>
      </w:tr>
    </w:tbl>
    <w:p w:rsidR="00000000" w:rsidDel="00000000" w:rsidP="00000000" w:rsidRDefault="00000000" w:rsidRPr="00000000" w14:paraId="00000922">
      <w:pPr>
        <w:rPr/>
      </w:pPr>
      <w:r w:rsidDel="00000000" w:rsidR="00000000" w:rsidRPr="00000000">
        <w:rPr>
          <w:rtl w:val="0"/>
        </w:rPr>
      </w:r>
    </w:p>
    <w:p w:rsidR="00000000" w:rsidDel="00000000" w:rsidP="00000000" w:rsidRDefault="00000000" w:rsidRPr="00000000" w14:paraId="00000923">
      <w:pPr>
        <w:rPr/>
      </w:pPr>
      <w:r w:rsidDel="00000000" w:rsidR="00000000" w:rsidRPr="00000000">
        <w:rPr>
          <w:rtl w:val="0"/>
        </w:rPr>
        <w:t xml:space="preserve">Antwoord:</w:t>
      </w:r>
    </w:p>
    <w:tbl>
      <w:tblPr>
        <w:tblStyle w:val="Table108"/>
        <w:tblW w:w="10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2"/>
        <w:gridCol w:w="1373"/>
        <w:gridCol w:w="1099"/>
        <w:gridCol w:w="4426"/>
        <w:tblGridChange w:id="0">
          <w:tblGrid>
            <w:gridCol w:w="3162"/>
            <w:gridCol w:w="1373"/>
            <w:gridCol w:w="1099"/>
            <w:gridCol w:w="4426"/>
          </w:tblGrid>
        </w:tblGridChange>
      </w:tblGrid>
      <w:tr>
        <w:tc>
          <w:tcPr/>
          <w:p w:rsidR="00000000" w:rsidDel="00000000" w:rsidP="00000000" w:rsidRDefault="00000000" w:rsidRPr="00000000" w14:paraId="00000924">
            <w:pPr>
              <w:rPr>
                <w:b w:val="1"/>
              </w:rPr>
            </w:pPr>
            <w:r w:rsidDel="00000000" w:rsidR="00000000" w:rsidRPr="00000000">
              <w:rPr>
                <w:b w:val="1"/>
                <w:rtl w:val="0"/>
              </w:rPr>
              <w:t xml:space="preserve">Veld</w:t>
            </w:r>
          </w:p>
        </w:tc>
        <w:tc>
          <w:tcPr/>
          <w:p w:rsidR="00000000" w:rsidDel="00000000" w:rsidP="00000000" w:rsidRDefault="00000000" w:rsidRPr="00000000" w14:paraId="00000925">
            <w:pPr>
              <w:rPr>
                <w:b w:val="1"/>
              </w:rPr>
            </w:pPr>
            <w:r w:rsidDel="00000000" w:rsidR="00000000" w:rsidRPr="00000000">
              <w:rPr>
                <w:b w:val="1"/>
                <w:rtl w:val="0"/>
              </w:rPr>
              <w:t xml:space="preserve">Grote</w:t>
            </w:r>
          </w:p>
        </w:tc>
        <w:tc>
          <w:tcPr/>
          <w:p w:rsidR="00000000" w:rsidDel="00000000" w:rsidP="00000000" w:rsidRDefault="00000000" w:rsidRPr="00000000" w14:paraId="00000926">
            <w:pPr>
              <w:rPr>
                <w:b w:val="1"/>
              </w:rPr>
            </w:pPr>
            <w:r w:rsidDel="00000000" w:rsidR="00000000" w:rsidRPr="00000000">
              <w:rPr>
                <w:b w:val="1"/>
                <w:rtl w:val="0"/>
              </w:rPr>
              <w:t xml:space="preserve">Waarde</w:t>
            </w:r>
          </w:p>
        </w:tc>
        <w:tc>
          <w:tcPr/>
          <w:p w:rsidR="00000000" w:rsidDel="00000000" w:rsidP="00000000" w:rsidRDefault="00000000" w:rsidRPr="00000000" w14:paraId="00000927">
            <w:pPr>
              <w:rPr>
                <w:b w:val="1"/>
              </w:rPr>
            </w:pPr>
            <w:r w:rsidDel="00000000" w:rsidR="00000000" w:rsidRPr="00000000">
              <w:rPr>
                <w:b w:val="1"/>
                <w:rtl w:val="0"/>
              </w:rPr>
              <w:t xml:space="preserve">Omschrijving</w:t>
            </w:r>
          </w:p>
        </w:tc>
      </w:tr>
      <w:tr>
        <w:tc>
          <w:tcPr/>
          <w:p w:rsidR="00000000" w:rsidDel="00000000" w:rsidP="00000000" w:rsidRDefault="00000000" w:rsidRPr="00000000" w14:paraId="00000928">
            <w:pPr>
              <w:rPr/>
            </w:pPr>
            <w:r w:rsidDel="00000000" w:rsidR="00000000" w:rsidRPr="00000000">
              <w:rPr>
                <w:rtl w:val="0"/>
              </w:rPr>
              <w:t xml:space="preserve">WRITE_APPLICATION_CONFIG</w:t>
            </w:r>
          </w:p>
        </w:tc>
        <w:tc>
          <w:tcPr/>
          <w:p w:rsidR="00000000" w:rsidDel="00000000" w:rsidP="00000000" w:rsidRDefault="00000000" w:rsidRPr="00000000" w14:paraId="00000929">
            <w:pPr>
              <w:rPr/>
            </w:pPr>
            <w:r w:rsidDel="00000000" w:rsidR="00000000" w:rsidRPr="00000000">
              <w:rPr>
                <w:rtl w:val="0"/>
              </w:rPr>
              <w:t xml:space="preserve">Uint8_t</w:t>
            </w:r>
          </w:p>
        </w:tc>
        <w:tc>
          <w:tcPr/>
          <w:p w:rsidR="00000000" w:rsidDel="00000000" w:rsidP="00000000" w:rsidRDefault="00000000" w:rsidRPr="00000000" w14:paraId="0000092A">
            <w:pPr>
              <w:rPr/>
            </w:pPr>
            <w:r w:rsidDel="00000000" w:rsidR="00000000" w:rsidRPr="00000000">
              <w:rPr>
                <w:rtl w:val="0"/>
              </w:rPr>
              <w:t xml:space="preserve">0x9D</w:t>
            </w:r>
          </w:p>
        </w:tc>
        <w:tc>
          <w:tcPr/>
          <w:p w:rsidR="00000000" w:rsidDel="00000000" w:rsidP="00000000" w:rsidRDefault="00000000" w:rsidRPr="00000000" w14:paraId="0000092B">
            <w:pPr>
              <w:rPr/>
            </w:pPr>
            <w:r w:rsidDel="00000000" w:rsidR="00000000" w:rsidRPr="00000000">
              <w:rPr>
                <w:rtl w:val="0"/>
              </w:rPr>
              <w:t xml:space="preserve">WRITE_APPLICATION_CONFIG opdracht ID</w:t>
            </w:r>
          </w:p>
        </w:tc>
      </w:tr>
      <w:tr>
        <w:tc>
          <w:tcPr/>
          <w:p w:rsidR="00000000" w:rsidDel="00000000" w:rsidP="00000000" w:rsidRDefault="00000000" w:rsidRPr="00000000" w14:paraId="0000092C">
            <w:pPr>
              <w:rPr/>
            </w:pPr>
            <w:r w:rsidDel="00000000" w:rsidR="00000000" w:rsidRPr="00000000">
              <w:rPr>
                <w:rtl w:val="0"/>
              </w:rPr>
              <w:t xml:space="preserve">Ratio meetingen-zenden</w:t>
            </w:r>
          </w:p>
        </w:tc>
        <w:tc>
          <w:tcPr/>
          <w:p w:rsidR="00000000" w:rsidDel="00000000" w:rsidP="00000000" w:rsidRDefault="00000000" w:rsidRPr="00000000" w14:paraId="0000092D">
            <w:pPr>
              <w:rPr/>
            </w:pPr>
            <w:r w:rsidDel="00000000" w:rsidR="00000000" w:rsidRPr="00000000">
              <w:rPr>
                <w:rtl w:val="0"/>
              </w:rPr>
              <w:t xml:space="preserve">Uint8_t</w:t>
            </w:r>
          </w:p>
        </w:tc>
        <w:tc>
          <w:tcPr/>
          <w:p w:rsidR="00000000" w:rsidDel="00000000" w:rsidP="00000000" w:rsidRDefault="00000000" w:rsidRPr="00000000" w14:paraId="0000092E">
            <w:pPr>
              <w:rPr/>
            </w:pPr>
            <w:r w:rsidDel="00000000" w:rsidR="00000000" w:rsidRPr="00000000">
              <w:rPr>
                <w:rtl w:val="0"/>
              </w:rPr>
              <w:t xml:space="preserve">-</w:t>
            </w:r>
          </w:p>
        </w:tc>
        <w:tc>
          <w:tcPr/>
          <w:p w:rsidR="00000000" w:rsidDel="00000000" w:rsidP="00000000" w:rsidRDefault="00000000" w:rsidRPr="00000000" w14:paraId="0000092F">
            <w:pPr>
              <w:rPr/>
            </w:pPr>
            <w:r w:rsidDel="00000000" w:rsidR="00000000" w:rsidRPr="00000000">
              <w:rPr>
                <w:rtl w:val="0"/>
              </w:rPr>
              <w:t xml:space="preserve">De verhouding tussen het aantal metingen en de LoRaWAN berichten die worden verzonden. Als dit getal drie is, wordt een op de drie metingen met LoRaWAN verstuurt, mits de duty-cycle dit niet beperkt. </w:t>
            </w:r>
          </w:p>
        </w:tc>
      </w:tr>
      <w:tr>
        <w:tc>
          <w:tcPr/>
          <w:p w:rsidR="00000000" w:rsidDel="00000000" w:rsidP="00000000" w:rsidRDefault="00000000" w:rsidRPr="00000000" w14:paraId="00000930">
            <w:pPr>
              <w:rPr/>
            </w:pPr>
            <w:r w:rsidDel="00000000" w:rsidR="00000000" w:rsidRPr="00000000">
              <w:rPr>
                <w:rtl w:val="0"/>
              </w:rPr>
              <w:t xml:space="preserve">Interval</w:t>
            </w:r>
          </w:p>
        </w:tc>
        <w:tc>
          <w:tcPr/>
          <w:p w:rsidR="00000000" w:rsidDel="00000000" w:rsidP="00000000" w:rsidRDefault="00000000" w:rsidRPr="00000000" w14:paraId="00000931">
            <w:pPr>
              <w:rPr/>
            </w:pPr>
            <w:r w:rsidDel="00000000" w:rsidR="00000000" w:rsidRPr="00000000">
              <w:rPr>
                <w:rtl w:val="0"/>
              </w:rPr>
              <w:t xml:space="preserve">Uint16_t</w:t>
            </w:r>
          </w:p>
        </w:tc>
        <w:tc>
          <w:tcPr/>
          <w:p w:rsidR="00000000" w:rsidDel="00000000" w:rsidP="00000000" w:rsidRDefault="00000000" w:rsidRPr="00000000" w14:paraId="00000932">
            <w:pPr>
              <w:rPr/>
            </w:pPr>
            <w:r w:rsidDel="00000000" w:rsidR="00000000" w:rsidRPr="00000000">
              <w:rPr>
                <w:rtl w:val="0"/>
              </w:rPr>
              <w:t xml:space="preserve">&gt;0 &amp;&amp; &lt; 1440</w:t>
            </w:r>
          </w:p>
        </w:tc>
        <w:tc>
          <w:tcPr/>
          <w:p w:rsidR="00000000" w:rsidDel="00000000" w:rsidP="00000000" w:rsidRDefault="00000000" w:rsidRPr="00000000" w14:paraId="00000933">
            <w:pPr>
              <w:rPr/>
            </w:pPr>
            <w:r w:rsidDel="00000000" w:rsidR="00000000" w:rsidRPr="00000000">
              <w:rPr>
                <w:rtl w:val="0"/>
              </w:rPr>
              <w:t xml:space="preserve">Het meetinterval in minuten. Moet minimaal 1 zijn en maximaal 1440. Anders error code NRF_ERROR_INVALID_PARAM</w:t>
            </w:r>
          </w:p>
        </w:tc>
      </w:tr>
    </w:tbl>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r>
    </w:p>
    <w:p w:rsidR="00000000" w:rsidDel="00000000" w:rsidP="00000000" w:rsidRDefault="00000000" w:rsidRPr="00000000" w14:paraId="00000936">
      <w:pPr>
        <w:rPr/>
      </w:pPr>
      <w:r w:rsidDel="00000000" w:rsidR="00000000" w:rsidRPr="00000000">
        <w:rPr>
          <w:rtl w:val="0"/>
        </w:rPr>
        <w:t xml:space="preserve">Voorbeeld:</w:t>
      </w:r>
    </w:p>
    <w:tbl>
      <w:tblPr>
        <w:tblStyle w:val="Table10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37">
            <w:pPr>
              <w:rPr>
                <w:b w:val="1"/>
              </w:rPr>
            </w:pPr>
            <w:r w:rsidDel="00000000" w:rsidR="00000000" w:rsidRPr="00000000">
              <w:rPr>
                <w:rtl w:val="0"/>
              </w:rPr>
            </w:r>
          </w:p>
        </w:tc>
        <w:tc>
          <w:tcPr/>
          <w:p w:rsidR="00000000" w:rsidDel="00000000" w:rsidP="00000000" w:rsidRDefault="00000000" w:rsidRPr="00000000" w14:paraId="00000938">
            <w:pPr>
              <w:rPr>
                <w:b w:val="1"/>
              </w:rPr>
            </w:pPr>
            <w:r w:rsidDel="00000000" w:rsidR="00000000" w:rsidRPr="00000000">
              <w:rPr>
                <w:b w:val="1"/>
                <w:rtl w:val="0"/>
              </w:rPr>
              <w:t xml:space="preserve">Hex bericht</w:t>
            </w:r>
          </w:p>
        </w:tc>
        <w:tc>
          <w:tcPr/>
          <w:p w:rsidR="00000000" w:rsidDel="00000000" w:rsidP="00000000" w:rsidRDefault="00000000" w:rsidRPr="00000000" w14:paraId="00000939">
            <w:pPr>
              <w:rPr>
                <w:b w:val="1"/>
              </w:rPr>
            </w:pPr>
            <w:r w:rsidDel="00000000" w:rsidR="00000000" w:rsidRPr="00000000">
              <w:rPr>
                <w:b w:val="1"/>
                <w:rtl w:val="0"/>
              </w:rPr>
              <w:t xml:space="preserve">Inhoud</w:t>
            </w:r>
          </w:p>
        </w:tc>
      </w:tr>
      <w:tr>
        <w:tc>
          <w:tcPr/>
          <w:p w:rsidR="00000000" w:rsidDel="00000000" w:rsidP="00000000" w:rsidRDefault="00000000" w:rsidRPr="00000000" w14:paraId="0000093A">
            <w:pPr>
              <w:rPr>
                <w:b w:val="1"/>
              </w:rPr>
            </w:pPr>
            <w:r w:rsidDel="00000000" w:rsidR="00000000" w:rsidRPr="00000000">
              <w:rPr>
                <w:b w:val="1"/>
                <w:rtl w:val="0"/>
              </w:rPr>
              <w:t xml:space="preserve">Opdracht</w:t>
            </w:r>
          </w:p>
        </w:tc>
        <w:tc>
          <w:tcPr/>
          <w:p w:rsidR="00000000" w:rsidDel="00000000" w:rsidP="00000000" w:rsidRDefault="00000000" w:rsidRPr="00000000" w14:paraId="0000093B">
            <w:pPr>
              <w:rPr/>
            </w:pPr>
            <w:r w:rsidDel="00000000" w:rsidR="00000000" w:rsidRPr="00000000">
              <w:rPr>
                <w:rtl w:val="0"/>
              </w:rPr>
              <w:t xml:space="preserve">0x9D03000A</w:t>
            </w:r>
          </w:p>
        </w:tc>
        <w:tc>
          <w:tcPr/>
          <w:p w:rsidR="00000000" w:rsidDel="00000000" w:rsidP="00000000" w:rsidRDefault="00000000" w:rsidRPr="00000000" w14:paraId="0000093C">
            <w:pPr>
              <w:rPr/>
            </w:pPr>
            <w:r w:rsidDel="00000000" w:rsidR="00000000" w:rsidRPr="00000000">
              <w:rPr>
                <w:rtl w:val="0"/>
              </w:rPr>
              <w:t xml:space="preserve">Ratio van 1:3 voor meten en verzenden. 1 op de drie metingen wordt met LoRaWAN verstuurd. Meet interval is 0x000A/10d minuten.</w:t>
            </w:r>
          </w:p>
        </w:tc>
      </w:tr>
      <w:tr>
        <w:trPr>
          <w:trHeight w:val="260" w:hRule="atLeast"/>
        </w:trPr>
        <w:tc>
          <w:tcPr/>
          <w:p w:rsidR="00000000" w:rsidDel="00000000" w:rsidP="00000000" w:rsidRDefault="00000000" w:rsidRPr="00000000" w14:paraId="0000093D">
            <w:pPr>
              <w:rPr>
                <w:b w:val="1"/>
              </w:rPr>
            </w:pPr>
            <w:r w:rsidDel="00000000" w:rsidR="00000000" w:rsidRPr="00000000">
              <w:rPr>
                <w:b w:val="1"/>
                <w:rtl w:val="0"/>
              </w:rPr>
              <w:t xml:space="preserve">Antwoord</w:t>
            </w:r>
          </w:p>
        </w:tc>
        <w:tc>
          <w:tcPr/>
          <w:p w:rsidR="00000000" w:rsidDel="00000000" w:rsidP="00000000" w:rsidRDefault="00000000" w:rsidRPr="00000000" w14:paraId="0000093E">
            <w:pPr>
              <w:rPr/>
            </w:pPr>
            <w:r w:rsidDel="00000000" w:rsidR="00000000" w:rsidRPr="00000000">
              <w:rPr>
                <w:rtl w:val="0"/>
              </w:rPr>
              <w:t xml:space="preserve">0x009D00000000</w:t>
            </w:r>
          </w:p>
        </w:tc>
        <w:tc>
          <w:tcPr/>
          <w:p w:rsidR="00000000" w:rsidDel="00000000" w:rsidP="00000000" w:rsidRDefault="00000000" w:rsidRPr="00000000" w14:paraId="0000093F">
            <w:pPr>
              <w:rPr/>
            </w:pPr>
            <w:r w:rsidDel="00000000" w:rsidR="00000000" w:rsidRPr="00000000">
              <w:rPr>
                <w:rtl w:val="0"/>
              </w:rPr>
              <w:t xml:space="preserve">NRF_SUCCES voor WRITE_APPLICATION_CONFIG</w:t>
            </w:r>
          </w:p>
        </w:tc>
      </w:tr>
    </w:tbl>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t xml:space="preserve">Voorbeeld met incorrecte sample interval:</w:t>
      </w:r>
    </w:p>
    <w:tbl>
      <w:tblPr>
        <w:tblStyle w:val="Table11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42">
            <w:pPr>
              <w:rPr>
                <w:b w:val="1"/>
              </w:rPr>
            </w:pPr>
            <w:r w:rsidDel="00000000" w:rsidR="00000000" w:rsidRPr="00000000">
              <w:rPr>
                <w:rtl w:val="0"/>
              </w:rPr>
            </w:r>
          </w:p>
        </w:tc>
        <w:tc>
          <w:tcPr/>
          <w:p w:rsidR="00000000" w:rsidDel="00000000" w:rsidP="00000000" w:rsidRDefault="00000000" w:rsidRPr="00000000" w14:paraId="00000943">
            <w:pPr>
              <w:rPr>
                <w:b w:val="1"/>
              </w:rPr>
            </w:pPr>
            <w:r w:rsidDel="00000000" w:rsidR="00000000" w:rsidRPr="00000000">
              <w:rPr>
                <w:b w:val="1"/>
                <w:rtl w:val="0"/>
              </w:rPr>
              <w:t xml:space="preserve">Hex bericht</w:t>
            </w:r>
          </w:p>
        </w:tc>
        <w:tc>
          <w:tcPr/>
          <w:p w:rsidR="00000000" w:rsidDel="00000000" w:rsidP="00000000" w:rsidRDefault="00000000" w:rsidRPr="00000000" w14:paraId="00000944">
            <w:pPr>
              <w:rPr>
                <w:b w:val="1"/>
              </w:rPr>
            </w:pPr>
            <w:r w:rsidDel="00000000" w:rsidR="00000000" w:rsidRPr="00000000">
              <w:rPr>
                <w:b w:val="1"/>
                <w:rtl w:val="0"/>
              </w:rPr>
              <w:t xml:space="preserve">Inhoud</w:t>
            </w:r>
          </w:p>
        </w:tc>
      </w:tr>
      <w:tr>
        <w:tc>
          <w:tcPr/>
          <w:p w:rsidR="00000000" w:rsidDel="00000000" w:rsidP="00000000" w:rsidRDefault="00000000" w:rsidRPr="00000000" w14:paraId="00000945">
            <w:pPr>
              <w:rPr>
                <w:b w:val="1"/>
              </w:rPr>
            </w:pPr>
            <w:r w:rsidDel="00000000" w:rsidR="00000000" w:rsidRPr="00000000">
              <w:rPr>
                <w:b w:val="1"/>
                <w:rtl w:val="0"/>
              </w:rPr>
              <w:t xml:space="preserve">Opdracht</w:t>
            </w:r>
          </w:p>
        </w:tc>
        <w:tc>
          <w:tcPr/>
          <w:p w:rsidR="00000000" w:rsidDel="00000000" w:rsidP="00000000" w:rsidRDefault="00000000" w:rsidRPr="00000000" w14:paraId="00000946">
            <w:pPr>
              <w:rPr/>
            </w:pPr>
            <w:r w:rsidDel="00000000" w:rsidR="00000000" w:rsidRPr="00000000">
              <w:rPr>
                <w:rtl w:val="0"/>
              </w:rPr>
              <w:t xml:space="preserve">0x9D03FFFF</w:t>
            </w:r>
          </w:p>
        </w:tc>
        <w:tc>
          <w:tcPr/>
          <w:p w:rsidR="00000000" w:rsidDel="00000000" w:rsidP="00000000" w:rsidRDefault="00000000" w:rsidRPr="00000000" w14:paraId="00000947">
            <w:pPr>
              <w:rPr/>
            </w:pPr>
            <w:r w:rsidDel="00000000" w:rsidR="00000000" w:rsidRPr="00000000">
              <w:rPr>
                <w:rtl w:val="0"/>
              </w:rPr>
              <w:t xml:space="preserve">Ratio van 1:3 voor meten en verzenden. 1 op de drie metingen wordt met LoRaWAN verstuurd. Meet interval is 0xFFFF/65535d minuten, wat hoger is dan het maximum interval van 1440 minuten.</w:t>
            </w:r>
          </w:p>
        </w:tc>
      </w:tr>
      <w:tr>
        <w:trPr>
          <w:trHeight w:val="260" w:hRule="atLeast"/>
        </w:trPr>
        <w:tc>
          <w:tcPr/>
          <w:p w:rsidR="00000000" w:rsidDel="00000000" w:rsidP="00000000" w:rsidRDefault="00000000" w:rsidRPr="00000000" w14:paraId="00000948">
            <w:pPr>
              <w:rPr>
                <w:b w:val="1"/>
              </w:rPr>
            </w:pPr>
            <w:r w:rsidDel="00000000" w:rsidR="00000000" w:rsidRPr="00000000">
              <w:rPr>
                <w:b w:val="1"/>
                <w:rtl w:val="0"/>
              </w:rPr>
              <w:t xml:space="preserve">Antwoord</w:t>
            </w:r>
          </w:p>
        </w:tc>
        <w:tc>
          <w:tcPr/>
          <w:p w:rsidR="00000000" w:rsidDel="00000000" w:rsidP="00000000" w:rsidRDefault="00000000" w:rsidRPr="00000000" w14:paraId="00000949">
            <w:pPr>
              <w:rPr/>
            </w:pPr>
            <w:r w:rsidDel="00000000" w:rsidR="00000000" w:rsidRPr="00000000">
              <w:rPr>
                <w:rtl w:val="0"/>
              </w:rPr>
              <w:t xml:space="preserve">0x009D00000007</w:t>
            </w:r>
          </w:p>
        </w:tc>
        <w:tc>
          <w:tcPr/>
          <w:p w:rsidR="00000000" w:rsidDel="00000000" w:rsidP="00000000" w:rsidRDefault="00000000" w:rsidRPr="00000000" w14:paraId="0000094A">
            <w:pPr>
              <w:rPr/>
            </w:pPr>
            <w:r w:rsidDel="00000000" w:rsidR="00000000" w:rsidRPr="00000000">
              <w:rPr>
                <w:rtl w:val="0"/>
              </w:rPr>
              <w:t xml:space="preserve">NRF_ERROR_INVALID_PARAM</w:t>
            </w:r>
          </w:p>
        </w:tc>
      </w:tr>
    </w:tbl>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t xml:space="preserve">Testen:</w:t>
      </w:r>
    </w:p>
    <w:tbl>
      <w:tblPr>
        <w:tblStyle w:val="Table111"/>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4D">
            <w:pPr>
              <w:rPr>
                <w:b w:val="1"/>
              </w:rPr>
            </w:pPr>
            <w:r w:rsidDel="00000000" w:rsidR="00000000" w:rsidRPr="00000000">
              <w:rPr>
                <w:rtl w:val="0"/>
              </w:rPr>
            </w:r>
          </w:p>
        </w:tc>
        <w:tc>
          <w:tcPr/>
          <w:p w:rsidR="00000000" w:rsidDel="00000000" w:rsidP="00000000" w:rsidRDefault="00000000" w:rsidRPr="00000000" w14:paraId="0000094E">
            <w:pPr>
              <w:rPr>
                <w:b w:val="1"/>
              </w:rPr>
            </w:pPr>
            <w:r w:rsidDel="00000000" w:rsidR="00000000" w:rsidRPr="00000000">
              <w:rPr>
                <w:b w:val="1"/>
                <w:rtl w:val="0"/>
              </w:rPr>
              <w:t xml:space="preserve">Hex bericht</w:t>
            </w:r>
          </w:p>
        </w:tc>
        <w:tc>
          <w:tcPr/>
          <w:p w:rsidR="00000000" w:rsidDel="00000000" w:rsidP="00000000" w:rsidRDefault="00000000" w:rsidRPr="00000000" w14:paraId="0000094F">
            <w:pPr>
              <w:rPr>
                <w:b w:val="1"/>
              </w:rPr>
            </w:pPr>
            <w:r w:rsidDel="00000000" w:rsidR="00000000" w:rsidRPr="00000000">
              <w:rPr>
                <w:b w:val="1"/>
                <w:rtl w:val="0"/>
              </w:rPr>
              <w:t xml:space="preserve">Inhoud</w:t>
            </w:r>
          </w:p>
        </w:tc>
      </w:tr>
      <w:tr>
        <w:tc>
          <w:tcPr/>
          <w:p w:rsidR="00000000" w:rsidDel="00000000" w:rsidP="00000000" w:rsidRDefault="00000000" w:rsidRPr="00000000" w14:paraId="00000950">
            <w:pPr>
              <w:rPr>
                <w:b w:val="1"/>
              </w:rPr>
            </w:pPr>
            <w:r w:rsidDel="00000000" w:rsidR="00000000" w:rsidRPr="00000000">
              <w:rPr>
                <w:b w:val="1"/>
                <w:rtl w:val="0"/>
              </w:rPr>
              <w:t xml:space="preserve">Opdracht</w:t>
            </w:r>
          </w:p>
        </w:tc>
        <w:tc>
          <w:tcPr/>
          <w:p w:rsidR="00000000" w:rsidDel="00000000" w:rsidP="00000000" w:rsidRDefault="00000000" w:rsidRPr="00000000" w14:paraId="00000951">
            <w:pPr>
              <w:rPr/>
            </w:pPr>
            <w:r w:rsidDel="00000000" w:rsidR="00000000" w:rsidRPr="00000000">
              <w:rPr>
                <w:rtl w:val="0"/>
              </w:rPr>
              <w:t xml:space="preserve">0x9D000001</w:t>
            </w:r>
          </w:p>
        </w:tc>
        <w:tc>
          <w:tcPr/>
          <w:p w:rsidR="00000000" w:rsidDel="00000000" w:rsidP="00000000" w:rsidRDefault="00000000" w:rsidRPr="00000000" w14:paraId="00000952">
            <w:pPr>
              <w:rPr/>
            </w:pPr>
            <w:r w:rsidDel="00000000" w:rsidR="00000000" w:rsidRPr="00000000">
              <w:rPr>
                <w:rtl w:val="0"/>
              </w:rPr>
              <w:t xml:space="preserve">Ratio van 1:0 voor meten en verzenden. Alle metingen worden met LoRaWAN verstuurd. Meet interval is 0x0001/65535d minuten, wat hoger is dan het maximum interval van 1440 minuten.</w:t>
            </w:r>
          </w:p>
        </w:tc>
      </w:tr>
      <w:tr>
        <w:trPr>
          <w:trHeight w:val="260" w:hRule="atLeast"/>
        </w:trPr>
        <w:tc>
          <w:tcPr/>
          <w:p w:rsidR="00000000" w:rsidDel="00000000" w:rsidP="00000000" w:rsidRDefault="00000000" w:rsidRPr="00000000" w14:paraId="00000953">
            <w:pPr>
              <w:rPr>
                <w:b w:val="1"/>
              </w:rPr>
            </w:pPr>
            <w:r w:rsidDel="00000000" w:rsidR="00000000" w:rsidRPr="00000000">
              <w:rPr>
                <w:b w:val="1"/>
                <w:rtl w:val="0"/>
              </w:rPr>
              <w:t xml:space="preserve">Antwoord</w:t>
            </w:r>
          </w:p>
        </w:tc>
        <w:tc>
          <w:tcPr/>
          <w:p w:rsidR="00000000" w:rsidDel="00000000" w:rsidP="00000000" w:rsidRDefault="00000000" w:rsidRPr="00000000" w14:paraId="00000954">
            <w:pPr>
              <w:rPr/>
            </w:pPr>
            <w:r w:rsidDel="00000000" w:rsidR="00000000" w:rsidRPr="00000000">
              <w:rPr>
                <w:rtl w:val="0"/>
              </w:rPr>
              <w:t xml:space="preserve">0x009D00000000</w:t>
            </w:r>
          </w:p>
        </w:tc>
        <w:tc>
          <w:tcPr/>
          <w:p w:rsidR="00000000" w:rsidDel="00000000" w:rsidP="00000000" w:rsidRDefault="00000000" w:rsidRPr="00000000" w14:paraId="00000955">
            <w:pPr>
              <w:rPr/>
            </w:pPr>
            <w:r w:rsidDel="00000000" w:rsidR="00000000" w:rsidRPr="00000000">
              <w:rPr>
                <w:rtl w:val="0"/>
              </w:rPr>
              <w:t xml:space="preserve">NRF_SUCCES voor WRITE_APPLICATION_CONFIG</w:t>
            </w:r>
          </w:p>
        </w:tc>
      </w:tr>
    </w:tbl>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pStyle w:val="Heading3"/>
        <w:numPr>
          <w:ilvl w:val="2"/>
          <w:numId w:val="2"/>
        </w:numPr>
        <w:ind w:left="862" w:hanging="720"/>
        <w:rPr/>
      </w:pPr>
      <w:bookmarkStart w:colFirst="0" w:colLast="0" w:name="_heading=h.28h4qwu" w:id="53"/>
      <w:bookmarkEnd w:id="53"/>
      <w:r w:rsidDel="00000000" w:rsidR="00000000" w:rsidRPr="00000000">
        <w:rPr>
          <w:rtl w:val="0"/>
        </w:rPr>
        <w:t xml:space="preserve">30d/0x1E - READ_PINCODE</w:t>
      </w:r>
    </w:p>
    <w:p w:rsidR="00000000" w:rsidDel="00000000" w:rsidP="00000000" w:rsidRDefault="00000000" w:rsidRPr="00000000" w14:paraId="00000958">
      <w:pPr>
        <w:rPr/>
      </w:pPr>
      <w:r w:rsidDel="00000000" w:rsidR="00000000" w:rsidRPr="00000000">
        <w:rPr>
          <w:rtl w:val="0"/>
        </w:rPr>
        <w:t xml:space="preserve">Lees de BLE pin code, 6 getallen: ‘0’ – ‘9’</w:t>
      </w:r>
    </w:p>
    <w:p w:rsidR="00000000" w:rsidDel="00000000" w:rsidP="00000000" w:rsidRDefault="00000000" w:rsidRPr="00000000" w14:paraId="00000959">
      <w:pPr>
        <w:rPr/>
      </w:pPr>
      <w:r w:rsidDel="00000000" w:rsidR="00000000" w:rsidRPr="00000000">
        <w:rPr>
          <w:rtl w:val="0"/>
        </w:rPr>
        <w:t xml:space="preserve">Met deze opdracht wordt de BLE pin code uitgelezen. Het antwoord is opgebouwd volgens het WRITE_PINCODE opdracht, maar dan met de READ_PINCODE command. De BLE standaard specificeert een pin code van 6 getallen. De lengte moet dus altijd 6 zijn.</w:t>
      </w:r>
    </w:p>
    <w:p w:rsidR="00000000" w:rsidDel="00000000" w:rsidP="00000000" w:rsidRDefault="00000000" w:rsidRPr="00000000" w14:paraId="0000095A">
      <w:pPr>
        <w:rPr/>
      </w:pPr>
      <w:r w:rsidDel="00000000" w:rsidR="00000000" w:rsidRPr="00000000">
        <w:rPr>
          <w:rtl w:val="0"/>
        </w:rPr>
      </w:r>
    </w:p>
    <w:tbl>
      <w:tblPr>
        <w:tblStyle w:val="Table11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1061"/>
        <w:gridCol w:w="1132"/>
        <w:gridCol w:w="5664"/>
        <w:tblGridChange w:id="0">
          <w:tblGrid>
            <w:gridCol w:w="1771"/>
            <w:gridCol w:w="1061"/>
            <w:gridCol w:w="1132"/>
            <w:gridCol w:w="5664"/>
          </w:tblGrid>
        </w:tblGridChange>
      </w:tblGrid>
      <w:tr>
        <w:tc>
          <w:tcPr/>
          <w:p w:rsidR="00000000" w:rsidDel="00000000" w:rsidP="00000000" w:rsidRDefault="00000000" w:rsidRPr="00000000" w14:paraId="0000095B">
            <w:pPr>
              <w:rPr>
                <w:b w:val="1"/>
              </w:rPr>
            </w:pPr>
            <w:r w:rsidDel="00000000" w:rsidR="00000000" w:rsidRPr="00000000">
              <w:rPr>
                <w:b w:val="1"/>
                <w:rtl w:val="0"/>
              </w:rPr>
              <w:t xml:space="preserve">Veld</w:t>
            </w:r>
          </w:p>
        </w:tc>
        <w:tc>
          <w:tcPr/>
          <w:p w:rsidR="00000000" w:rsidDel="00000000" w:rsidP="00000000" w:rsidRDefault="00000000" w:rsidRPr="00000000" w14:paraId="0000095C">
            <w:pPr>
              <w:rPr>
                <w:b w:val="1"/>
              </w:rPr>
            </w:pPr>
            <w:r w:rsidDel="00000000" w:rsidR="00000000" w:rsidRPr="00000000">
              <w:rPr>
                <w:b w:val="1"/>
                <w:rtl w:val="0"/>
              </w:rPr>
              <w:t xml:space="preserve">Grote</w:t>
            </w:r>
          </w:p>
        </w:tc>
        <w:tc>
          <w:tcPr/>
          <w:p w:rsidR="00000000" w:rsidDel="00000000" w:rsidP="00000000" w:rsidRDefault="00000000" w:rsidRPr="00000000" w14:paraId="0000095D">
            <w:pPr>
              <w:rPr>
                <w:b w:val="1"/>
              </w:rPr>
            </w:pPr>
            <w:r w:rsidDel="00000000" w:rsidR="00000000" w:rsidRPr="00000000">
              <w:rPr>
                <w:b w:val="1"/>
                <w:rtl w:val="0"/>
              </w:rPr>
              <w:t xml:space="preserve">Waarde</w:t>
            </w:r>
          </w:p>
        </w:tc>
        <w:tc>
          <w:tcPr/>
          <w:p w:rsidR="00000000" w:rsidDel="00000000" w:rsidP="00000000" w:rsidRDefault="00000000" w:rsidRPr="00000000" w14:paraId="0000095E">
            <w:pPr>
              <w:rPr>
                <w:b w:val="1"/>
              </w:rPr>
            </w:pPr>
            <w:r w:rsidDel="00000000" w:rsidR="00000000" w:rsidRPr="00000000">
              <w:rPr>
                <w:b w:val="1"/>
                <w:rtl w:val="0"/>
              </w:rPr>
              <w:t xml:space="preserve">Omschrijving</w:t>
            </w:r>
          </w:p>
        </w:tc>
      </w:tr>
      <w:tr>
        <w:tc>
          <w:tcPr/>
          <w:p w:rsidR="00000000" w:rsidDel="00000000" w:rsidP="00000000" w:rsidRDefault="00000000" w:rsidRPr="00000000" w14:paraId="0000095F">
            <w:pPr>
              <w:rPr/>
            </w:pPr>
            <w:r w:rsidDel="00000000" w:rsidR="00000000" w:rsidRPr="00000000">
              <w:rPr>
                <w:rtl w:val="0"/>
              </w:rPr>
              <w:t xml:space="preserve">WRITE_PINCODE</w:t>
            </w:r>
          </w:p>
        </w:tc>
        <w:tc>
          <w:tcPr/>
          <w:p w:rsidR="00000000" w:rsidDel="00000000" w:rsidP="00000000" w:rsidRDefault="00000000" w:rsidRPr="00000000" w14:paraId="00000960">
            <w:pPr>
              <w:rPr/>
            </w:pPr>
            <w:r w:rsidDel="00000000" w:rsidR="00000000" w:rsidRPr="00000000">
              <w:rPr>
                <w:rtl w:val="0"/>
              </w:rPr>
              <w:t xml:space="preserve">Uint8_t</w:t>
            </w:r>
          </w:p>
        </w:tc>
        <w:tc>
          <w:tcPr/>
          <w:p w:rsidR="00000000" w:rsidDel="00000000" w:rsidP="00000000" w:rsidRDefault="00000000" w:rsidRPr="00000000" w14:paraId="00000961">
            <w:pPr>
              <w:rPr/>
            </w:pPr>
            <w:r w:rsidDel="00000000" w:rsidR="00000000" w:rsidRPr="00000000">
              <w:rPr>
                <w:rtl w:val="0"/>
              </w:rPr>
              <w:t xml:space="preserve">0x1E</w:t>
            </w:r>
          </w:p>
        </w:tc>
        <w:tc>
          <w:tcPr/>
          <w:p w:rsidR="00000000" w:rsidDel="00000000" w:rsidP="00000000" w:rsidRDefault="00000000" w:rsidRPr="00000000" w14:paraId="00000962">
            <w:pPr>
              <w:rPr/>
            </w:pPr>
            <w:r w:rsidDel="00000000" w:rsidR="00000000" w:rsidRPr="00000000">
              <w:rPr>
                <w:rtl w:val="0"/>
              </w:rPr>
              <w:t xml:space="preserve">WRITE_PINCODE opdracht ID</w:t>
            </w:r>
          </w:p>
        </w:tc>
      </w:tr>
    </w:tbl>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r>
    </w:p>
    <w:p w:rsidR="00000000" w:rsidDel="00000000" w:rsidP="00000000" w:rsidRDefault="00000000" w:rsidRPr="00000000" w14:paraId="00000965">
      <w:pPr>
        <w:rPr/>
      </w:pPr>
      <w:r w:rsidDel="00000000" w:rsidR="00000000" w:rsidRPr="00000000">
        <w:rPr>
          <w:rtl w:val="0"/>
        </w:rPr>
        <w:t xml:space="preserve">Voorbeeld:</w:t>
      </w:r>
    </w:p>
    <w:tbl>
      <w:tblPr>
        <w:tblStyle w:val="Table113"/>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66">
            <w:pPr>
              <w:rPr>
                <w:b w:val="1"/>
              </w:rPr>
            </w:pPr>
            <w:r w:rsidDel="00000000" w:rsidR="00000000" w:rsidRPr="00000000">
              <w:rPr>
                <w:rtl w:val="0"/>
              </w:rPr>
            </w:r>
          </w:p>
        </w:tc>
        <w:tc>
          <w:tcPr/>
          <w:p w:rsidR="00000000" w:rsidDel="00000000" w:rsidP="00000000" w:rsidRDefault="00000000" w:rsidRPr="00000000" w14:paraId="00000967">
            <w:pPr>
              <w:rPr>
                <w:b w:val="1"/>
              </w:rPr>
            </w:pPr>
            <w:r w:rsidDel="00000000" w:rsidR="00000000" w:rsidRPr="00000000">
              <w:rPr>
                <w:b w:val="1"/>
                <w:rtl w:val="0"/>
              </w:rPr>
              <w:t xml:space="preserve">Hex bericht</w:t>
            </w:r>
          </w:p>
        </w:tc>
        <w:tc>
          <w:tcPr/>
          <w:p w:rsidR="00000000" w:rsidDel="00000000" w:rsidP="00000000" w:rsidRDefault="00000000" w:rsidRPr="00000000" w14:paraId="00000968">
            <w:pPr>
              <w:rPr>
                <w:b w:val="1"/>
              </w:rPr>
            </w:pPr>
            <w:r w:rsidDel="00000000" w:rsidR="00000000" w:rsidRPr="00000000">
              <w:rPr>
                <w:b w:val="1"/>
                <w:rtl w:val="0"/>
              </w:rPr>
              <w:t xml:space="preserve">Inhoud</w:t>
            </w:r>
          </w:p>
        </w:tc>
      </w:tr>
      <w:tr>
        <w:tc>
          <w:tcPr/>
          <w:p w:rsidR="00000000" w:rsidDel="00000000" w:rsidP="00000000" w:rsidRDefault="00000000" w:rsidRPr="00000000" w14:paraId="00000969">
            <w:pPr>
              <w:rPr>
                <w:b w:val="1"/>
              </w:rPr>
            </w:pPr>
            <w:r w:rsidDel="00000000" w:rsidR="00000000" w:rsidRPr="00000000">
              <w:rPr>
                <w:b w:val="1"/>
                <w:rtl w:val="0"/>
              </w:rPr>
              <w:t xml:space="preserve">Opdracht</w:t>
            </w:r>
          </w:p>
        </w:tc>
        <w:tc>
          <w:tcPr/>
          <w:p w:rsidR="00000000" w:rsidDel="00000000" w:rsidP="00000000" w:rsidRDefault="00000000" w:rsidRPr="00000000" w14:paraId="0000096A">
            <w:pPr>
              <w:rPr/>
            </w:pPr>
            <w:r w:rsidDel="00000000" w:rsidR="00000000" w:rsidRPr="00000000">
              <w:rPr>
                <w:rtl w:val="0"/>
              </w:rPr>
              <w:t xml:space="preserve">0x1E</w:t>
            </w:r>
          </w:p>
        </w:tc>
        <w:tc>
          <w:tcPr/>
          <w:p w:rsidR="00000000" w:rsidDel="00000000" w:rsidP="00000000" w:rsidRDefault="00000000" w:rsidRPr="00000000" w14:paraId="0000096B">
            <w:pPr>
              <w:rPr/>
            </w:pPr>
            <w:r w:rsidDel="00000000" w:rsidR="00000000" w:rsidRPr="00000000">
              <w:rPr>
                <w:rtl w:val="0"/>
              </w:rPr>
              <w:t xml:space="preserve">READ_PINCODE opdracht</w:t>
            </w:r>
          </w:p>
        </w:tc>
      </w:tr>
      <w:tr>
        <w:trPr>
          <w:trHeight w:val="260" w:hRule="atLeast"/>
        </w:trPr>
        <w:tc>
          <w:tcPr/>
          <w:p w:rsidR="00000000" w:rsidDel="00000000" w:rsidP="00000000" w:rsidRDefault="00000000" w:rsidRPr="00000000" w14:paraId="0000096C">
            <w:pPr>
              <w:rPr>
                <w:b w:val="1"/>
              </w:rPr>
            </w:pPr>
            <w:r w:rsidDel="00000000" w:rsidR="00000000" w:rsidRPr="00000000">
              <w:rPr>
                <w:b w:val="1"/>
                <w:rtl w:val="0"/>
              </w:rPr>
              <w:t xml:space="preserve">Antwoord</w:t>
            </w:r>
          </w:p>
        </w:tc>
        <w:tc>
          <w:tcPr/>
          <w:p w:rsidR="00000000" w:rsidDel="00000000" w:rsidP="00000000" w:rsidRDefault="00000000" w:rsidRPr="00000000" w14:paraId="0000096D">
            <w:pPr>
              <w:rPr/>
            </w:pPr>
            <w:r w:rsidDel="00000000" w:rsidR="00000000" w:rsidRPr="00000000">
              <w:rPr>
                <w:rtl w:val="0"/>
              </w:rPr>
              <w:t xml:space="preserve">0x1E06303132333435</w:t>
            </w:r>
          </w:p>
        </w:tc>
        <w:tc>
          <w:tcPr/>
          <w:p w:rsidR="00000000" w:rsidDel="00000000" w:rsidP="00000000" w:rsidRDefault="00000000" w:rsidRPr="00000000" w14:paraId="0000096E">
            <w:pPr>
              <w:rPr/>
            </w:pPr>
            <w:r w:rsidDel="00000000" w:rsidR="00000000" w:rsidRPr="00000000">
              <w:rPr>
                <w:rtl w:val="0"/>
              </w:rPr>
              <w:t xml:space="preserve">READ_PINCODE antwoord, pincode 8 bytes: “012345”</w:t>
            </w:r>
          </w:p>
        </w:tc>
      </w:tr>
    </w:tbl>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pStyle w:val="Heading3"/>
        <w:numPr>
          <w:ilvl w:val="2"/>
          <w:numId w:val="2"/>
        </w:numPr>
        <w:ind w:left="862" w:hanging="720"/>
        <w:rPr/>
      </w:pPr>
      <w:bookmarkStart w:colFirst="0" w:colLast="0" w:name="_heading=h.nmf14n" w:id="54"/>
      <w:bookmarkEnd w:id="54"/>
      <w:r w:rsidDel="00000000" w:rsidR="00000000" w:rsidRPr="00000000">
        <w:rPr>
          <w:rtl w:val="0"/>
        </w:rPr>
        <w:t xml:space="preserve">158d/0x9E - WRITE_PINCODE</w:t>
      </w:r>
    </w:p>
    <w:p w:rsidR="00000000" w:rsidDel="00000000" w:rsidP="00000000" w:rsidRDefault="00000000" w:rsidRPr="00000000" w14:paraId="00000971">
      <w:pPr>
        <w:rPr/>
      </w:pPr>
      <w:r w:rsidDel="00000000" w:rsidR="00000000" w:rsidRPr="00000000">
        <w:rPr>
          <w:rtl w:val="0"/>
        </w:rPr>
        <w:t xml:space="preserve">Met deze opdracht wordt de BLE pin code ingesteld. De pin code moet tussen 6 ASCII getallen bevatten tussen ‘0’(0x30h) en ‘9’(0x39h).</w:t>
      </w:r>
    </w:p>
    <w:p w:rsidR="00000000" w:rsidDel="00000000" w:rsidP="00000000" w:rsidRDefault="00000000" w:rsidRPr="00000000" w14:paraId="00000972">
      <w:pPr>
        <w:rPr/>
      </w:pPr>
      <w:r w:rsidDel="00000000" w:rsidR="00000000" w:rsidRPr="00000000">
        <w:rPr>
          <w:rtl w:val="0"/>
        </w:rPr>
      </w:r>
    </w:p>
    <w:tbl>
      <w:tblPr>
        <w:tblStyle w:val="Table11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1061"/>
        <w:gridCol w:w="1132"/>
        <w:gridCol w:w="5664"/>
        <w:tblGridChange w:id="0">
          <w:tblGrid>
            <w:gridCol w:w="1771"/>
            <w:gridCol w:w="1061"/>
            <w:gridCol w:w="1132"/>
            <w:gridCol w:w="5664"/>
          </w:tblGrid>
        </w:tblGridChange>
      </w:tblGrid>
      <w:tr>
        <w:tc>
          <w:tcPr/>
          <w:p w:rsidR="00000000" w:rsidDel="00000000" w:rsidP="00000000" w:rsidRDefault="00000000" w:rsidRPr="00000000" w14:paraId="00000973">
            <w:pPr>
              <w:rPr>
                <w:b w:val="1"/>
              </w:rPr>
            </w:pPr>
            <w:r w:rsidDel="00000000" w:rsidR="00000000" w:rsidRPr="00000000">
              <w:rPr>
                <w:b w:val="1"/>
                <w:rtl w:val="0"/>
              </w:rPr>
              <w:t xml:space="preserve">Veld</w:t>
            </w:r>
          </w:p>
        </w:tc>
        <w:tc>
          <w:tcPr/>
          <w:p w:rsidR="00000000" w:rsidDel="00000000" w:rsidP="00000000" w:rsidRDefault="00000000" w:rsidRPr="00000000" w14:paraId="00000974">
            <w:pPr>
              <w:rPr>
                <w:b w:val="1"/>
              </w:rPr>
            </w:pPr>
            <w:r w:rsidDel="00000000" w:rsidR="00000000" w:rsidRPr="00000000">
              <w:rPr>
                <w:b w:val="1"/>
                <w:rtl w:val="0"/>
              </w:rPr>
              <w:t xml:space="preserve">Grote</w:t>
            </w:r>
          </w:p>
        </w:tc>
        <w:tc>
          <w:tcPr/>
          <w:p w:rsidR="00000000" w:rsidDel="00000000" w:rsidP="00000000" w:rsidRDefault="00000000" w:rsidRPr="00000000" w14:paraId="00000975">
            <w:pPr>
              <w:rPr>
                <w:b w:val="1"/>
              </w:rPr>
            </w:pPr>
            <w:r w:rsidDel="00000000" w:rsidR="00000000" w:rsidRPr="00000000">
              <w:rPr>
                <w:b w:val="1"/>
                <w:rtl w:val="0"/>
              </w:rPr>
              <w:t xml:space="preserve">Waarde</w:t>
            </w:r>
          </w:p>
        </w:tc>
        <w:tc>
          <w:tcPr/>
          <w:p w:rsidR="00000000" w:rsidDel="00000000" w:rsidP="00000000" w:rsidRDefault="00000000" w:rsidRPr="00000000" w14:paraId="00000976">
            <w:pPr>
              <w:rPr>
                <w:b w:val="1"/>
              </w:rPr>
            </w:pPr>
            <w:r w:rsidDel="00000000" w:rsidR="00000000" w:rsidRPr="00000000">
              <w:rPr>
                <w:b w:val="1"/>
                <w:rtl w:val="0"/>
              </w:rPr>
              <w:t xml:space="preserve">Omschrijving</w:t>
            </w:r>
          </w:p>
        </w:tc>
      </w:tr>
      <w:tr>
        <w:tc>
          <w:tcPr/>
          <w:p w:rsidR="00000000" w:rsidDel="00000000" w:rsidP="00000000" w:rsidRDefault="00000000" w:rsidRPr="00000000" w14:paraId="00000977">
            <w:pPr>
              <w:rPr/>
            </w:pPr>
            <w:r w:rsidDel="00000000" w:rsidR="00000000" w:rsidRPr="00000000">
              <w:rPr>
                <w:rtl w:val="0"/>
              </w:rPr>
              <w:t xml:space="preserve">WRITE_PINCODE</w:t>
            </w:r>
          </w:p>
        </w:tc>
        <w:tc>
          <w:tcPr/>
          <w:p w:rsidR="00000000" w:rsidDel="00000000" w:rsidP="00000000" w:rsidRDefault="00000000" w:rsidRPr="00000000" w14:paraId="00000978">
            <w:pPr>
              <w:rPr/>
            </w:pPr>
            <w:r w:rsidDel="00000000" w:rsidR="00000000" w:rsidRPr="00000000">
              <w:rPr>
                <w:rtl w:val="0"/>
              </w:rPr>
              <w:t xml:space="preserve">Uint8_t</w:t>
            </w:r>
          </w:p>
        </w:tc>
        <w:tc>
          <w:tcPr/>
          <w:p w:rsidR="00000000" w:rsidDel="00000000" w:rsidP="00000000" w:rsidRDefault="00000000" w:rsidRPr="00000000" w14:paraId="00000979">
            <w:pPr>
              <w:rPr/>
            </w:pPr>
            <w:r w:rsidDel="00000000" w:rsidR="00000000" w:rsidRPr="00000000">
              <w:rPr>
                <w:rtl w:val="0"/>
              </w:rPr>
              <w:t xml:space="preserve">0x9E</w:t>
            </w:r>
          </w:p>
        </w:tc>
        <w:tc>
          <w:tcPr/>
          <w:p w:rsidR="00000000" w:rsidDel="00000000" w:rsidP="00000000" w:rsidRDefault="00000000" w:rsidRPr="00000000" w14:paraId="0000097A">
            <w:pPr>
              <w:rPr/>
            </w:pPr>
            <w:r w:rsidDel="00000000" w:rsidR="00000000" w:rsidRPr="00000000">
              <w:rPr>
                <w:rtl w:val="0"/>
              </w:rPr>
              <w:t xml:space="preserve">WRITE_PINCODE opdracht ID</w:t>
            </w:r>
          </w:p>
        </w:tc>
      </w:tr>
      <w:tr>
        <w:tc>
          <w:tcPr/>
          <w:p w:rsidR="00000000" w:rsidDel="00000000" w:rsidP="00000000" w:rsidRDefault="00000000" w:rsidRPr="00000000" w14:paraId="0000097B">
            <w:pPr>
              <w:rPr/>
            </w:pPr>
            <w:r w:rsidDel="00000000" w:rsidR="00000000" w:rsidRPr="00000000">
              <w:rPr>
                <w:rtl w:val="0"/>
              </w:rPr>
              <w:t xml:space="preserve">lengte</w:t>
            </w:r>
          </w:p>
        </w:tc>
        <w:tc>
          <w:tcPr/>
          <w:p w:rsidR="00000000" w:rsidDel="00000000" w:rsidP="00000000" w:rsidRDefault="00000000" w:rsidRPr="00000000" w14:paraId="0000097C">
            <w:pPr>
              <w:rPr/>
            </w:pPr>
            <w:r w:rsidDel="00000000" w:rsidR="00000000" w:rsidRPr="00000000">
              <w:rPr>
                <w:rtl w:val="0"/>
              </w:rPr>
              <w:t xml:space="preserve">Uint8_t</w:t>
            </w:r>
          </w:p>
        </w:tc>
        <w:tc>
          <w:tcPr/>
          <w:p w:rsidR="00000000" w:rsidDel="00000000" w:rsidP="00000000" w:rsidRDefault="00000000" w:rsidRPr="00000000" w14:paraId="0000097D">
            <w:pPr>
              <w:rPr/>
            </w:pPr>
            <w:r w:rsidDel="00000000" w:rsidR="00000000" w:rsidRPr="00000000">
              <w:rPr>
                <w:rtl w:val="0"/>
              </w:rPr>
              <w:t xml:space="preserve">6</w:t>
            </w:r>
          </w:p>
        </w:tc>
        <w:tc>
          <w:tcPr/>
          <w:p w:rsidR="00000000" w:rsidDel="00000000" w:rsidP="00000000" w:rsidRDefault="00000000" w:rsidRPr="00000000" w14:paraId="0000097E">
            <w:pPr>
              <w:rPr/>
            </w:pPr>
            <w:r w:rsidDel="00000000" w:rsidR="00000000" w:rsidRPr="00000000">
              <w:rPr>
                <w:rtl w:val="0"/>
              </w:rPr>
              <w:t xml:space="preserve">Aantal bytes van de pincode moet 6 zijn, anders errorcode: NRF_ERROR_INVALID_LENGHT</w:t>
            </w:r>
          </w:p>
        </w:tc>
      </w:tr>
      <w:tr>
        <w:tc>
          <w:tcPr/>
          <w:p w:rsidR="00000000" w:rsidDel="00000000" w:rsidP="00000000" w:rsidRDefault="00000000" w:rsidRPr="00000000" w14:paraId="0000097F">
            <w:pPr>
              <w:rPr/>
            </w:pPr>
            <w:r w:rsidDel="00000000" w:rsidR="00000000" w:rsidRPr="00000000">
              <w:rPr>
                <w:rtl w:val="0"/>
              </w:rPr>
              <w:t xml:space="preserve">pincode</w:t>
            </w:r>
          </w:p>
        </w:tc>
        <w:tc>
          <w:tcPr/>
          <w:p w:rsidR="00000000" w:rsidDel="00000000" w:rsidP="00000000" w:rsidRDefault="00000000" w:rsidRPr="00000000" w14:paraId="00000980">
            <w:pPr>
              <w:rPr/>
            </w:pPr>
            <w:r w:rsidDel="00000000" w:rsidR="00000000" w:rsidRPr="00000000">
              <w:rPr>
                <w:rtl w:val="0"/>
              </w:rPr>
              <w:t xml:space="preserve">6 x Uint8_t</w:t>
            </w:r>
          </w:p>
        </w:tc>
        <w:tc>
          <w:tcPr/>
          <w:p w:rsidR="00000000" w:rsidDel="00000000" w:rsidP="00000000" w:rsidRDefault="00000000" w:rsidRPr="00000000" w14:paraId="00000981">
            <w:pPr>
              <w:rPr/>
            </w:pPr>
            <w:r w:rsidDel="00000000" w:rsidR="00000000" w:rsidRPr="00000000">
              <w:rPr>
                <w:rtl w:val="0"/>
              </w:rPr>
              <w:t xml:space="preserve">‘0’ -  ‘9’</w:t>
            </w:r>
          </w:p>
        </w:tc>
        <w:tc>
          <w:tcPr/>
          <w:p w:rsidR="00000000" w:rsidDel="00000000" w:rsidP="00000000" w:rsidRDefault="00000000" w:rsidRPr="00000000" w14:paraId="00000982">
            <w:pPr>
              <w:rPr/>
            </w:pPr>
            <w:r w:rsidDel="00000000" w:rsidR="00000000" w:rsidRPr="00000000">
              <w:rPr>
                <w:rtl w:val="0"/>
              </w:rPr>
              <w:t xml:space="preserve">Byte waardes moeten tussen de 0x30 en 0x39 zijn, anders errorcode: NRF_ERROR_INVALID_DATA</w:t>
            </w:r>
          </w:p>
        </w:tc>
      </w:tr>
    </w:tbl>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pPr>
      <w:r w:rsidDel="00000000" w:rsidR="00000000" w:rsidRPr="00000000">
        <w:rPr>
          <w:rtl w:val="0"/>
        </w:rPr>
        <w:t xml:space="preserve">Als het schrijven succesvol is, wordt dit door middel van een response met NRF_SUCCESS weergegeven.</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t xml:space="preserve">Voorbeeld:</w:t>
      </w:r>
    </w:p>
    <w:tbl>
      <w:tblPr>
        <w:tblStyle w:val="Table115"/>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87">
            <w:pPr>
              <w:rPr>
                <w:b w:val="1"/>
              </w:rPr>
            </w:pPr>
            <w:r w:rsidDel="00000000" w:rsidR="00000000" w:rsidRPr="00000000">
              <w:rPr>
                <w:rtl w:val="0"/>
              </w:rPr>
            </w:r>
          </w:p>
        </w:tc>
        <w:tc>
          <w:tcPr/>
          <w:p w:rsidR="00000000" w:rsidDel="00000000" w:rsidP="00000000" w:rsidRDefault="00000000" w:rsidRPr="00000000" w14:paraId="00000988">
            <w:pPr>
              <w:rPr>
                <w:b w:val="1"/>
              </w:rPr>
            </w:pPr>
            <w:r w:rsidDel="00000000" w:rsidR="00000000" w:rsidRPr="00000000">
              <w:rPr>
                <w:b w:val="1"/>
                <w:rtl w:val="0"/>
              </w:rPr>
              <w:t xml:space="preserve">Hex bericht</w:t>
            </w:r>
          </w:p>
        </w:tc>
        <w:tc>
          <w:tcPr/>
          <w:p w:rsidR="00000000" w:rsidDel="00000000" w:rsidP="00000000" w:rsidRDefault="00000000" w:rsidRPr="00000000" w14:paraId="00000989">
            <w:pPr>
              <w:rPr>
                <w:b w:val="1"/>
              </w:rPr>
            </w:pPr>
            <w:r w:rsidDel="00000000" w:rsidR="00000000" w:rsidRPr="00000000">
              <w:rPr>
                <w:b w:val="1"/>
                <w:rtl w:val="0"/>
              </w:rPr>
              <w:t xml:space="preserve">Inhoud</w:t>
            </w:r>
          </w:p>
        </w:tc>
      </w:tr>
      <w:tr>
        <w:tc>
          <w:tcPr/>
          <w:p w:rsidR="00000000" w:rsidDel="00000000" w:rsidP="00000000" w:rsidRDefault="00000000" w:rsidRPr="00000000" w14:paraId="0000098A">
            <w:pPr>
              <w:rPr>
                <w:b w:val="1"/>
              </w:rPr>
            </w:pPr>
            <w:r w:rsidDel="00000000" w:rsidR="00000000" w:rsidRPr="00000000">
              <w:rPr>
                <w:b w:val="1"/>
                <w:rtl w:val="0"/>
              </w:rPr>
              <w:t xml:space="preserve">Opdracht</w:t>
            </w:r>
          </w:p>
        </w:tc>
        <w:tc>
          <w:tcPr/>
          <w:p w:rsidR="00000000" w:rsidDel="00000000" w:rsidP="00000000" w:rsidRDefault="00000000" w:rsidRPr="00000000" w14:paraId="0000098B">
            <w:pPr>
              <w:rPr/>
            </w:pPr>
            <w:r w:rsidDel="00000000" w:rsidR="00000000" w:rsidRPr="00000000">
              <w:rPr>
                <w:rtl w:val="0"/>
              </w:rPr>
              <w:t xml:space="preserve">0x9E06303930393035</w:t>
            </w:r>
          </w:p>
        </w:tc>
        <w:tc>
          <w:tcPr/>
          <w:p w:rsidR="00000000" w:rsidDel="00000000" w:rsidP="00000000" w:rsidRDefault="00000000" w:rsidRPr="00000000" w14:paraId="0000098C">
            <w:pPr>
              <w:rPr/>
            </w:pPr>
            <w:r w:rsidDel="00000000" w:rsidR="00000000" w:rsidRPr="00000000">
              <w:rPr>
                <w:rtl w:val="0"/>
              </w:rPr>
              <w:t xml:space="preserve">WRITE_PINCODE opdracht: “090905”</w:t>
            </w:r>
          </w:p>
        </w:tc>
      </w:tr>
      <w:tr>
        <w:trPr>
          <w:trHeight w:val="260" w:hRule="atLeast"/>
        </w:trPr>
        <w:tc>
          <w:tcPr/>
          <w:p w:rsidR="00000000" w:rsidDel="00000000" w:rsidP="00000000" w:rsidRDefault="00000000" w:rsidRPr="00000000" w14:paraId="0000098D">
            <w:pPr>
              <w:rPr>
                <w:b w:val="1"/>
              </w:rPr>
            </w:pPr>
            <w:r w:rsidDel="00000000" w:rsidR="00000000" w:rsidRPr="00000000">
              <w:rPr>
                <w:b w:val="1"/>
                <w:rtl w:val="0"/>
              </w:rPr>
              <w:t xml:space="preserve">Antwoord</w:t>
            </w:r>
          </w:p>
        </w:tc>
        <w:tc>
          <w:tcPr/>
          <w:p w:rsidR="00000000" w:rsidDel="00000000" w:rsidP="00000000" w:rsidRDefault="00000000" w:rsidRPr="00000000" w14:paraId="0000098E">
            <w:pPr>
              <w:rPr/>
            </w:pPr>
            <w:r w:rsidDel="00000000" w:rsidR="00000000" w:rsidRPr="00000000">
              <w:rPr>
                <w:rtl w:val="0"/>
              </w:rPr>
              <w:t xml:space="preserve">0x009E00000000</w:t>
            </w:r>
          </w:p>
        </w:tc>
        <w:tc>
          <w:tcPr/>
          <w:p w:rsidR="00000000" w:rsidDel="00000000" w:rsidP="00000000" w:rsidRDefault="00000000" w:rsidRPr="00000000" w14:paraId="0000098F">
            <w:pPr>
              <w:rPr/>
            </w:pPr>
            <w:r w:rsidDel="00000000" w:rsidR="00000000" w:rsidRPr="00000000">
              <w:rPr>
                <w:rtl w:val="0"/>
              </w:rPr>
              <w:t xml:space="preserve">WRITE_PINCODE succesvol.</w:t>
            </w:r>
          </w:p>
        </w:tc>
      </w:tr>
    </w:tbl>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0"/>
        </w:rPr>
        <w:t xml:space="preserve">Voorbeeld van foutbericht:</w:t>
      </w:r>
    </w:p>
    <w:tbl>
      <w:tblPr>
        <w:tblStyle w:val="Table11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92">
            <w:pPr>
              <w:rPr>
                <w:b w:val="1"/>
              </w:rPr>
            </w:pPr>
            <w:r w:rsidDel="00000000" w:rsidR="00000000" w:rsidRPr="00000000">
              <w:rPr>
                <w:rtl w:val="0"/>
              </w:rPr>
            </w:r>
          </w:p>
        </w:tc>
        <w:tc>
          <w:tcPr/>
          <w:p w:rsidR="00000000" w:rsidDel="00000000" w:rsidP="00000000" w:rsidRDefault="00000000" w:rsidRPr="00000000" w14:paraId="00000993">
            <w:pPr>
              <w:rPr>
                <w:b w:val="1"/>
              </w:rPr>
            </w:pPr>
            <w:r w:rsidDel="00000000" w:rsidR="00000000" w:rsidRPr="00000000">
              <w:rPr>
                <w:b w:val="1"/>
                <w:rtl w:val="0"/>
              </w:rPr>
              <w:t xml:space="preserve">Hex bericht</w:t>
            </w:r>
          </w:p>
        </w:tc>
        <w:tc>
          <w:tcPr/>
          <w:p w:rsidR="00000000" w:rsidDel="00000000" w:rsidP="00000000" w:rsidRDefault="00000000" w:rsidRPr="00000000" w14:paraId="00000994">
            <w:pPr>
              <w:rPr>
                <w:b w:val="1"/>
              </w:rPr>
            </w:pPr>
            <w:r w:rsidDel="00000000" w:rsidR="00000000" w:rsidRPr="00000000">
              <w:rPr>
                <w:b w:val="1"/>
                <w:rtl w:val="0"/>
              </w:rPr>
              <w:t xml:space="preserve">Inhoud</w:t>
            </w:r>
          </w:p>
        </w:tc>
      </w:tr>
      <w:tr>
        <w:tc>
          <w:tcPr/>
          <w:p w:rsidR="00000000" w:rsidDel="00000000" w:rsidP="00000000" w:rsidRDefault="00000000" w:rsidRPr="00000000" w14:paraId="00000995">
            <w:pPr>
              <w:rPr>
                <w:b w:val="1"/>
              </w:rPr>
            </w:pPr>
            <w:r w:rsidDel="00000000" w:rsidR="00000000" w:rsidRPr="00000000">
              <w:rPr>
                <w:b w:val="1"/>
                <w:rtl w:val="0"/>
              </w:rPr>
              <w:t xml:space="preserve">Opdracht</w:t>
            </w:r>
          </w:p>
        </w:tc>
        <w:tc>
          <w:tcPr/>
          <w:p w:rsidR="00000000" w:rsidDel="00000000" w:rsidP="00000000" w:rsidRDefault="00000000" w:rsidRPr="00000000" w14:paraId="00000996">
            <w:pPr>
              <w:rPr/>
            </w:pPr>
            <w:r w:rsidDel="00000000" w:rsidR="00000000" w:rsidRPr="00000000">
              <w:rPr>
                <w:rtl w:val="0"/>
              </w:rPr>
              <w:t xml:space="preserve">0x9E06003930393035</w:t>
            </w:r>
          </w:p>
        </w:tc>
        <w:tc>
          <w:tcPr/>
          <w:p w:rsidR="00000000" w:rsidDel="00000000" w:rsidP="00000000" w:rsidRDefault="00000000" w:rsidRPr="00000000" w14:paraId="00000997">
            <w:pPr>
              <w:rPr/>
            </w:pPr>
            <w:r w:rsidDel="00000000" w:rsidR="00000000" w:rsidRPr="00000000">
              <w:rPr>
                <w:rtl w:val="0"/>
              </w:rPr>
              <w:t xml:space="preserve">WRITE_PINCODE opdracht: “/090905”</w:t>
            </w:r>
          </w:p>
        </w:tc>
      </w:tr>
      <w:tr>
        <w:trPr>
          <w:trHeight w:val="260" w:hRule="atLeast"/>
        </w:trPr>
        <w:tc>
          <w:tcPr/>
          <w:p w:rsidR="00000000" w:rsidDel="00000000" w:rsidP="00000000" w:rsidRDefault="00000000" w:rsidRPr="00000000" w14:paraId="00000998">
            <w:pPr>
              <w:rPr>
                <w:b w:val="1"/>
              </w:rPr>
            </w:pPr>
            <w:r w:rsidDel="00000000" w:rsidR="00000000" w:rsidRPr="00000000">
              <w:rPr>
                <w:b w:val="1"/>
                <w:rtl w:val="0"/>
              </w:rPr>
              <w:t xml:space="preserve">Antwoord</w:t>
            </w:r>
          </w:p>
        </w:tc>
        <w:tc>
          <w:tcPr/>
          <w:p w:rsidR="00000000" w:rsidDel="00000000" w:rsidP="00000000" w:rsidRDefault="00000000" w:rsidRPr="00000000" w14:paraId="00000999">
            <w:pPr>
              <w:rPr/>
            </w:pPr>
            <w:r w:rsidDel="00000000" w:rsidR="00000000" w:rsidRPr="00000000">
              <w:rPr>
                <w:rtl w:val="0"/>
              </w:rPr>
              <w:t xml:space="preserve">0x009E0000000B</w:t>
            </w:r>
          </w:p>
        </w:tc>
        <w:tc>
          <w:tcPr/>
          <w:p w:rsidR="00000000" w:rsidDel="00000000" w:rsidP="00000000" w:rsidRDefault="00000000" w:rsidRPr="00000000" w14:paraId="0000099A">
            <w:pPr>
              <w:rPr/>
            </w:pPr>
            <w:r w:rsidDel="00000000" w:rsidR="00000000" w:rsidRPr="00000000">
              <w:rPr>
                <w:rtl w:val="0"/>
              </w:rPr>
              <w:t xml:space="preserve">WRITE_PINCODE error: NRF_ERROR_INVALID_DATA.</w:t>
            </w:r>
          </w:p>
        </w:tc>
      </w:tr>
    </w:tbl>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pStyle w:val="Heading3"/>
        <w:numPr>
          <w:ilvl w:val="2"/>
          <w:numId w:val="2"/>
        </w:numPr>
        <w:ind w:left="862" w:hanging="720"/>
        <w:rPr/>
      </w:pPr>
      <w:bookmarkStart w:colFirst="0" w:colLast="0" w:name="_heading=h.37m2jsg" w:id="55"/>
      <w:bookmarkEnd w:id="55"/>
      <w:r w:rsidDel="00000000" w:rsidR="00000000" w:rsidRPr="00000000">
        <w:rPr>
          <w:rtl w:val="0"/>
        </w:rPr>
        <w:t xml:space="preserve">31d/0x1F - READ_BOOT_COUNT</w:t>
      </w:r>
    </w:p>
    <w:p w:rsidR="00000000" w:rsidDel="00000000" w:rsidP="00000000" w:rsidRDefault="00000000" w:rsidRPr="00000000" w14:paraId="0000099E">
      <w:pPr>
        <w:rPr/>
      </w:pPr>
      <w:r w:rsidDel="00000000" w:rsidR="00000000" w:rsidRPr="00000000">
        <w:rPr>
          <w:rtl w:val="0"/>
        </w:rPr>
        <w:t xml:space="preserve">Met deze opdracht kan het aantal resets worden opgevraagd vanuit het flash geheugen.</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t xml:space="preserve">Opdracht:</w:t>
      </w:r>
    </w:p>
    <w:tbl>
      <w:tblPr>
        <w:tblStyle w:val="Table117"/>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9A1">
            <w:pPr>
              <w:rPr>
                <w:b w:val="1"/>
              </w:rPr>
            </w:pPr>
            <w:r w:rsidDel="00000000" w:rsidR="00000000" w:rsidRPr="00000000">
              <w:rPr>
                <w:b w:val="1"/>
                <w:rtl w:val="0"/>
              </w:rPr>
              <w:t xml:space="preserve">Veld</w:t>
            </w:r>
          </w:p>
        </w:tc>
        <w:tc>
          <w:tcPr/>
          <w:p w:rsidR="00000000" w:rsidDel="00000000" w:rsidP="00000000" w:rsidRDefault="00000000" w:rsidRPr="00000000" w14:paraId="000009A2">
            <w:pPr>
              <w:rPr>
                <w:b w:val="1"/>
              </w:rPr>
            </w:pPr>
            <w:r w:rsidDel="00000000" w:rsidR="00000000" w:rsidRPr="00000000">
              <w:rPr>
                <w:b w:val="1"/>
                <w:rtl w:val="0"/>
              </w:rPr>
              <w:t xml:space="preserve">Grote</w:t>
            </w:r>
          </w:p>
        </w:tc>
        <w:tc>
          <w:tcPr/>
          <w:p w:rsidR="00000000" w:rsidDel="00000000" w:rsidP="00000000" w:rsidRDefault="00000000" w:rsidRPr="00000000" w14:paraId="000009A3">
            <w:pPr>
              <w:rPr>
                <w:b w:val="1"/>
              </w:rPr>
            </w:pPr>
            <w:r w:rsidDel="00000000" w:rsidR="00000000" w:rsidRPr="00000000">
              <w:rPr>
                <w:b w:val="1"/>
                <w:rtl w:val="0"/>
              </w:rPr>
              <w:t xml:space="preserve">Waarde</w:t>
            </w:r>
          </w:p>
        </w:tc>
        <w:tc>
          <w:tcPr/>
          <w:p w:rsidR="00000000" w:rsidDel="00000000" w:rsidP="00000000" w:rsidRDefault="00000000" w:rsidRPr="00000000" w14:paraId="000009A4">
            <w:pPr>
              <w:rPr>
                <w:b w:val="1"/>
              </w:rPr>
            </w:pPr>
            <w:r w:rsidDel="00000000" w:rsidR="00000000" w:rsidRPr="00000000">
              <w:rPr>
                <w:b w:val="1"/>
                <w:rtl w:val="0"/>
              </w:rPr>
              <w:t xml:space="preserve">Omschrijving</w:t>
            </w:r>
          </w:p>
        </w:tc>
      </w:tr>
      <w:tr>
        <w:tc>
          <w:tcPr/>
          <w:p w:rsidR="00000000" w:rsidDel="00000000" w:rsidP="00000000" w:rsidRDefault="00000000" w:rsidRPr="00000000" w14:paraId="000009A5">
            <w:pPr>
              <w:rPr/>
            </w:pPr>
            <w:r w:rsidDel="00000000" w:rsidR="00000000" w:rsidRPr="00000000">
              <w:rPr>
                <w:rtl w:val="0"/>
              </w:rPr>
              <w:t xml:space="preserve">READ_BOOT_COUNT</w:t>
            </w:r>
          </w:p>
        </w:tc>
        <w:tc>
          <w:tcPr/>
          <w:p w:rsidR="00000000" w:rsidDel="00000000" w:rsidP="00000000" w:rsidRDefault="00000000" w:rsidRPr="00000000" w14:paraId="000009A6">
            <w:pPr>
              <w:rPr/>
            </w:pPr>
            <w:r w:rsidDel="00000000" w:rsidR="00000000" w:rsidRPr="00000000">
              <w:rPr>
                <w:rtl w:val="0"/>
              </w:rPr>
              <w:t xml:space="preserve">Uint8_t</w:t>
            </w:r>
          </w:p>
        </w:tc>
        <w:tc>
          <w:tcPr/>
          <w:p w:rsidR="00000000" w:rsidDel="00000000" w:rsidP="00000000" w:rsidRDefault="00000000" w:rsidRPr="00000000" w14:paraId="000009A7">
            <w:pPr>
              <w:rPr/>
            </w:pPr>
            <w:r w:rsidDel="00000000" w:rsidR="00000000" w:rsidRPr="00000000">
              <w:rPr>
                <w:rtl w:val="0"/>
              </w:rPr>
              <w:t xml:space="preserve">0x1F</w:t>
            </w:r>
          </w:p>
        </w:tc>
        <w:tc>
          <w:tcPr/>
          <w:p w:rsidR="00000000" w:rsidDel="00000000" w:rsidP="00000000" w:rsidRDefault="00000000" w:rsidRPr="00000000" w14:paraId="000009A8">
            <w:pPr>
              <w:rPr/>
            </w:pPr>
            <w:r w:rsidDel="00000000" w:rsidR="00000000" w:rsidRPr="00000000">
              <w:rPr>
                <w:rtl w:val="0"/>
              </w:rPr>
              <w:t xml:space="preserve">READ_BOOT_COUNT opdracht ID</w:t>
            </w:r>
          </w:p>
        </w:tc>
      </w:tr>
    </w:tbl>
    <w:p w:rsidR="00000000" w:rsidDel="00000000" w:rsidP="00000000" w:rsidRDefault="00000000" w:rsidRPr="00000000" w14:paraId="000009A9">
      <w:pPr>
        <w:rPr/>
      </w:pPr>
      <w:r w:rsidDel="00000000" w:rsidR="00000000" w:rsidRPr="00000000">
        <w:rPr>
          <w:rtl w:val="0"/>
        </w:rPr>
      </w:r>
    </w:p>
    <w:p w:rsidR="00000000" w:rsidDel="00000000" w:rsidP="00000000" w:rsidRDefault="00000000" w:rsidRPr="00000000" w14:paraId="000009AA">
      <w:pPr>
        <w:rPr/>
      </w:pPr>
      <w:r w:rsidDel="00000000" w:rsidR="00000000" w:rsidRPr="00000000">
        <w:rPr>
          <w:rtl w:val="0"/>
        </w:rPr>
        <w:t xml:space="preserve">Antwoord:</w:t>
      </w:r>
    </w:p>
    <w:tbl>
      <w:tblPr>
        <w:tblStyle w:val="Table11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1"/>
        <w:gridCol w:w="1050"/>
        <w:gridCol w:w="1115"/>
        <w:gridCol w:w="5272"/>
        <w:tblGridChange w:id="0">
          <w:tblGrid>
            <w:gridCol w:w="2191"/>
            <w:gridCol w:w="1050"/>
            <w:gridCol w:w="1115"/>
            <w:gridCol w:w="5272"/>
          </w:tblGrid>
        </w:tblGridChange>
      </w:tblGrid>
      <w:tr>
        <w:tc>
          <w:tcPr/>
          <w:p w:rsidR="00000000" w:rsidDel="00000000" w:rsidP="00000000" w:rsidRDefault="00000000" w:rsidRPr="00000000" w14:paraId="000009AB">
            <w:pPr>
              <w:rPr>
                <w:b w:val="1"/>
              </w:rPr>
            </w:pPr>
            <w:r w:rsidDel="00000000" w:rsidR="00000000" w:rsidRPr="00000000">
              <w:rPr>
                <w:b w:val="1"/>
                <w:rtl w:val="0"/>
              </w:rPr>
              <w:t xml:space="preserve">Veld</w:t>
            </w:r>
          </w:p>
        </w:tc>
        <w:tc>
          <w:tcPr/>
          <w:p w:rsidR="00000000" w:rsidDel="00000000" w:rsidP="00000000" w:rsidRDefault="00000000" w:rsidRPr="00000000" w14:paraId="000009AC">
            <w:pPr>
              <w:rPr>
                <w:b w:val="1"/>
              </w:rPr>
            </w:pPr>
            <w:r w:rsidDel="00000000" w:rsidR="00000000" w:rsidRPr="00000000">
              <w:rPr>
                <w:b w:val="1"/>
                <w:rtl w:val="0"/>
              </w:rPr>
              <w:t xml:space="preserve">Grote</w:t>
            </w:r>
          </w:p>
        </w:tc>
        <w:tc>
          <w:tcPr/>
          <w:p w:rsidR="00000000" w:rsidDel="00000000" w:rsidP="00000000" w:rsidRDefault="00000000" w:rsidRPr="00000000" w14:paraId="000009AD">
            <w:pPr>
              <w:rPr>
                <w:b w:val="1"/>
              </w:rPr>
            </w:pPr>
            <w:r w:rsidDel="00000000" w:rsidR="00000000" w:rsidRPr="00000000">
              <w:rPr>
                <w:b w:val="1"/>
                <w:rtl w:val="0"/>
              </w:rPr>
              <w:t xml:space="preserve">Waarde</w:t>
            </w:r>
          </w:p>
        </w:tc>
        <w:tc>
          <w:tcPr/>
          <w:p w:rsidR="00000000" w:rsidDel="00000000" w:rsidP="00000000" w:rsidRDefault="00000000" w:rsidRPr="00000000" w14:paraId="000009AE">
            <w:pPr>
              <w:rPr>
                <w:b w:val="1"/>
              </w:rPr>
            </w:pPr>
            <w:r w:rsidDel="00000000" w:rsidR="00000000" w:rsidRPr="00000000">
              <w:rPr>
                <w:b w:val="1"/>
                <w:rtl w:val="0"/>
              </w:rPr>
              <w:t xml:space="preserve">Omschrijving</w:t>
            </w:r>
          </w:p>
        </w:tc>
      </w:tr>
      <w:tr>
        <w:tc>
          <w:tcPr/>
          <w:p w:rsidR="00000000" w:rsidDel="00000000" w:rsidP="00000000" w:rsidRDefault="00000000" w:rsidRPr="00000000" w14:paraId="000009AF">
            <w:pPr>
              <w:rPr/>
            </w:pPr>
            <w:r w:rsidDel="00000000" w:rsidR="00000000" w:rsidRPr="00000000">
              <w:rPr>
                <w:rtl w:val="0"/>
              </w:rPr>
              <w:t xml:space="preserve">READ_BOOT_COUNT</w:t>
            </w:r>
          </w:p>
        </w:tc>
        <w:tc>
          <w:tcPr/>
          <w:p w:rsidR="00000000" w:rsidDel="00000000" w:rsidP="00000000" w:rsidRDefault="00000000" w:rsidRPr="00000000" w14:paraId="000009B0">
            <w:pPr>
              <w:rPr/>
            </w:pPr>
            <w:r w:rsidDel="00000000" w:rsidR="00000000" w:rsidRPr="00000000">
              <w:rPr>
                <w:rtl w:val="0"/>
              </w:rPr>
              <w:t xml:space="preserve">Uint8_t</w:t>
            </w:r>
          </w:p>
        </w:tc>
        <w:tc>
          <w:tcPr/>
          <w:p w:rsidR="00000000" w:rsidDel="00000000" w:rsidP="00000000" w:rsidRDefault="00000000" w:rsidRPr="00000000" w14:paraId="000009B1">
            <w:pPr>
              <w:rPr/>
            </w:pPr>
            <w:r w:rsidDel="00000000" w:rsidR="00000000" w:rsidRPr="00000000">
              <w:rPr>
                <w:rtl w:val="0"/>
              </w:rPr>
              <w:t xml:space="preserve">0x1F</w:t>
            </w:r>
          </w:p>
        </w:tc>
        <w:tc>
          <w:tcPr/>
          <w:p w:rsidR="00000000" w:rsidDel="00000000" w:rsidP="00000000" w:rsidRDefault="00000000" w:rsidRPr="00000000" w14:paraId="000009B2">
            <w:pPr>
              <w:rPr/>
            </w:pPr>
            <w:r w:rsidDel="00000000" w:rsidR="00000000" w:rsidRPr="00000000">
              <w:rPr>
                <w:rtl w:val="0"/>
              </w:rPr>
              <w:t xml:space="preserve">READ_BOOT_COUNT opdracht ID</w:t>
            </w:r>
          </w:p>
        </w:tc>
      </w:tr>
      <w:tr>
        <w:tc>
          <w:tcPr/>
          <w:p w:rsidR="00000000" w:rsidDel="00000000" w:rsidP="00000000" w:rsidRDefault="00000000" w:rsidRPr="00000000" w14:paraId="000009B3">
            <w:pPr>
              <w:rPr/>
            </w:pPr>
            <w:r w:rsidDel="00000000" w:rsidR="00000000" w:rsidRPr="00000000">
              <w:rPr>
                <w:rtl w:val="0"/>
              </w:rPr>
              <w:t xml:space="preserve">lengte</w:t>
            </w:r>
          </w:p>
        </w:tc>
        <w:tc>
          <w:tcPr/>
          <w:p w:rsidR="00000000" w:rsidDel="00000000" w:rsidP="00000000" w:rsidRDefault="00000000" w:rsidRPr="00000000" w14:paraId="000009B4">
            <w:pPr>
              <w:rPr/>
            </w:pPr>
            <w:r w:rsidDel="00000000" w:rsidR="00000000" w:rsidRPr="00000000">
              <w:rPr>
                <w:rtl w:val="0"/>
              </w:rPr>
              <w:t xml:space="preserve">Uint32_t</w:t>
            </w:r>
          </w:p>
        </w:tc>
        <w:tc>
          <w:tcPr/>
          <w:p w:rsidR="00000000" w:rsidDel="00000000" w:rsidP="00000000" w:rsidRDefault="00000000" w:rsidRPr="00000000" w14:paraId="000009B5">
            <w:pPr>
              <w:rPr/>
            </w:pPr>
            <w:r w:rsidDel="00000000" w:rsidR="00000000" w:rsidRPr="00000000">
              <w:rPr>
                <w:rtl w:val="0"/>
              </w:rPr>
              <w:t xml:space="preserve">-</w:t>
            </w:r>
          </w:p>
        </w:tc>
        <w:tc>
          <w:tcPr/>
          <w:p w:rsidR="00000000" w:rsidDel="00000000" w:rsidP="00000000" w:rsidRDefault="00000000" w:rsidRPr="00000000" w14:paraId="000009B6">
            <w:pPr>
              <w:rPr/>
            </w:pPr>
            <w:r w:rsidDel="00000000" w:rsidR="00000000" w:rsidRPr="00000000">
              <w:rPr>
                <w:rtl w:val="0"/>
              </w:rPr>
              <w:t xml:space="preserve">Boot count</w:t>
            </w:r>
          </w:p>
        </w:tc>
      </w:tr>
    </w:tbl>
    <w:p w:rsidR="00000000" w:rsidDel="00000000" w:rsidP="00000000" w:rsidRDefault="00000000" w:rsidRPr="00000000" w14:paraId="000009B7">
      <w:pPr>
        <w:rPr/>
      </w:pPr>
      <w:r w:rsidDel="00000000" w:rsidR="00000000" w:rsidRPr="00000000">
        <w:rPr>
          <w:rtl w:val="0"/>
        </w:rPr>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t xml:space="preserve">Voorbeeld:</w:t>
      </w:r>
    </w:p>
    <w:tbl>
      <w:tblPr>
        <w:tblStyle w:val="Table119"/>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BA">
            <w:pPr>
              <w:rPr>
                <w:b w:val="1"/>
              </w:rPr>
            </w:pPr>
            <w:r w:rsidDel="00000000" w:rsidR="00000000" w:rsidRPr="00000000">
              <w:rPr>
                <w:rtl w:val="0"/>
              </w:rPr>
            </w:r>
          </w:p>
        </w:tc>
        <w:tc>
          <w:tcPr/>
          <w:p w:rsidR="00000000" w:rsidDel="00000000" w:rsidP="00000000" w:rsidRDefault="00000000" w:rsidRPr="00000000" w14:paraId="000009BB">
            <w:pPr>
              <w:rPr>
                <w:b w:val="1"/>
              </w:rPr>
            </w:pPr>
            <w:r w:rsidDel="00000000" w:rsidR="00000000" w:rsidRPr="00000000">
              <w:rPr>
                <w:b w:val="1"/>
                <w:rtl w:val="0"/>
              </w:rPr>
              <w:t xml:space="preserve">Hex bericht</w:t>
            </w:r>
          </w:p>
        </w:tc>
        <w:tc>
          <w:tcPr/>
          <w:p w:rsidR="00000000" w:rsidDel="00000000" w:rsidP="00000000" w:rsidRDefault="00000000" w:rsidRPr="00000000" w14:paraId="000009BC">
            <w:pPr>
              <w:rPr>
                <w:b w:val="1"/>
              </w:rPr>
            </w:pPr>
            <w:r w:rsidDel="00000000" w:rsidR="00000000" w:rsidRPr="00000000">
              <w:rPr>
                <w:b w:val="1"/>
                <w:rtl w:val="0"/>
              </w:rPr>
              <w:t xml:space="preserve">Inhoud</w:t>
            </w:r>
          </w:p>
        </w:tc>
      </w:tr>
      <w:tr>
        <w:tc>
          <w:tcPr/>
          <w:p w:rsidR="00000000" w:rsidDel="00000000" w:rsidP="00000000" w:rsidRDefault="00000000" w:rsidRPr="00000000" w14:paraId="000009BD">
            <w:pPr>
              <w:rPr>
                <w:b w:val="1"/>
              </w:rPr>
            </w:pPr>
            <w:r w:rsidDel="00000000" w:rsidR="00000000" w:rsidRPr="00000000">
              <w:rPr>
                <w:b w:val="1"/>
                <w:rtl w:val="0"/>
              </w:rPr>
              <w:t xml:space="preserve">Opdracht</w:t>
            </w:r>
          </w:p>
        </w:tc>
        <w:tc>
          <w:tcPr/>
          <w:p w:rsidR="00000000" w:rsidDel="00000000" w:rsidP="00000000" w:rsidRDefault="00000000" w:rsidRPr="00000000" w14:paraId="000009BE">
            <w:pPr>
              <w:rPr/>
            </w:pPr>
            <w:r w:rsidDel="00000000" w:rsidR="00000000" w:rsidRPr="00000000">
              <w:rPr>
                <w:rtl w:val="0"/>
              </w:rPr>
              <w:t xml:space="preserve">0x1F</w:t>
            </w:r>
          </w:p>
        </w:tc>
        <w:tc>
          <w:tcPr/>
          <w:p w:rsidR="00000000" w:rsidDel="00000000" w:rsidP="00000000" w:rsidRDefault="00000000" w:rsidRPr="00000000" w14:paraId="000009BF">
            <w:pPr>
              <w:rPr/>
            </w:pPr>
            <w:r w:rsidDel="00000000" w:rsidR="00000000" w:rsidRPr="00000000">
              <w:rPr>
                <w:rtl w:val="0"/>
              </w:rPr>
              <w:t xml:space="preserve">READ_BOOT_COUNT opdracht</w:t>
            </w:r>
          </w:p>
        </w:tc>
      </w:tr>
      <w:tr>
        <w:trPr>
          <w:trHeight w:val="260" w:hRule="atLeast"/>
        </w:trPr>
        <w:tc>
          <w:tcPr/>
          <w:p w:rsidR="00000000" w:rsidDel="00000000" w:rsidP="00000000" w:rsidRDefault="00000000" w:rsidRPr="00000000" w14:paraId="000009C0">
            <w:pPr>
              <w:rPr>
                <w:b w:val="1"/>
              </w:rPr>
            </w:pPr>
            <w:r w:rsidDel="00000000" w:rsidR="00000000" w:rsidRPr="00000000">
              <w:rPr>
                <w:b w:val="1"/>
                <w:rtl w:val="0"/>
              </w:rPr>
              <w:t xml:space="preserve">Antwoord</w:t>
            </w:r>
          </w:p>
        </w:tc>
        <w:tc>
          <w:tcPr/>
          <w:p w:rsidR="00000000" w:rsidDel="00000000" w:rsidP="00000000" w:rsidRDefault="00000000" w:rsidRPr="00000000" w14:paraId="000009C1">
            <w:pPr>
              <w:rPr/>
            </w:pPr>
            <w:r w:rsidDel="00000000" w:rsidR="00000000" w:rsidRPr="00000000">
              <w:rPr>
                <w:rtl w:val="0"/>
              </w:rPr>
              <w:t xml:space="preserve">0x1F00000005</w:t>
            </w:r>
          </w:p>
        </w:tc>
        <w:tc>
          <w:tcPr/>
          <w:p w:rsidR="00000000" w:rsidDel="00000000" w:rsidP="00000000" w:rsidRDefault="00000000" w:rsidRPr="00000000" w14:paraId="000009C2">
            <w:pPr>
              <w:rPr/>
            </w:pPr>
            <w:r w:rsidDel="00000000" w:rsidR="00000000" w:rsidRPr="00000000">
              <w:rPr>
                <w:rtl w:val="0"/>
              </w:rPr>
              <w:t xml:space="preserve">Reset teller staat op 5</w:t>
            </w:r>
          </w:p>
        </w:tc>
      </w:tr>
    </w:tbl>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pStyle w:val="Heading3"/>
        <w:numPr>
          <w:ilvl w:val="2"/>
          <w:numId w:val="2"/>
        </w:numPr>
        <w:ind w:left="862" w:hanging="720"/>
        <w:rPr/>
      </w:pPr>
      <w:bookmarkStart w:colFirst="0" w:colLast="0" w:name="_heading=h.1mrcu09" w:id="56"/>
      <w:bookmarkEnd w:id="56"/>
      <w:r w:rsidDel="00000000" w:rsidR="00000000" w:rsidRPr="00000000">
        <w:rPr>
          <w:rtl w:val="0"/>
        </w:rPr>
        <w:t xml:space="preserve">32d/0x20 - READ_MX_FLASH</w:t>
      </w:r>
    </w:p>
    <w:p w:rsidR="00000000" w:rsidDel="00000000" w:rsidP="00000000" w:rsidRDefault="00000000" w:rsidRPr="00000000" w14:paraId="000009C6">
      <w:pPr>
        <w:rPr/>
      </w:pPr>
      <w:r w:rsidDel="00000000" w:rsidR="00000000" w:rsidRPr="00000000">
        <w:rPr>
          <w:rtl w:val="0"/>
        </w:rPr>
        <w:t xml:space="preserve">Met deze opdracht kan het uitlezen van de log in het FLASH geheugen van de MX25R6435F. Met deze opdracht wordt ook een offset meegegeven vanaf het begin van de log. Hiermee is het mogelijk om een deel van het flash geheugen uit te lezen. </w:t>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rtl w:val="0"/>
        </w:rPr>
        <w:t xml:space="preserve">Als de offset waarde groter is dan de grote van het log dan wordt de complete log uitgelezen vanaf offset 0.</w:t>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t xml:space="preserve">Als de opdracht wordt geaccepteerd, dan wordt er in de beep service een RESPONSE gestuurd met NRF_SUCCESS. De flash data wordt verstuurd via de TX karakteristiek onder de BEEP service. Als de TX notificaties niet zijn ingeschakeld wordt het uitlezen genegeerd en een foutcode terug gegeven.</w:t>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t xml:space="preserve">Opdracht:</w:t>
      </w:r>
    </w:p>
    <w:tbl>
      <w:tblPr>
        <w:tblStyle w:val="Table120"/>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9CD">
            <w:pPr>
              <w:rPr>
                <w:b w:val="1"/>
              </w:rPr>
            </w:pPr>
            <w:r w:rsidDel="00000000" w:rsidR="00000000" w:rsidRPr="00000000">
              <w:rPr>
                <w:b w:val="1"/>
                <w:rtl w:val="0"/>
              </w:rPr>
              <w:t xml:space="preserve">Veld</w:t>
            </w:r>
          </w:p>
        </w:tc>
        <w:tc>
          <w:tcPr/>
          <w:p w:rsidR="00000000" w:rsidDel="00000000" w:rsidP="00000000" w:rsidRDefault="00000000" w:rsidRPr="00000000" w14:paraId="000009CE">
            <w:pPr>
              <w:rPr>
                <w:b w:val="1"/>
              </w:rPr>
            </w:pPr>
            <w:r w:rsidDel="00000000" w:rsidR="00000000" w:rsidRPr="00000000">
              <w:rPr>
                <w:b w:val="1"/>
                <w:rtl w:val="0"/>
              </w:rPr>
              <w:t xml:space="preserve">Grote</w:t>
            </w:r>
          </w:p>
        </w:tc>
        <w:tc>
          <w:tcPr/>
          <w:p w:rsidR="00000000" w:rsidDel="00000000" w:rsidP="00000000" w:rsidRDefault="00000000" w:rsidRPr="00000000" w14:paraId="000009CF">
            <w:pPr>
              <w:rPr>
                <w:b w:val="1"/>
              </w:rPr>
            </w:pPr>
            <w:r w:rsidDel="00000000" w:rsidR="00000000" w:rsidRPr="00000000">
              <w:rPr>
                <w:b w:val="1"/>
                <w:rtl w:val="0"/>
              </w:rPr>
              <w:t xml:space="preserve">Waarde</w:t>
            </w:r>
          </w:p>
        </w:tc>
        <w:tc>
          <w:tcPr/>
          <w:p w:rsidR="00000000" w:rsidDel="00000000" w:rsidP="00000000" w:rsidRDefault="00000000" w:rsidRPr="00000000" w14:paraId="000009D0">
            <w:pPr>
              <w:rPr>
                <w:b w:val="1"/>
              </w:rPr>
            </w:pPr>
            <w:r w:rsidDel="00000000" w:rsidR="00000000" w:rsidRPr="00000000">
              <w:rPr>
                <w:b w:val="1"/>
                <w:rtl w:val="0"/>
              </w:rPr>
              <w:t xml:space="preserve">Omschrijving</w:t>
            </w:r>
          </w:p>
        </w:tc>
      </w:tr>
      <w:tr>
        <w:tc>
          <w:tcPr/>
          <w:p w:rsidR="00000000" w:rsidDel="00000000" w:rsidP="00000000" w:rsidRDefault="00000000" w:rsidRPr="00000000" w14:paraId="000009D1">
            <w:pPr>
              <w:rPr/>
            </w:pPr>
            <w:r w:rsidDel="00000000" w:rsidR="00000000" w:rsidRPr="00000000">
              <w:rPr>
                <w:rtl w:val="0"/>
              </w:rPr>
              <w:t xml:space="preserve">READ_MX_FLASH</w:t>
            </w:r>
          </w:p>
        </w:tc>
        <w:tc>
          <w:tcPr/>
          <w:p w:rsidR="00000000" w:rsidDel="00000000" w:rsidP="00000000" w:rsidRDefault="00000000" w:rsidRPr="00000000" w14:paraId="000009D2">
            <w:pPr>
              <w:rPr/>
            </w:pPr>
            <w:r w:rsidDel="00000000" w:rsidR="00000000" w:rsidRPr="00000000">
              <w:rPr>
                <w:rtl w:val="0"/>
              </w:rPr>
              <w:t xml:space="preserve">Uint8_t</w:t>
            </w:r>
          </w:p>
        </w:tc>
        <w:tc>
          <w:tcPr/>
          <w:p w:rsidR="00000000" w:rsidDel="00000000" w:rsidP="00000000" w:rsidRDefault="00000000" w:rsidRPr="00000000" w14:paraId="000009D3">
            <w:pPr>
              <w:rPr/>
            </w:pPr>
            <w:r w:rsidDel="00000000" w:rsidR="00000000" w:rsidRPr="00000000">
              <w:rPr>
                <w:rtl w:val="0"/>
              </w:rPr>
              <w:t xml:space="preserve">0x20</w:t>
            </w:r>
          </w:p>
        </w:tc>
        <w:tc>
          <w:tcPr/>
          <w:p w:rsidR="00000000" w:rsidDel="00000000" w:rsidP="00000000" w:rsidRDefault="00000000" w:rsidRPr="00000000" w14:paraId="000009D4">
            <w:pPr>
              <w:rPr/>
            </w:pPr>
            <w:r w:rsidDel="00000000" w:rsidR="00000000" w:rsidRPr="00000000">
              <w:rPr>
                <w:rtl w:val="0"/>
              </w:rPr>
              <w:t xml:space="preserve">READ_MX_FLASH opdracht ID</w:t>
            </w:r>
          </w:p>
        </w:tc>
      </w:tr>
      <w:tr>
        <w:tc>
          <w:tcPr/>
          <w:p w:rsidR="00000000" w:rsidDel="00000000" w:rsidP="00000000" w:rsidRDefault="00000000" w:rsidRPr="00000000" w14:paraId="000009D5">
            <w:pPr>
              <w:rPr/>
            </w:pPr>
            <w:r w:rsidDel="00000000" w:rsidR="00000000" w:rsidRPr="00000000">
              <w:rPr>
                <w:rtl w:val="0"/>
              </w:rPr>
              <w:t xml:space="preserve">Offset</w:t>
            </w:r>
          </w:p>
        </w:tc>
        <w:tc>
          <w:tcPr/>
          <w:p w:rsidR="00000000" w:rsidDel="00000000" w:rsidP="00000000" w:rsidRDefault="00000000" w:rsidRPr="00000000" w14:paraId="000009D6">
            <w:pPr>
              <w:rPr/>
            </w:pPr>
            <w:r w:rsidDel="00000000" w:rsidR="00000000" w:rsidRPr="00000000">
              <w:rPr>
                <w:rtl w:val="0"/>
              </w:rPr>
              <w:t xml:space="preserve">Uint32_t</w:t>
            </w:r>
          </w:p>
        </w:tc>
        <w:tc>
          <w:tcPr/>
          <w:p w:rsidR="00000000" w:rsidDel="00000000" w:rsidP="00000000" w:rsidRDefault="00000000" w:rsidRPr="00000000" w14:paraId="000009D7">
            <w:pPr>
              <w:rPr/>
            </w:pPr>
            <w:r w:rsidDel="00000000" w:rsidR="00000000" w:rsidRPr="00000000">
              <w:rPr>
                <w:rtl w:val="0"/>
              </w:rPr>
              <w:t xml:space="preserve">-</w:t>
            </w:r>
          </w:p>
        </w:tc>
        <w:tc>
          <w:tcPr/>
          <w:p w:rsidR="00000000" w:rsidDel="00000000" w:rsidP="00000000" w:rsidRDefault="00000000" w:rsidRPr="00000000" w14:paraId="000009D8">
            <w:pPr>
              <w:rPr/>
            </w:pPr>
            <w:r w:rsidDel="00000000" w:rsidR="00000000" w:rsidRPr="00000000">
              <w:rPr>
                <w:rtl w:val="0"/>
              </w:rPr>
              <w:t xml:space="preserve">Offset in bytes</w:t>
            </w:r>
          </w:p>
        </w:tc>
      </w:tr>
    </w:tbl>
    <w:p w:rsidR="00000000" w:rsidDel="00000000" w:rsidP="00000000" w:rsidRDefault="00000000" w:rsidRPr="00000000" w14:paraId="000009D9">
      <w:pPr>
        <w:rPr/>
      </w:pPr>
      <w:r w:rsidDel="00000000" w:rsidR="00000000" w:rsidRPr="00000000">
        <w:rPr>
          <w:rtl w:val="0"/>
        </w:rPr>
      </w:r>
    </w:p>
    <w:p w:rsidR="00000000" w:rsidDel="00000000" w:rsidP="00000000" w:rsidRDefault="00000000" w:rsidRPr="00000000" w14:paraId="000009DA">
      <w:pPr>
        <w:rPr/>
      </w:pPr>
      <w:r w:rsidDel="00000000" w:rsidR="00000000" w:rsidRPr="00000000">
        <w:rPr>
          <w:rtl w:val="0"/>
        </w:rPr>
        <w:t xml:space="preserve">Antwoord:</w:t>
      </w:r>
    </w:p>
    <w:tbl>
      <w:tblPr>
        <w:tblStyle w:val="Table12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9DB">
            <w:pPr>
              <w:rPr>
                <w:b w:val="1"/>
              </w:rPr>
            </w:pPr>
            <w:r w:rsidDel="00000000" w:rsidR="00000000" w:rsidRPr="00000000">
              <w:rPr>
                <w:b w:val="1"/>
                <w:rtl w:val="0"/>
              </w:rPr>
              <w:t xml:space="preserve">Veld</w:t>
            </w:r>
          </w:p>
        </w:tc>
        <w:tc>
          <w:tcPr/>
          <w:p w:rsidR="00000000" w:rsidDel="00000000" w:rsidP="00000000" w:rsidRDefault="00000000" w:rsidRPr="00000000" w14:paraId="000009DC">
            <w:pPr>
              <w:rPr>
                <w:b w:val="1"/>
              </w:rPr>
            </w:pPr>
            <w:r w:rsidDel="00000000" w:rsidR="00000000" w:rsidRPr="00000000">
              <w:rPr>
                <w:b w:val="1"/>
                <w:rtl w:val="0"/>
              </w:rPr>
              <w:t xml:space="preserve">Grote</w:t>
            </w:r>
          </w:p>
        </w:tc>
        <w:tc>
          <w:tcPr/>
          <w:p w:rsidR="00000000" w:rsidDel="00000000" w:rsidP="00000000" w:rsidRDefault="00000000" w:rsidRPr="00000000" w14:paraId="000009DD">
            <w:pPr>
              <w:rPr>
                <w:b w:val="1"/>
              </w:rPr>
            </w:pPr>
            <w:r w:rsidDel="00000000" w:rsidR="00000000" w:rsidRPr="00000000">
              <w:rPr>
                <w:b w:val="1"/>
                <w:rtl w:val="0"/>
              </w:rPr>
              <w:t xml:space="preserve">Waarde</w:t>
            </w:r>
          </w:p>
        </w:tc>
        <w:tc>
          <w:tcPr/>
          <w:p w:rsidR="00000000" w:rsidDel="00000000" w:rsidP="00000000" w:rsidRDefault="00000000" w:rsidRPr="00000000" w14:paraId="000009DE">
            <w:pPr>
              <w:rPr>
                <w:b w:val="1"/>
              </w:rPr>
            </w:pPr>
            <w:r w:rsidDel="00000000" w:rsidR="00000000" w:rsidRPr="00000000">
              <w:rPr>
                <w:b w:val="1"/>
                <w:rtl w:val="0"/>
              </w:rPr>
              <w:t xml:space="preserve">Omschrijving</w:t>
            </w:r>
          </w:p>
        </w:tc>
      </w:tr>
      <w:tr>
        <w:tc>
          <w:tcPr/>
          <w:p w:rsidR="00000000" w:rsidDel="00000000" w:rsidP="00000000" w:rsidRDefault="00000000" w:rsidRPr="00000000" w14:paraId="000009DF">
            <w:pPr>
              <w:rPr/>
            </w:pPr>
            <w:r w:rsidDel="00000000" w:rsidR="00000000" w:rsidRPr="00000000">
              <w:rPr>
                <w:rtl w:val="0"/>
              </w:rPr>
              <w:t xml:space="preserve">RESPONSE</w:t>
            </w:r>
          </w:p>
        </w:tc>
        <w:tc>
          <w:tcPr/>
          <w:p w:rsidR="00000000" w:rsidDel="00000000" w:rsidP="00000000" w:rsidRDefault="00000000" w:rsidRPr="00000000" w14:paraId="000009E0">
            <w:pPr>
              <w:rPr/>
            </w:pPr>
            <w:r w:rsidDel="00000000" w:rsidR="00000000" w:rsidRPr="00000000">
              <w:rPr>
                <w:rtl w:val="0"/>
              </w:rPr>
              <w:t xml:space="preserve">Uint8_t</w:t>
            </w:r>
          </w:p>
        </w:tc>
        <w:tc>
          <w:tcPr/>
          <w:p w:rsidR="00000000" w:rsidDel="00000000" w:rsidP="00000000" w:rsidRDefault="00000000" w:rsidRPr="00000000" w14:paraId="000009E1">
            <w:pPr>
              <w:rPr/>
            </w:pPr>
            <w:r w:rsidDel="00000000" w:rsidR="00000000" w:rsidRPr="00000000">
              <w:rPr>
                <w:rtl w:val="0"/>
              </w:rPr>
              <w:t xml:space="preserve">0x00</w:t>
            </w:r>
          </w:p>
        </w:tc>
        <w:tc>
          <w:tcPr/>
          <w:p w:rsidR="00000000" w:rsidDel="00000000" w:rsidP="00000000" w:rsidRDefault="00000000" w:rsidRPr="00000000" w14:paraId="000009E2">
            <w:pPr>
              <w:rPr/>
            </w:pPr>
            <w:r w:rsidDel="00000000" w:rsidR="00000000" w:rsidRPr="00000000">
              <w:rPr>
                <w:rtl w:val="0"/>
              </w:rPr>
              <w:t xml:space="preserve">RESPONSE opdracht ID</w:t>
            </w:r>
          </w:p>
        </w:tc>
      </w:tr>
      <w:tr>
        <w:tc>
          <w:tcPr/>
          <w:p w:rsidR="00000000" w:rsidDel="00000000" w:rsidP="00000000" w:rsidRDefault="00000000" w:rsidRPr="00000000" w14:paraId="000009E3">
            <w:pPr>
              <w:rPr/>
            </w:pPr>
            <w:r w:rsidDel="00000000" w:rsidR="00000000" w:rsidRPr="00000000">
              <w:rPr>
                <w:rtl w:val="0"/>
              </w:rPr>
              <w:t xml:space="preserve">command</w:t>
            </w:r>
          </w:p>
        </w:tc>
        <w:tc>
          <w:tcPr/>
          <w:p w:rsidR="00000000" w:rsidDel="00000000" w:rsidP="00000000" w:rsidRDefault="00000000" w:rsidRPr="00000000" w14:paraId="000009E4">
            <w:pPr>
              <w:rPr/>
            </w:pPr>
            <w:r w:rsidDel="00000000" w:rsidR="00000000" w:rsidRPr="00000000">
              <w:rPr>
                <w:rtl w:val="0"/>
              </w:rPr>
              <w:t xml:space="preserve">Uint8_t</w:t>
            </w:r>
          </w:p>
        </w:tc>
        <w:tc>
          <w:tcPr/>
          <w:p w:rsidR="00000000" w:rsidDel="00000000" w:rsidP="00000000" w:rsidRDefault="00000000" w:rsidRPr="00000000" w14:paraId="000009E5">
            <w:pPr>
              <w:rPr/>
            </w:pPr>
            <w:r w:rsidDel="00000000" w:rsidR="00000000" w:rsidRPr="00000000">
              <w:rPr>
                <w:rtl w:val="0"/>
              </w:rPr>
              <w:t xml:space="preserve">0x20</w:t>
            </w:r>
          </w:p>
        </w:tc>
        <w:tc>
          <w:tcPr/>
          <w:p w:rsidR="00000000" w:rsidDel="00000000" w:rsidP="00000000" w:rsidRDefault="00000000" w:rsidRPr="00000000" w14:paraId="000009E6">
            <w:pPr>
              <w:rPr/>
            </w:pPr>
            <w:r w:rsidDel="00000000" w:rsidR="00000000" w:rsidRPr="00000000">
              <w:rPr>
                <w:rtl w:val="0"/>
              </w:rPr>
              <w:t xml:space="preserve">READ_MX_FLASH opdracht ID </w:t>
            </w:r>
          </w:p>
        </w:tc>
      </w:tr>
      <w:tr>
        <w:tc>
          <w:tcPr/>
          <w:p w:rsidR="00000000" w:rsidDel="00000000" w:rsidP="00000000" w:rsidRDefault="00000000" w:rsidRPr="00000000" w14:paraId="000009E7">
            <w:pPr>
              <w:rPr/>
            </w:pPr>
            <w:r w:rsidDel="00000000" w:rsidR="00000000" w:rsidRPr="00000000">
              <w:rPr>
                <w:rtl w:val="0"/>
              </w:rPr>
              <w:t xml:space="preserve">Error code</w:t>
            </w:r>
          </w:p>
        </w:tc>
        <w:tc>
          <w:tcPr/>
          <w:p w:rsidR="00000000" w:rsidDel="00000000" w:rsidP="00000000" w:rsidRDefault="00000000" w:rsidRPr="00000000" w14:paraId="000009E8">
            <w:pPr>
              <w:rPr/>
            </w:pPr>
            <w:r w:rsidDel="00000000" w:rsidR="00000000" w:rsidRPr="00000000">
              <w:rPr>
                <w:rtl w:val="0"/>
              </w:rPr>
              <w:t xml:space="preserve">Uint32_t</w:t>
            </w:r>
          </w:p>
        </w:tc>
        <w:tc>
          <w:tcPr/>
          <w:p w:rsidR="00000000" w:rsidDel="00000000" w:rsidP="00000000" w:rsidRDefault="00000000" w:rsidRPr="00000000" w14:paraId="000009E9">
            <w:pPr>
              <w:rPr/>
            </w:pPr>
            <w:r w:rsidDel="00000000" w:rsidR="00000000" w:rsidRPr="00000000">
              <w:rPr>
                <w:rtl w:val="0"/>
              </w:rPr>
              <w:t xml:space="preserve">-</w:t>
            </w:r>
          </w:p>
        </w:tc>
        <w:tc>
          <w:tcPr/>
          <w:p w:rsidR="00000000" w:rsidDel="00000000" w:rsidP="00000000" w:rsidRDefault="00000000" w:rsidRPr="00000000" w14:paraId="000009EA">
            <w:pPr>
              <w:rPr/>
            </w:pPr>
            <w:r w:rsidDel="00000000" w:rsidR="00000000" w:rsidRPr="00000000">
              <w:rPr>
                <w:rtl w:val="0"/>
              </w:rPr>
              <w:t xml:space="preserve">Zie tabel 2</w:t>
            </w:r>
          </w:p>
        </w:tc>
      </w:tr>
    </w:tbl>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Voorbeeld:</w:t>
      </w:r>
    </w:p>
    <w:tbl>
      <w:tblPr>
        <w:tblStyle w:val="Table122"/>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9EE">
            <w:pPr>
              <w:rPr>
                <w:b w:val="1"/>
              </w:rPr>
            </w:pPr>
            <w:r w:rsidDel="00000000" w:rsidR="00000000" w:rsidRPr="00000000">
              <w:rPr>
                <w:rtl w:val="0"/>
              </w:rPr>
            </w:r>
          </w:p>
        </w:tc>
        <w:tc>
          <w:tcPr/>
          <w:p w:rsidR="00000000" w:rsidDel="00000000" w:rsidP="00000000" w:rsidRDefault="00000000" w:rsidRPr="00000000" w14:paraId="000009EF">
            <w:pPr>
              <w:rPr>
                <w:b w:val="1"/>
              </w:rPr>
            </w:pPr>
            <w:r w:rsidDel="00000000" w:rsidR="00000000" w:rsidRPr="00000000">
              <w:rPr>
                <w:b w:val="1"/>
                <w:rtl w:val="0"/>
              </w:rPr>
              <w:t xml:space="preserve">Hex bericht</w:t>
            </w:r>
          </w:p>
        </w:tc>
        <w:tc>
          <w:tcPr/>
          <w:p w:rsidR="00000000" w:rsidDel="00000000" w:rsidP="00000000" w:rsidRDefault="00000000" w:rsidRPr="00000000" w14:paraId="000009F0">
            <w:pPr>
              <w:rPr>
                <w:b w:val="1"/>
              </w:rPr>
            </w:pPr>
            <w:r w:rsidDel="00000000" w:rsidR="00000000" w:rsidRPr="00000000">
              <w:rPr>
                <w:b w:val="1"/>
                <w:rtl w:val="0"/>
              </w:rPr>
              <w:t xml:space="preserve">Inhoud</w:t>
            </w:r>
          </w:p>
        </w:tc>
      </w:tr>
      <w:tr>
        <w:tc>
          <w:tcPr/>
          <w:p w:rsidR="00000000" w:rsidDel="00000000" w:rsidP="00000000" w:rsidRDefault="00000000" w:rsidRPr="00000000" w14:paraId="000009F1">
            <w:pPr>
              <w:rPr>
                <w:b w:val="1"/>
              </w:rPr>
            </w:pPr>
            <w:r w:rsidDel="00000000" w:rsidR="00000000" w:rsidRPr="00000000">
              <w:rPr>
                <w:b w:val="1"/>
                <w:rtl w:val="0"/>
              </w:rPr>
              <w:t xml:space="preserve">Opdracht</w:t>
            </w:r>
          </w:p>
        </w:tc>
        <w:tc>
          <w:tcPr/>
          <w:p w:rsidR="00000000" w:rsidDel="00000000" w:rsidP="00000000" w:rsidRDefault="00000000" w:rsidRPr="00000000" w14:paraId="000009F2">
            <w:pPr>
              <w:rPr/>
            </w:pPr>
            <w:r w:rsidDel="00000000" w:rsidR="00000000" w:rsidRPr="00000000">
              <w:rPr>
                <w:rtl w:val="0"/>
              </w:rPr>
              <w:t xml:space="preserve">0x2000000000</w:t>
            </w:r>
          </w:p>
        </w:tc>
        <w:tc>
          <w:tcPr/>
          <w:p w:rsidR="00000000" w:rsidDel="00000000" w:rsidP="00000000" w:rsidRDefault="00000000" w:rsidRPr="00000000" w14:paraId="000009F3">
            <w:pPr>
              <w:rPr/>
            </w:pPr>
            <w:r w:rsidDel="00000000" w:rsidR="00000000" w:rsidRPr="00000000">
              <w:rPr>
                <w:rtl w:val="0"/>
              </w:rPr>
              <w:t xml:space="preserve">READ_MX_FLASH opdracht, offset 0</w:t>
            </w:r>
          </w:p>
        </w:tc>
      </w:tr>
      <w:tr>
        <w:trPr>
          <w:trHeight w:val="260" w:hRule="atLeast"/>
        </w:trPr>
        <w:tc>
          <w:tcPr/>
          <w:p w:rsidR="00000000" w:rsidDel="00000000" w:rsidP="00000000" w:rsidRDefault="00000000" w:rsidRPr="00000000" w14:paraId="000009F4">
            <w:pPr>
              <w:rPr>
                <w:b w:val="1"/>
              </w:rPr>
            </w:pPr>
            <w:r w:rsidDel="00000000" w:rsidR="00000000" w:rsidRPr="00000000">
              <w:rPr>
                <w:b w:val="1"/>
                <w:rtl w:val="0"/>
              </w:rPr>
              <w:t xml:space="preserve">Antwoord</w:t>
            </w:r>
          </w:p>
        </w:tc>
        <w:tc>
          <w:tcPr/>
          <w:p w:rsidR="00000000" w:rsidDel="00000000" w:rsidP="00000000" w:rsidRDefault="00000000" w:rsidRPr="00000000" w14:paraId="000009F5">
            <w:pPr>
              <w:rPr/>
            </w:pPr>
            <w:r w:rsidDel="00000000" w:rsidR="00000000" w:rsidRPr="00000000">
              <w:rPr>
                <w:rtl w:val="0"/>
              </w:rPr>
              <w:t xml:space="preserve">0x0020000000</w:t>
            </w:r>
          </w:p>
        </w:tc>
        <w:tc>
          <w:tcPr/>
          <w:p w:rsidR="00000000" w:rsidDel="00000000" w:rsidP="00000000" w:rsidRDefault="00000000" w:rsidRPr="00000000" w14:paraId="000009F6">
            <w:pPr>
              <w:rPr/>
            </w:pPr>
            <w:r w:rsidDel="00000000" w:rsidR="00000000" w:rsidRPr="00000000">
              <w:rPr>
                <w:rtl w:val="0"/>
              </w:rPr>
              <w:t xml:space="preserve">RESPONSE: READ_MX_FLASH, error code = NRF_SUCCESS</w:t>
            </w:r>
          </w:p>
        </w:tc>
      </w:tr>
    </w:tbl>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pStyle w:val="Heading3"/>
        <w:numPr>
          <w:ilvl w:val="2"/>
          <w:numId w:val="2"/>
        </w:numPr>
        <w:ind w:left="862" w:hanging="720"/>
        <w:rPr/>
      </w:pPr>
      <w:bookmarkStart w:colFirst="0" w:colLast="0" w:name="_heading=h.46r0co2" w:id="57"/>
      <w:bookmarkEnd w:id="57"/>
      <w:r w:rsidDel="00000000" w:rsidR="00000000" w:rsidRPr="00000000">
        <w:rPr>
          <w:rtl w:val="0"/>
        </w:rPr>
        <w:t xml:space="preserve">33d/0x21 - ERASE_MX_FLASH</w:t>
      </w:r>
    </w:p>
    <w:p w:rsidR="00000000" w:rsidDel="00000000" w:rsidP="00000000" w:rsidRDefault="00000000" w:rsidRPr="00000000" w14:paraId="000009FA">
      <w:pPr>
        <w:rPr/>
      </w:pPr>
      <w:r w:rsidDel="00000000" w:rsidR="00000000" w:rsidRPr="00000000">
        <w:rPr>
          <w:rtl w:val="0"/>
        </w:rPr>
        <w:t xml:space="preserve">Met deze opdracht wordt de beeplog in het flash geheugen van de MX25R6435F gewist. Er zijn echter twee erase opties: fatfs erase en full erase. Bij optie 0 wordt enkel de log verwijderd uit het bestandssysteem. Bij de erase MX optie wordt op chip niveau de complete flash opslag terug naar 1 geschreven.</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Als de fatfs erase opdracht wordt geaccepteerd, dan wordt er in de beep service een RESPONSE gestuurd met een fatfs error code. </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t xml:space="preserve">Voor de MX erase wordt er enkel NRF_SUCCESS teruggestuurd zodra de erase klaar is. Data opslag of uitlezen tijdens het wissen is niet mogelijk. De nRF controleert op een timeout van 250 seconden. Volgens de datasheet van de MX duurt een erase maximaal 240 seconden. In het geval van een time-out tijdens een MX erase wordt er NRF_ERROR_TIMEOUT teruggestuurd.</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t xml:space="preserve">Na het wissen wordt er altijd weer een nieuwe opstart bericht in de nieuwe log geschreven.</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Opdracht:</w:t>
      </w:r>
    </w:p>
    <w:tbl>
      <w:tblPr>
        <w:tblStyle w:val="Table12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A03">
            <w:pPr>
              <w:rPr>
                <w:b w:val="1"/>
              </w:rPr>
            </w:pPr>
            <w:r w:rsidDel="00000000" w:rsidR="00000000" w:rsidRPr="00000000">
              <w:rPr>
                <w:b w:val="1"/>
                <w:rtl w:val="0"/>
              </w:rPr>
              <w:t xml:space="preserve">Veld</w:t>
            </w:r>
          </w:p>
        </w:tc>
        <w:tc>
          <w:tcPr/>
          <w:p w:rsidR="00000000" w:rsidDel="00000000" w:rsidP="00000000" w:rsidRDefault="00000000" w:rsidRPr="00000000" w14:paraId="00000A04">
            <w:pPr>
              <w:rPr>
                <w:b w:val="1"/>
              </w:rPr>
            </w:pPr>
            <w:r w:rsidDel="00000000" w:rsidR="00000000" w:rsidRPr="00000000">
              <w:rPr>
                <w:b w:val="1"/>
                <w:rtl w:val="0"/>
              </w:rPr>
              <w:t xml:space="preserve">Grote</w:t>
            </w:r>
          </w:p>
        </w:tc>
        <w:tc>
          <w:tcPr/>
          <w:p w:rsidR="00000000" w:rsidDel="00000000" w:rsidP="00000000" w:rsidRDefault="00000000" w:rsidRPr="00000000" w14:paraId="00000A05">
            <w:pPr>
              <w:rPr>
                <w:b w:val="1"/>
              </w:rPr>
            </w:pPr>
            <w:r w:rsidDel="00000000" w:rsidR="00000000" w:rsidRPr="00000000">
              <w:rPr>
                <w:b w:val="1"/>
                <w:rtl w:val="0"/>
              </w:rPr>
              <w:t xml:space="preserve">Waarde</w:t>
            </w:r>
          </w:p>
        </w:tc>
        <w:tc>
          <w:tcPr/>
          <w:p w:rsidR="00000000" w:rsidDel="00000000" w:rsidP="00000000" w:rsidRDefault="00000000" w:rsidRPr="00000000" w14:paraId="00000A06">
            <w:pPr>
              <w:rPr>
                <w:b w:val="1"/>
              </w:rPr>
            </w:pPr>
            <w:r w:rsidDel="00000000" w:rsidR="00000000" w:rsidRPr="00000000">
              <w:rPr>
                <w:b w:val="1"/>
                <w:rtl w:val="0"/>
              </w:rPr>
              <w:t xml:space="preserve">Omschrijving</w:t>
            </w:r>
          </w:p>
        </w:tc>
      </w:tr>
      <w:tr>
        <w:tc>
          <w:tcPr/>
          <w:p w:rsidR="00000000" w:rsidDel="00000000" w:rsidP="00000000" w:rsidRDefault="00000000" w:rsidRPr="00000000" w14:paraId="00000A07">
            <w:pPr>
              <w:rPr/>
            </w:pPr>
            <w:r w:rsidDel="00000000" w:rsidR="00000000" w:rsidRPr="00000000">
              <w:rPr>
                <w:rtl w:val="0"/>
              </w:rPr>
              <w:t xml:space="preserve">READ_MX_FLASH</w:t>
            </w:r>
          </w:p>
        </w:tc>
        <w:tc>
          <w:tcPr/>
          <w:p w:rsidR="00000000" w:rsidDel="00000000" w:rsidP="00000000" w:rsidRDefault="00000000" w:rsidRPr="00000000" w14:paraId="00000A08">
            <w:pPr>
              <w:rPr/>
            </w:pPr>
            <w:r w:rsidDel="00000000" w:rsidR="00000000" w:rsidRPr="00000000">
              <w:rPr>
                <w:rtl w:val="0"/>
              </w:rPr>
              <w:t xml:space="preserve">Uint8_t</w:t>
            </w:r>
          </w:p>
        </w:tc>
        <w:tc>
          <w:tcPr/>
          <w:p w:rsidR="00000000" w:rsidDel="00000000" w:rsidP="00000000" w:rsidRDefault="00000000" w:rsidRPr="00000000" w14:paraId="00000A09">
            <w:pPr>
              <w:rPr/>
            </w:pPr>
            <w:r w:rsidDel="00000000" w:rsidR="00000000" w:rsidRPr="00000000">
              <w:rPr>
                <w:rtl w:val="0"/>
              </w:rPr>
              <w:t xml:space="preserve">0x21</w:t>
            </w:r>
          </w:p>
        </w:tc>
        <w:tc>
          <w:tcPr/>
          <w:p w:rsidR="00000000" w:rsidDel="00000000" w:rsidP="00000000" w:rsidRDefault="00000000" w:rsidRPr="00000000" w14:paraId="00000A0A">
            <w:pPr>
              <w:rPr/>
            </w:pPr>
            <w:r w:rsidDel="00000000" w:rsidR="00000000" w:rsidRPr="00000000">
              <w:rPr>
                <w:rtl w:val="0"/>
              </w:rPr>
              <w:t xml:space="preserve">ERASE_MX_FLASH opdracht ID</w:t>
            </w:r>
          </w:p>
        </w:tc>
      </w:tr>
      <w:tr>
        <w:tc>
          <w:tcPr/>
          <w:p w:rsidR="00000000" w:rsidDel="00000000" w:rsidP="00000000" w:rsidRDefault="00000000" w:rsidRPr="00000000" w14:paraId="00000A0B">
            <w:pPr>
              <w:rPr/>
            </w:pPr>
            <w:r w:rsidDel="00000000" w:rsidR="00000000" w:rsidRPr="00000000">
              <w:rPr>
                <w:rtl w:val="0"/>
              </w:rPr>
              <w:t xml:space="preserve">Erase option</w:t>
            </w:r>
          </w:p>
        </w:tc>
        <w:tc>
          <w:tcPr/>
          <w:p w:rsidR="00000000" w:rsidDel="00000000" w:rsidP="00000000" w:rsidRDefault="00000000" w:rsidRPr="00000000" w14:paraId="00000A0C">
            <w:pPr>
              <w:rPr/>
            </w:pPr>
            <w:r w:rsidDel="00000000" w:rsidR="00000000" w:rsidRPr="00000000">
              <w:rPr>
                <w:rtl w:val="0"/>
              </w:rPr>
              <w:t xml:space="preserve">uint8_t</w:t>
            </w:r>
          </w:p>
        </w:tc>
        <w:tc>
          <w:tcPr/>
          <w:p w:rsidR="00000000" w:rsidDel="00000000" w:rsidP="00000000" w:rsidRDefault="00000000" w:rsidRPr="00000000" w14:paraId="00000A0D">
            <w:pPr>
              <w:rPr/>
            </w:pPr>
            <w:r w:rsidDel="00000000" w:rsidR="00000000" w:rsidRPr="00000000">
              <w:rPr>
                <w:rtl w:val="0"/>
              </w:rPr>
            </w:r>
          </w:p>
        </w:tc>
        <w:tc>
          <w:tcPr/>
          <w:p w:rsidR="00000000" w:rsidDel="00000000" w:rsidP="00000000" w:rsidRDefault="00000000" w:rsidRPr="00000000" w14:paraId="00000A0E">
            <w:pPr>
              <w:rPr/>
            </w:pPr>
            <w:r w:rsidDel="00000000" w:rsidR="00000000" w:rsidRPr="00000000">
              <w:rPr>
                <w:rtl w:val="0"/>
              </w:rPr>
              <w:t xml:space="preserve">0 = fatfs verwijderd beeplog</w:t>
            </w:r>
          </w:p>
          <w:p w:rsidR="00000000" w:rsidDel="00000000" w:rsidP="00000000" w:rsidRDefault="00000000" w:rsidRPr="00000000" w14:paraId="00000A0F">
            <w:pPr>
              <w:rPr/>
            </w:pPr>
            <w:r w:rsidDel="00000000" w:rsidR="00000000" w:rsidRPr="00000000">
              <w:rPr>
                <w:rtl w:val="0"/>
              </w:rPr>
              <w:t xml:space="preserve">1-0xFF = MX flash IC doet een full erase die max 250s kan duren.</w:t>
            </w:r>
          </w:p>
        </w:tc>
      </w:tr>
    </w:tbl>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t xml:space="preserve">Antwoord:</w:t>
      </w:r>
    </w:p>
    <w:tbl>
      <w:tblPr>
        <w:tblStyle w:val="Table12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8"/>
        <w:gridCol w:w="1074"/>
        <w:gridCol w:w="1132"/>
        <w:gridCol w:w="6174"/>
        <w:tblGridChange w:id="0">
          <w:tblGrid>
            <w:gridCol w:w="1248"/>
            <w:gridCol w:w="1074"/>
            <w:gridCol w:w="1132"/>
            <w:gridCol w:w="6174"/>
          </w:tblGrid>
        </w:tblGridChange>
      </w:tblGrid>
      <w:tr>
        <w:tc>
          <w:tcPr/>
          <w:p w:rsidR="00000000" w:rsidDel="00000000" w:rsidP="00000000" w:rsidRDefault="00000000" w:rsidRPr="00000000" w14:paraId="00000A12">
            <w:pPr>
              <w:rPr>
                <w:b w:val="1"/>
              </w:rPr>
            </w:pPr>
            <w:r w:rsidDel="00000000" w:rsidR="00000000" w:rsidRPr="00000000">
              <w:rPr>
                <w:b w:val="1"/>
                <w:rtl w:val="0"/>
              </w:rPr>
              <w:t xml:space="preserve">Veld</w:t>
            </w:r>
          </w:p>
        </w:tc>
        <w:tc>
          <w:tcPr/>
          <w:p w:rsidR="00000000" w:rsidDel="00000000" w:rsidP="00000000" w:rsidRDefault="00000000" w:rsidRPr="00000000" w14:paraId="00000A13">
            <w:pPr>
              <w:rPr>
                <w:b w:val="1"/>
              </w:rPr>
            </w:pPr>
            <w:r w:rsidDel="00000000" w:rsidR="00000000" w:rsidRPr="00000000">
              <w:rPr>
                <w:b w:val="1"/>
                <w:rtl w:val="0"/>
              </w:rPr>
              <w:t xml:space="preserve">Grote</w:t>
            </w:r>
          </w:p>
        </w:tc>
        <w:tc>
          <w:tcPr/>
          <w:p w:rsidR="00000000" w:rsidDel="00000000" w:rsidP="00000000" w:rsidRDefault="00000000" w:rsidRPr="00000000" w14:paraId="00000A14">
            <w:pPr>
              <w:rPr>
                <w:b w:val="1"/>
              </w:rPr>
            </w:pPr>
            <w:r w:rsidDel="00000000" w:rsidR="00000000" w:rsidRPr="00000000">
              <w:rPr>
                <w:b w:val="1"/>
                <w:rtl w:val="0"/>
              </w:rPr>
              <w:t xml:space="preserve">Waarde</w:t>
            </w:r>
          </w:p>
        </w:tc>
        <w:tc>
          <w:tcPr/>
          <w:p w:rsidR="00000000" w:rsidDel="00000000" w:rsidP="00000000" w:rsidRDefault="00000000" w:rsidRPr="00000000" w14:paraId="00000A15">
            <w:pPr>
              <w:rPr>
                <w:b w:val="1"/>
              </w:rPr>
            </w:pPr>
            <w:r w:rsidDel="00000000" w:rsidR="00000000" w:rsidRPr="00000000">
              <w:rPr>
                <w:b w:val="1"/>
                <w:rtl w:val="0"/>
              </w:rPr>
              <w:t xml:space="preserve">Omschrijving</w:t>
            </w:r>
          </w:p>
        </w:tc>
      </w:tr>
      <w:tr>
        <w:tc>
          <w:tcPr/>
          <w:p w:rsidR="00000000" w:rsidDel="00000000" w:rsidP="00000000" w:rsidRDefault="00000000" w:rsidRPr="00000000" w14:paraId="00000A16">
            <w:pPr>
              <w:rPr/>
            </w:pPr>
            <w:r w:rsidDel="00000000" w:rsidR="00000000" w:rsidRPr="00000000">
              <w:rPr>
                <w:rtl w:val="0"/>
              </w:rPr>
              <w:t xml:space="preserve">RESPONSE</w:t>
            </w:r>
          </w:p>
        </w:tc>
        <w:tc>
          <w:tcPr/>
          <w:p w:rsidR="00000000" w:rsidDel="00000000" w:rsidP="00000000" w:rsidRDefault="00000000" w:rsidRPr="00000000" w14:paraId="00000A17">
            <w:pPr>
              <w:rPr/>
            </w:pPr>
            <w:r w:rsidDel="00000000" w:rsidR="00000000" w:rsidRPr="00000000">
              <w:rPr>
                <w:rtl w:val="0"/>
              </w:rPr>
              <w:t xml:space="preserve">Uint8_t</w:t>
            </w:r>
          </w:p>
        </w:tc>
        <w:tc>
          <w:tcPr/>
          <w:p w:rsidR="00000000" w:rsidDel="00000000" w:rsidP="00000000" w:rsidRDefault="00000000" w:rsidRPr="00000000" w14:paraId="00000A18">
            <w:pPr>
              <w:rPr/>
            </w:pPr>
            <w:r w:rsidDel="00000000" w:rsidR="00000000" w:rsidRPr="00000000">
              <w:rPr>
                <w:rtl w:val="0"/>
              </w:rPr>
              <w:t xml:space="preserve">0x00</w:t>
            </w:r>
          </w:p>
        </w:tc>
        <w:tc>
          <w:tcPr/>
          <w:p w:rsidR="00000000" w:rsidDel="00000000" w:rsidP="00000000" w:rsidRDefault="00000000" w:rsidRPr="00000000" w14:paraId="00000A19">
            <w:pPr>
              <w:rPr/>
            </w:pPr>
            <w:r w:rsidDel="00000000" w:rsidR="00000000" w:rsidRPr="00000000">
              <w:rPr>
                <w:rtl w:val="0"/>
              </w:rPr>
              <w:t xml:space="preserve">RESPONSE opdracht ID</w:t>
            </w:r>
          </w:p>
        </w:tc>
      </w:tr>
      <w:tr>
        <w:tc>
          <w:tcPr/>
          <w:p w:rsidR="00000000" w:rsidDel="00000000" w:rsidP="00000000" w:rsidRDefault="00000000" w:rsidRPr="00000000" w14:paraId="00000A1A">
            <w:pPr>
              <w:rPr/>
            </w:pPr>
            <w:r w:rsidDel="00000000" w:rsidR="00000000" w:rsidRPr="00000000">
              <w:rPr>
                <w:rtl w:val="0"/>
              </w:rPr>
              <w:t xml:space="preserve">command</w:t>
            </w:r>
          </w:p>
        </w:tc>
        <w:tc>
          <w:tcPr/>
          <w:p w:rsidR="00000000" w:rsidDel="00000000" w:rsidP="00000000" w:rsidRDefault="00000000" w:rsidRPr="00000000" w14:paraId="00000A1B">
            <w:pPr>
              <w:rPr/>
            </w:pPr>
            <w:r w:rsidDel="00000000" w:rsidR="00000000" w:rsidRPr="00000000">
              <w:rPr>
                <w:rtl w:val="0"/>
              </w:rPr>
              <w:t xml:space="preserve">Uint8_t</w:t>
            </w:r>
          </w:p>
        </w:tc>
        <w:tc>
          <w:tcPr/>
          <w:p w:rsidR="00000000" w:rsidDel="00000000" w:rsidP="00000000" w:rsidRDefault="00000000" w:rsidRPr="00000000" w14:paraId="00000A1C">
            <w:pPr>
              <w:rPr/>
            </w:pPr>
            <w:r w:rsidDel="00000000" w:rsidR="00000000" w:rsidRPr="00000000">
              <w:rPr>
                <w:rtl w:val="0"/>
              </w:rPr>
              <w:t xml:space="preserve">0x21</w:t>
            </w:r>
          </w:p>
        </w:tc>
        <w:tc>
          <w:tcPr/>
          <w:p w:rsidR="00000000" w:rsidDel="00000000" w:rsidP="00000000" w:rsidRDefault="00000000" w:rsidRPr="00000000" w14:paraId="00000A1D">
            <w:pPr>
              <w:rPr/>
            </w:pPr>
            <w:r w:rsidDel="00000000" w:rsidR="00000000" w:rsidRPr="00000000">
              <w:rPr>
                <w:rtl w:val="0"/>
              </w:rPr>
              <w:t xml:space="preserve">ERASE_MX_FLASH opdracht ID </w:t>
            </w:r>
          </w:p>
        </w:tc>
      </w:tr>
      <w:tr>
        <w:tc>
          <w:tcPr/>
          <w:p w:rsidR="00000000" w:rsidDel="00000000" w:rsidP="00000000" w:rsidRDefault="00000000" w:rsidRPr="00000000" w14:paraId="00000A1E">
            <w:pPr>
              <w:rPr/>
            </w:pPr>
            <w:r w:rsidDel="00000000" w:rsidR="00000000" w:rsidRPr="00000000">
              <w:rPr>
                <w:rtl w:val="0"/>
              </w:rPr>
              <w:t xml:space="preserve">fatfs error Error code</w:t>
            </w:r>
          </w:p>
        </w:tc>
        <w:tc>
          <w:tcPr/>
          <w:p w:rsidR="00000000" w:rsidDel="00000000" w:rsidP="00000000" w:rsidRDefault="00000000" w:rsidRPr="00000000" w14:paraId="00000A1F">
            <w:pPr>
              <w:rPr/>
            </w:pPr>
            <w:r w:rsidDel="00000000" w:rsidR="00000000" w:rsidRPr="00000000">
              <w:rPr>
                <w:rtl w:val="0"/>
              </w:rPr>
              <w:t xml:space="preserve">Uint32_t</w:t>
            </w:r>
          </w:p>
        </w:tc>
        <w:tc>
          <w:tcPr/>
          <w:p w:rsidR="00000000" w:rsidDel="00000000" w:rsidP="00000000" w:rsidRDefault="00000000" w:rsidRPr="00000000" w14:paraId="00000A20">
            <w:pPr>
              <w:rPr/>
            </w:pPr>
            <w:r w:rsidDel="00000000" w:rsidR="00000000" w:rsidRPr="00000000">
              <w:rPr>
                <w:rtl w:val="0"/>
              </w:rPr>
              <w:t xml:space="preserve">-</w:t>
            </w:r>
          </w:p>
        </w:tc>
        <w:tc>
          <w:tcPr/>
          <w:p w:rsidR="00000000" w:rsidDel="00000000" w:rsidP="00000000" w:rsidRDefault="00000000" w:rsidRPr="00000000" w14:paraId="00000A21">
            <w:pPr>
              <w:rPr/>
            </w:pPr>
            <w:r w:rsidDel="00000000" w:rsidR="00000000" w:rsidRPr="00000000">
              <w:rPr>
                <w:rtl w:val="0"/>
              </w:rPr>
              <w:t xml:space="preserve">Zie onderstaande tabel 2</w:t>
            </w:r>
          </w:p>
        </w:tc>
      </w:tr>
    </w:tbl>
    <w:p w:rsidR="00000000" w:rsidDel="00000000" w:rsidP="00000000" w:rsidRDefault="00000000" w:rsidRPr="00000000" w14:paraId="00000A22">
      <w:pPr>
        <w:rPr/>
      </w:pPr>
      <w:r w:rsidDel="00000000" w:rsidR="00000000" w:rsidRPr="00000000">
        <w:rPr>
          <w:rtl w:val="0"/>
        </w:rPr>
      </w:r>
    </w:p>
    <w:tbl>
      <w:tblPr>
        <w:tblStyle w:val="Table12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932"/>
        <w:tblGridChange w:id="0">
          <w:tblGrid>
            <w:gridCol w:w="1696"/>
            <w:gridCol w:w="7932"/>
          </w:tblGrid>
        </w:tblGridChange>
      </w:tblGrid>
      <w:tr>
        <w:tc>
          <w:tcPr/>
          <w:p w:rsidR="00000000" w:rsidDel="00000000" w:rsidP="00000000" w:rsidRDefault="00000000" w:rsidRPr="00000000" w14:paraId="00000A23">
            <w:pPr>
              <w:rPr>
                <w:b w:val="1"/>
              </w:rPr>
            </w:pPr>
            <w:r w:rsidDel="00000000" w:rsidR="00000000" w:rsidRPr="00000000">
              <w:rPr>
                <w:b w:val="1"/>
                <w:rtl w:val="0"/>
              </w:rPr>
              <w:t xml:space="preserve">Waarde</w:t>
            </w:r>
          </w:p>
        </w:tc>
        <w:tc>
          <w:tcPr/>
          <w:p w:rsidR="00000000" w:rsidDel="00000000" w:rsidP="00000000" w:rsidRDefault="00000000" w:rsidRPr="00000000" w14:paraId="00000A24">
            <w:pPr>
              <w:rPr>
                <w:b w:val="1"/>
              </w:rPr>
            </w:pPr>
            <w:r w:rsidDel="00000000" w:rsidR="00000000" w:rsidRPr="00000000">
              <w:rPr>
                <w:b w:val="1"/>
                <w:rtl w:val="0"/>
              </w:rPr>
              <w:t xml:space="preserve">Omschrijving fatfs error code</w:t>
            </w:r>
          </w:p>
        </w:tc>
      </w:tr>
      <w:tr>
        <w:tc>
          <w:tcPr/>
          <w:p w:rsidR="00000000" w:rsidDel="00000000" w:rsidP="00000000" w:rsidRDefault="00000000" w:rsidRPr="00000000" w14:paraId="00000A25">
            <w:pPr>
              <w:rPr/>
            </w:pPr>
            <w:r w:rsidDel="00000000" w:rsidR="00000000" w:rsidRPr="00000000">
              <w:rPr>
                <w:rtl w:val="0"/>
              </w:rPr>
              <w:t xml:space="preserve">0</w:t>
            </w:r>
          </w:p>
        </w:tc>
        <w:tc>
          <w:tcPr/>
          <w:p w:rsidR="00000000" w:rsidDel="00000000" w:rsidP="00000000" w:rsidRDefault="00000000" w:rsidRPr="00000000" w14:paraId="00000A26">
            <w:pPr>
              <w:rPr/>
            </w:pPr>
            <w:r w:rsidDel="00000000" w:rsidR="00000000" w:rsidRPr="00000000">
              <w:rPr>
                <w:rtl w:val="0"/>
              </w:rPr>
              <w:t xml:space="preserve">Succeeded</w:t>
            </w:r>
          </w:p>
        </w:tc>
      </w:tr>
      <w:tr>
        <w:tc>
          <w:tcPr/>
          <w:p w:rsidR="00000000" w:rsidDel="00000000" w:rsidP="00000000" w:rsidRDefault="00000000" w:rsidRPr="00000000" w14:paraId="00000A27">
            <w:pPr>
              <w:rPr/>
            </w:pPr>
            <w:r w:rsidDel="00000000" w:rsidR="00000000" w:rsidRPr="00000000">
              <w:rPr>
                <w:rtl w:val="0"/>
              </w:rPr>
              <w:t xml:space="preserve">1</w:t>
            </w:r>
          </w:p>
        </w:tc>
        <w:tc>
          <w:tcPr/>
          <w:p w:rsidR="00000000" w:rsidDel="00000000" w:rsidP="00000000" w:rsidRDefault="00000000" w:rsidRPr="00000000" w14:paraId="00000A28">
            <w:pPr>
              <w:rPr/>
            </w:pPr>
            <w:r w:rsidDel="00000000" w:rsidR="00000000" w:rsidRPr="00000000">
              <w:rPr>
                <w:rtl w:val="0"/>
              </w:rPr>
              <w:t xml:space="preserve">A hard error occurred in the low level disk I/O layer</w:t>
            </w:r>
          </w:p>
        </w:tc>
      </w:tr>
      <w:tr>
        <w:tc>
          <w:tcPr/>
          <w:p w:rsidR="00000000" w:rsidDel="00000000" w:rsidP="00000000" w:rsidRDefault="00000000" w:rsidRPr="00000000" w14:paraId="00000A29">
            <w:pPr>
              <w:rPr/>
            </w:pPr>
            <w:r w:rsidDel="00000000" w:rsidR="00000000" w:rsidRPr="00000000">
              <w:rPr>
                <w:rtl w:val="0"/>
              </w:rPr>
              <w:t xml:space="preserve">2</w:t>
            </w:r>
          </w:p>
        </w:tc>
        <w:tc>
          <w:tcPr/>
          <w:p w:rsidR="00000000" w:rsidDel="00000000" w:rsidP="00000000" w:rsidRDefault="00000000" w:rsidRPr="00000000" w14:paraId="00000A2A">
            <w:pPr>
              <w:rPr/>
            </w:pPr>
            <w:r w:rsidDel="00000000" w:rsidR="00000000" w:rsidRPr="00000000">
              <w:rPr>
                <w:rtl w:val="0"/>
              </w:rPr>
              <w:t xml:space="preserve">Assertion failed</w:t>
            </w:r>
          </w:p>
        </w:tc>
      </w:tr>
      <w:tr>
        <w:tc>
          <w:tcPr/>
          <w:p w:rsidR="00000000" w:rsidDel="00000000" w:rsidP="00000000" w:rsidRDefault="00000000" w:rsidRPr="00000000" w14:paraId="00000A2B">
            <w:pPr>
              <w:rPr/>
            </w:pPr>
            <w:r w:rsidDel="00000000" w:rsidR="00000000" w:rsidRPr="00000000">
              <w:rPr>
                <w:rtl w:val="0"/>
              </w:rPr>
              <w:t xml:space="preserve">3</w:t>
            </w:r>
          </w:p>
        </w:tc>
        <w:tc>
          <w:tcPr/>
          <w:p w:rsidR="00000000" w:rsidDel="00000000" w:rsidP="00000000" w:rsidRDefault="00000000" w:rsidRPr="00000000" w14:paraId="00000A2C">
            <w:pPr>
              <w:rPr/>
            </w:pPr>
            <w:r w:rsidDel="00000000" w:rsidR="00000000" w:rsidRPr="00000000">
              <w:rPr>
                <w:rtl w:val="0"/>
              </w:rPr>
              <w:t xml:space="preserve">The physical drive cannot work</w:t>
            </w:r>
          </w:p>
        </w:tc>
      </w:tr>
      <w:tr>
        <w:tc>
          <w:tcPr/>
          <w:p w:rsidR="00000000" w:rsidDel="00000000" w:rsidP="00000000" w:rsidRDefault="00000000" w:rsidRPr="00000000" w14:paraId="00000A2D">
            <w:pPr>
              <w:rPr/>
            </w:pPr>
            <w:r w:rsidDel="00000000" w:rsidR="00000000" w:rsidRPr="00000000">
              <w:rPr>
                <w:rtl w:val="0"/>
              </w:rPr>
              <w:t xml:space="preserve">4</w:t>
            </w:r>
          </w:p>
        </w:tc>
        <w:tc>
          <w:tcPr/>
          <w:p w:rsidR="00000000" w:rsidDel="00000000" w:rsidP="00000000" w:rsidRDefault="00000000" w:rsidRPr="00000000" w14:paraId="00000A2E">
            <w:pPr>
              <w:rPr/>
            </w:pPr>
            <w:r w:rsidDel="00000000" w:rsidR="00000000" w:rsidRPr="00000000">
              <w:rPr>
                <w:rtl w:val="0"/>
              </w:rPr>
              <w:t xml:space="preserve">Could not find the file</w:t>
            </w:r>
          </w:p>
        </w:tc>
      </w:tr>
      <w:tr>
        <w:tc>
          <w:tcPr/>
          <w:p w:rsidR="00000000" w:rsidDel="00000000" w:rsidP="00000000" w:rsidRDefault="00000000" w:rsidRPr="00000000" w14:paraId="00000A2F">
            <w:pPr>
              <w:rPr/>
            </w:pPr>
            <w:r w:rsidDel="00000000" w:rsidR="00000000" w:rsidRPr="00000000">
              <w:rPr>
                <w:rtl w:val="0"/>
              </w:rPr>
              <w:t xml:space="preserve">5</w:t>
            </w:r>
          </w:p>
        </w:tc>
        <w:tc>
          <w:tcPr/>
          <w:p w:rsidR="00000000" w:rsidDel="00000000" w:rsidP="00000000" w:rsidRDefault="00000000" w:rsidRPr="00000000" w14:paraId="00000A30">
            <w:pPr>
              <w:rPr/>
            </w:pPr>
            <w:r w:rsidDel="00000000" w:rsidR="00000000" w:rsidRPr="00000000">
              <w:rPr>
                <w:rtl w:val="0"/>
              </w:rPr>
              <w:t xml:space="preserve">Could not find the path</w:t>
            </w:r>
          </w:p>
        </w:tc>
      </w:tr>
      <w:tr>
        <w:tc>
          <w:tcPr/>
          <w:p w:rsidR="00000000" w:rsidDel="00000000" w:rsidP="00000000" w:rsidRDefault="00000000" w:rsidRPr="00000000" w14:paraId="00000A31">
            <w:pPr>
              <w:rPr/>
            </w:pPr>
            <w:r w:rsidDel="00000000" w:rsidR="00000000" w:rsidRPr="00000000">
              <w:rPr>
                <w:rtl w:val="0"/>
              </w:rPr>
              <w:t xml:space="preserve">6</w:t>
            </w:r>
          </w:p>
        </w:tc>
        <w:tc>
          <w:tcPr/>
          <w:p w:rsidR="00000000" w:rsidDel="00000000" w:rsidP="00000000" w:rsidRDefault="00000000" w:rsidRPr="00000000" w14:paraId="00000A32">
            <w:pPr>
              <w:rPr/>
            </w:pPr>
            <w:r w:rsidDel="00000000" w:rsidR="00000000" w:rsidRPr="00000000">
              <w:rPr>
                <w:rtl w:val="0"/>
              </w:rPr>
              <w:t xml:space="preserve">The path name format is invalid</w:t>
            </w:r>
          </w:p>
        </w:tc>
      </w:tr>
      <w:tr>
        <w:tc>
          <w:tcPr/>
          <w:p w:rsidR="00000000" w:rsidDel="00000000" w:rsidP="00000000" w:rsidRDefault="00000000" w:rsidRPr="00000000" w14:paraId="00000A33">
            <w:pPr>
              <w:rPr/>
            </w:pPr>
            <w:r w:rsidDel="00000000" w:rsidR="00000000" w:rsidRPr="00000000">
              <w:rPr>
                <w:rtl w:val="0"/>
              </w:rPr>
              <w:t xml:space="preserve">7</w:t>
            </w:r>
          </w:p>
        </w:tc>
        <w:tc>
          <w:tcPr/>
          <w:p w:rsidR="00000000" w:rsidDel="00000000" w:rsidP="00000000" w:rsidRDefault="00000000" w:rsidRPr="00000000" w14:paraId="00000A34">
            <w:pPr>
              <w:rPr/>
            </w:pPr>
            <w:r w:rsidDel="00000000" w:rsidR="00000000" w:rsidRPr="00000000">
              <w:rPr>
                <w:rtl w:val="0"/>
              </w:rPr>
              <w:t xml:space="preserve">Access denied due to prohibited access or directory full</w:t>
            </w:r>
          </w:p>
        </w:tc>
      </w:tr>
      <w:tr>
        <w:tc>
          <w:tcPr/>
          <w:p w:rsidR="00000000" w:rsidDel="00000000" w:rsidP="00000000" w:rsidRDefault="00000000" w:rsidRPr="00000000" w14:paraId="00000A35">
            <w:pPr>
              <w:rPr/>
            </w:pPr>
            <w:r w:rsidDel="00000000" w:rsidR="00000000" w:rsidRPr="00000000">
              <w:rPr>
                <w:rtl w:val="0"/>
              </w:rPr>
              <w:t xml:space="preserve">8</w:t>
            </w:r>
          </w:p>
        </w:tc>
        <w:tc>
          <w:tcPr/>
          <w:p w:rsidR="00000000" w:rsidDel="00000000" w:rsidP="00000000" w:rsidRDefault="00000000" w:rsidRPr="00000000" w14:paraId="00000A36">
            <w:pPr>
              <w:rPr/>
            </w:pPr>
            <w:r w:rsidDel="00000000" w:rsidR="00000000" w:rsidRPr="00000000">
              <w:rPr>
                <w:rtl w:val="0"/>
              </w:rPr>
              <w:t xml:space="preserve">Access denied due to prohibited access</w:t>
            </w:r>
          </w:p>
        </w:tc>
      </w:tr>
      <w:tr>
        <w:tc>
          <w:tcPr/>
          <w:p w:rsidR="00000000" w:rsidDel="00000000" w:rsidP="00000000" w:rsidRDefault="00000000" w:rsidRPr="00000000" w14:paraId="00000A37">
            <w:pPr>
              <w:rPr/>
            </w:pPr>
            <w:r w:rsidDel="00000000" w:rsidR="00000000" w:rsidRPr="00000000">
              <w:rPr>
                <w:rtl w:val="0"/>
              </w:rPr>
              <w:t xml:space="preserve">9</w:t>
            </w:r>
          </w:p>
        </w:tc>
        <w:tc>
          <w:tcPr/>
          <w:p w:rsidR="00000000" w:rsidDel="00000000" w:rsidP="00000000" w:rsidRDefault="00000000" w:rsidRPr="00000000" w14:paraId="00000A38">
            <w:pPr>
              <w:rPr/>
            </w:pPr>
            <w:r w:rsidDel="00000000" w:rsidR="00000000" w:rsidRPr="00000000">
              <w:rPr>
                <w:rtl w:val="0"/>
              </w:rPr>
              <w:t xml:space="preserve">The file/directory object is invalid</w:t>
            </w:r>
          </w:p>
        </w:tc>
      </w:tr>
      <w:tr>
        <w:tc>
          <w:tcPr/>
          <w:p w:rsidR="00000000" w:rsidDel="00000000" w:rsidP="00000000" w:rsidRDefault="00000000" w:rsidRPr="00000000" w14:paraId="00000A39">
            <w:pPr>
              <w:rPr/>
            </w:pPr>
            <w:r w:rsidDel="00000000" w:rsidR="00000000" w:rsidRPr="00000000">
              <w:rPr>
                <w:rtl w:val="0"/>
              </w:rPr>
              <w:t xml:space="preserve">10</w:t>
            </w:r>
          </w:p>
        </w:tc>
        <w:tc>
          <w:tcPr/>
          <w:p w:rsidR="00000000" w:rsidDel="00000000" w:rsidP="00000000" w:rsidRDefault="00000000" w:rsidRPr="00000000" w14:paraId="00000A3A">
            <w:pPr>
              <w:rPr/>
            </w:pPr>
            <w:r w:rsidDel="00000000" w:rsidR="00000000" w:rsidRPr="00000000">
              <w:rPr>
                <w:rtl w:val="0"/>
              </w:rPr>
              <w:t xml:space="preserve">The physical drive is write protected</w:t>
            </w:r>
          </w:p>
        </w:tc>
      </w:tr>
      <w:tr>
        <w:tc>
          <w:tcPr/>
          <w:p w:rsidR="00000000" w:rsidDel="00000000" w:rsidP="00000000" w:rsidRDefault="00000000" w:rsidRPr="00000000" w14:paraId="00000A3B">
            <w:pPr>
              <w:rPr/>
            </w:pPr>
            <w:r w:rsidDel="00000000" w:rsidR="00000000" w:rsidRPr="00000000">
              <w:rPr>
                <w:rtl w:val="0"/>
              </w:rPr>
              <w:t xml:space="preserve">11</w:t>
            </w:r>
          </w:p>
        </w:tc>
        <w:tc>
          <w:tcPr/>
          <w:p w:rsidR="00000000" w:rsidDel="00000000" w:rsidP="00000000" w:rsidRDefault="00000000" w:rsidRPr="00000000" w14:paraId="00000A3C">
            <w:pPr>
              <w:rPr/>
            </w:pPr>
            <w:r w:rsidDel="00000000" w:rsidR="00000000" w:rsidRPr="00000000">
              <w:rPr>
                <w:rtl w:val="0"/>
              </w:rPr>
              <w:t xml:space="preserve">The logical drive number is invalid</w:t>
            </w:r>
          </w:p>
        </w:tc>
      </w:tr>
      <w:tr>
        <w:tc>
          <w:tcPr/>
          <w:p w:rsidR="00000000" w:rsidDel="00000000" w:rsidP="00000000" w:rsidRDefault="00000000" w:rsidRPr="00000000" w14:paraId="00000A3D">
            <w:pPr>
              <w:rPr/>
            </w:pPr>
            <w:r w:rsidDel="00000000" w:rsidR="00000000" w:rsidRPr="00000000">
              <w:rPr>
                <w:rtl w:val="0"/>
              </w:rPr>
              <w:t xml:space="preserve">12</w:t>
            </w:r>
          </w:p>
        </w:tc>
        <w:tc>
          <w:tcPr/>
          <w:p w:rsidR="00000000" w:rsidDel="00000000" w:rsidP="00000000" w:rsidRDefault="00000000" w:rsidRPr="00000000" w14:paraId="00000A3E">
            <w:pPr>
              <w:rPr/>
            </w:pPr>
            <w:r w:rsidDel="00000000" w:rsidR="00000000" w:rsidRPr="00000000">
              <w:rPr>
                <w:rtl w:val="0"/>
              </w:rPr>
              <w:t xml:space="preserve">The volume has no work area</w:t>
            </w:r>
          </w:p>
        </w:tc>
      </w:tr>
      <w:tr>
        <w:tc>
          <w:tcPr/>
          <w:p w:rsidR="00000000" w:rsidDel="00000000" w:rsidP="00000000" w:rsidRDefault="00000000" w:rsidRPr="00000000" w14:paraId="00000A3F">
            <w:pPr>
              <w:rPr/>
            </w:pPr>
            <w:r w:rsidDel="00000000" w:rsidR="00000000" w:rsidRPr="00000000">
              <w:rPr>
                <w:rtl w:val="0"/>
              </w:rPr>
              <w:t xml:space="preserve">13</w:t>
            </w:r>
          </w:p>
        </w:tc>
        <w:tc>
          <w:tcPr/>
          <w:p w:rsidR="00000000" w:rsidDel="00000000" w:rsidP="00000000" w:rsidRDefault="00000000" w:rsidRPr="00000000" w14:paraId="00000A40">
            <w:pPr>
              <w:rPr/>
            </w:pPr>
            <w:r w:rsidDel="00000000" w:rsidR="00000000" w:rsidRPr="00000000">
              <w:rPr>
                <w:rtl w:val="0"/>
              </w:rPr>
              <w:t xml:space="preserve">There is no valid FAT volume</w:t>
            </w:r>
          </w:p>
        </w:tc>
      </w:tr>
      <w:tr>
        <w:tc>
          <w:tcPr/>
          <w:p w:rsidR="00000000" w:rsidDel="00000000" w:rsidP="00000000" w:rsidRDefault="00000000" w:rsidRPr="00000000" w14:paraId="00000A41">
            <w:pPr>
              <w:rPr/>
            </w:pPr>
            <w:r w:rsidDel="00000000" w:rsidR="00000000" w:rsidRPr="00000000">
              <w:rPr>
                <w:rtl w:val="0"/>
              </w:rPr>
              <w:t xml:space="preserve">14</w:t>
            </w:r>
          </w:p>
        </w:tc>
        <w:tc>
          <w:tcPr/>
          <w:p w:rsidR="00000000" w:rsidDel="00000000" w:rsidP="00000000" w:rsidRDefault="00000000" w:rsidRPr="00000000" w14:paraId="00000A42">
            <w:pPr>
              <w:rPr/>
            </w:pPr>
            <w:r w:rsidDel="00000000" w:rsidR="00000000" w:rsidRPr="00000000">
              <w:rPr>
                <w:rtl w:val="0"/>
              </w:rPr>
              <w:t xml:space="preserve">The f_mkfs() aborted due to any problem</w:t>
            </w:r>
          </w:p>
        </w:tc>
      </w:tr>
      <w:tr>
        <w:tc>
          <w:tcPr/>
          <w:p w:rsidR="00000000" w:rsidDel="00000000" w:rsidP="00000000" w:rsidRDefault="00000000" w:rsidRPr="00000000" w14:paraId="00000A43">
            <w:pPr>
              <w:rPr/>
            </w:pPr>
            <w:r w:rsidDel="00000000" w:rsidR="00000000" w:rsidRPr="00000000">
              <w:rPr>
                <w:rtl w:val="0"/>
              </w:rPr>
              <w:t xml:space="preserve">15</w:t>
            </w:r>
          </w:p>
        </w:tc>
        <w:tc>
          <w:tcPr/>
          <w:p w:rsidR="00000000" w:rsidDel="00000000" w:rsidP="00000000" w:rsidRDefault="00000000" w:rsidRPr="00000000" w14:paraId="00000A44">
            <w:pPr>
              <w:rPr/>
            </w:pPr>
            <w:r w:rsidDel="00000000" w:rsidR="00000000" w:rsidRPr="00000000">
              <w:rPr>
                <w:rtl w:val="0"/>
              </w:rPr>
              <w:t xml:space="preserve">Could not get a grant to access the volume within defined period</w:t>
            </w:r>
          </w:p>
        </w:tc>
      </w:tr>
      <w:tr>
        <w:tc>
          <w:tcPr/>
          <w:p w:rsidR="00000000" w:rsidDel="00000000" w:rsidP="00000000" w:rsidRDefault="00000000" w:rsidRPr="00000000" w14:paraId="00000A45">
            <w:pPr>
              <w:rPr/>
            </w:pPr>
            <w:r w:rsidDel="00000000" w:rsidR="00000000" w:rsidRPr="00000000">
              <w:rPr>
                <w:rtl w:val="0"/>
              </w:rPr>
              <w:t xml:space="preserve">16</w:t>
            </w:r>
          </w:p>
        </w:tc>
        <w:tc>
          <w:tcPr/>
          <w:p w:rsidR="00000000" w:rsidDel="00000000" w:rsidP="00000000" w:rsidRDefault="00000000" w:rsidRPr="00000000" w14:paraId="00000A46">
            <w:pPr>
              <w:rPr/>
            </w:pPr>
            <w:r w:rsidDel="00000000" w:rsidR="00000000" w:rsidRPr="00000000">
              <w:rPr>
                <w:rtl w:val="0"/>
              </w:rPr>
              <w:t xml:space="preserve">The operation is rejected according to the file sharing policy</w:t>
            </w:r>
          </w:p>
        </w:tc>
      </w:tr>
      <w:tr>
        <w:tc>
          <w:tcPr/>
          <w:p w:rsidR="00000000" w:rsidDel="00000000" w:rsidP="00000000" w:rsidRDefault="00000000" w:rsidRPr="00000000" w14:paraId="00000A47">
            <w:pPr>
              <w:rPr/>
            </w:pPr>
            <w:r w:rsidDel="00000000" w:rsidR="00000000" w:rsidRPr="00000000">
              <w:rPr>
                <w:rtl w:val="0"/>
              </w:rPr>
              <w:t xml:space="preserve">17</w:t>
            </w:r>
          </w:p>
        </w:tc>
        <w:tc>
          <w:tcPr/>
          <w:p w:rsidR="00000000" w:rsidDel="00000000" w:rsidP="00000000" w:rsidRDefault="00000000" w:rsidRPr="00000000" w14:paraId="00000A48">
            <w:pPr>
              <w:rPr/>
            </w:pPr>
            <w:r w:rsidDel="00000000" w:rsidR="00000000" w:rsidRPr="00000000">
              <w:rPr>
                <w:rtl w:val="0"/>
              </w:rPr>
              <w:t xml:space="preserve">LFN working buffer could not be allocated</w:t>
            </w:r>
          </w:p>
        </w:tc>
      </w:tr>
      <w:tr>
        <w:tc>
          <w:tcPr>
            <w:tcBorders>
              <w:bottom w:color="000000" w:space="0" w:sz="4" w:val="single"/>
            </w:tcBorders>
          </w:tcPr>
          <w:p w:rsidR="00000000" w:rsidDel="00000000" w:rsidP="00000000" w:rsidRDefault="00000000" w:rsidRPr="00000000" w14:paraId="00000A49">
            <w:pPr>
              <w:rPr/>
            </w:pPr>
            <w:r w:rsidDel="00000000" w:rsidR="00000000" w:rsidRPr="00000000">
              <w:rPr>
                <w:rtl w:val="0"/>
              </w:rPr>
              <w:t xml:space="preserve">18</w:t>
            </w:r>
          </w:p>
        </w:tc>
        <w:tc>
          <w:tcPr>
            <w:tcBorders>
              <w:bottom w:color="000000" w:space="0" w:sz="4" w:val="single"/>
            </w:tcBorders>
          </w:tcPr>
          <w:p w:rsidR="00000000" w:rsidDel="00000000" w:rsidP="00000000" w:rsidRDefault="00000000" w:rsidRPr="00000000" w14:paraId="00000A4A">
            <w:pPr>
              <w:rPr/>
            </w:pPr>
            <w:r w:rsidDel="00000000" w:rsidR="00000000" w:rsidRPr="00000000">
              <w:rPr>
                <w:rtl w:val="0"/>
              </w:rPr>
              <w:t xml:space="preserve">Number of open files &gt; _FS_LOCK</w:t>
            </w:r>
          </w:p>
        </w:tc>
      </w:tr>
      <w:tr>
        <w:tc>
          <w:tcPr>
            <w:tcBorders>
              <w:bottom w:color="000000" w:space="0" w:sz="4" w:val="single"/>
              <w:right w:color="000000" w:space="0" w:sz="4" w:val="single"/>
            </w:tcBorders>
          </w:tcPr>
          <w:p w:rsidR="00000000" w:rsidDel="00000000" w:rsidP="00000000" w:rsidRDefault="00000000" w:rsidRPr="00000000" w14:paraId="00000A4B">
            <w:pP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C">
            <w:pPr>
              <w:rPr/>
            </w:pPr>
            <w:r w:rsidDel="00000000" w:rsidR="00000000" w:rsidRPr="00000000">
              <w:rPr>
                <w:rtl w:val="0"/>
              </w:rPr>
              <w:t xml:space="preserve">Given parameter is invalid</w:t>
            </w:r>
          </w:p>
        </w:tc>
      </w:tr>
      <w:t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A4D">
            <w:pPr>
              <w:jc w:val="center"/>
              <w:rPr>
                <w:b w:val="1"/>
              </w:rPr>
            </w:pPr>
            <w:r w:rsidDel="00000000" w:rsidR="00000000" w:rsidRPr="00000000">
              <w:rPr>
                <w:b w:val="1"/>
                <w:rtl w:val="0"/>
              </w:rPr>
              <w:t xml:space="preserve">Tabel 2 – fatfs error codes</w:t>
            </w:r>
          </w:p>
        </w:tc>
      </w:tr>
    </w:tbl>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t xml:space="preserve">Voorbeeld 1:</w:t>
      </w:r>
    </w:p>
    <w:tbl>
      <w:tblPr>
        <w:tblStyle w:val="Table126"/>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51">
            <w:pPr>
              <w:rPr>
                <w:b w:val="1"/>
              </w:rPr>
            </w:pPr>
            <w:r w:rsidDel="00000000" w:rsidR="00000000" w:rsidRPr="00000000">
              <w:rPr>
                <w:rtl w:val="0"/>
              </w:rPr>
            </w:r>
          </w:p>
        </w:tc>
        <w:tc>
          <w:tcPr/>
          <w:p w:rsidR="00000000" w:rsidDel="00000000" w:rsidP="00000000" w:rsidRDefault="00000000" w:rsidRPr="00000000" w14:paraId="00000A52">
            <w:pPr>
              <w:rPr>
                <w:b w:val="1"/>
              </w:rPr>
            </w:pPr>
            <w:r w:rsidDel="00000000" w:rsidR="00000000" w:rsidRPr="00000000">
              <w:rPr>
                <w:b w:val="1"/>
                <w:rtl w:val="0"/>
              </w:rPr>
              <w:t xml:space="preserve">Hex bericht</w:t>
            </w:r>
          </w:p>
        </w:tc>
        <w:tc>
          <w:tcPr/>
          <w:p w:rsidR="00000000" w:rsidDel="00000000" w:rsidP="00000000" w:rsidRDefault="00000000" w:rsidRPr="00000000" w14:paraId="00000A53">
            <w:pPr>
              <w:rPr>
                <w:b w:val="1"/>
              </w:rPr>
            </w:pPr>
            <w:r w:rsidDel="00000000" w:rsidR="00000000" w:rsidRPr="00000000">
              <w:rPr>
                <w:b w:val="1"/>
                <w:rtl w:val="0"/>
              </w:rPr>
              <w:t xml:space="preserve">Inhoud</w:t>
            </w:r>
          </w:p>
        </w:tc>
      </w:tr>
      <w:tr>
        <w:tc>
          <w:tcPr/>
          <w:p w:rsidR="00000000" w:rsidDel="00000000" w:rsidP="00000000" w:rsidRDefault="00000000" w:rsidRPr="00000000" w14:paraId="00000A54">
            <w:pPr>
              <w:rPr>
                <w:b w:val="1"/>
              </w:rPr>
            </w:pPr>
            <w:r w:rsidDel="00000000" w:rsidR="00000000" w:rsidRPr="00000000">
              <w:rPr>
                <w:b w:val="1"/>
                <w:rtl w:val="0"/>
              </w:rPr>
              <w:t xml:space="preserve">Opdracht</w:t>
            </w:r>
          </w:p>
        </w:tc>
        <w:tc>
          <w:tcPr/>
          <w:p w:rsidR="00000000" w:rsidDel="00000000" w:rsidP="00000000" w:rsidRDefault="00000000" w:rsidRPr="00000000" w14:paraId="00000A55">
            <w:pPr>
              <w:rPr/>
            </w:pPr>
            <w:r w:rsidDel="00000000" w:rsidR="00000000" w:rsidRPr="00000000">
              <w:rPr>
                <w:rtl w:val="0"/>
              </w:rPr>
              <w:t xml:space="preserve">0x2100</w:t>
            </w:r>
          </w:p>
        </w:tc>
        <w:tc>
          <w:tcPr/>
          <w:p w:rsidR="00000000" w:rsidDel="00000000" w:rsidP="00000000" w:rsidRDefault="00000000" w:rsidRPr="00000000" w14:paraId="00000A56">
            <w:pPr>
              <w:rPr/>
            </w:pPr>
            <w:r w:rsidDel="00000000" w:rsidR="00000000" w:rsidRPr="00000000">
              <w:rPr>
                <w:rtl w:val="0"/>
              </w:rPr>
              <w:t xml:space="preserve">ERASE_MX_FLASH opdracht, erase fatfs</w:t>
            </w:r>
          </w:p>
        </w:tc>
      </w:tr>
      <w:tr>
        <w:trPr>
          <w:trHeight w:val="260" w:hRule="atLeast"/>
        </w:trPr>
        <w:tc>
          <w:tcPr/>
          <w:p w:rsidR="00000000" w:rsidDel="00000000" w:rsidP="00000000" w:rsidRDefault="00000000" w:rsidRPr="00000000" w14:paraId="00000A57">
            <w:pPr>
              <w:rPr>
                <w:b w:val="1"/>
              </w:rPr>
            </w:pPr>
            <w:r w:rsidDel="00000000" w:rsidR="00000000" w:rsidRPr="00000000">
              <w:rPr>
                <w:b w:val="1"/>
                <w:rtl w:val="0"/>
              </w:rPr>
              <w:t xml:space="preserve">Antwoord</w:t>
            </w:r>
          </w:p>
        </w:tc>
        <w:tc>
          <w:tcPr/>
          <w:p w:rsidR="00000000" w:rsidDel="00000000" w:rsidP="00000000" w:rsidRDefault="00000000" w:rsidRPr="00000000" w14:paraId="00000A58">
            <w:pPr>
              <w:rPr/>
            </w:pPr>
            <w:r w:rsidDel="00000000" w:rsidR="00000000" w:rsidRPr="00000000">
              <w:rPr>
                <w:rtl w:val="0"/>
              </w:rPr>
              <w:t xml:space="preserve">0x0020000000</w:t>
            </w:r>
          </w:p>
        </w:tc>
        <w:tc>
          <w:tcPr/>
          <w:p w:rsidR="00000000" w:rsidDel="00000000" w:rsidP="00000000" w:rsidRDefault="00000000" w:rsidRPr="00000000" w14:paraId="00000A59">
            <w:pPr>
              <w:rPr/>
            </w:pPr>
            <w:r w:rsidDel="00000000" w:rsidR="00000000" w:rsidRPr="00000000">
              <w:rPr>
                <w:rtl w:val="0"/>
              </w:rPr>
            </w:r>
          </w:p>
        </w:tc>
      </w:tr>
    </w:tbl>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tl w:val="0"/>
        </w:rPr>
        <w:t xml:space="preserve">Voorbeeld 2:</w:t>
      </w:r>
    </w:p>
    <w:tbl>
      <w:tblPr>
        <w:tblStyle w:val="Table127"/>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5C">
            <w:pPr>
              <w:rPr>
                <w:b w:val="1"/>
              </w:rPr>
            </w:pPr>
            <w:r w:rsidDel="00000000" w:rsidR="00000000" w:rsidRPr="00000000">
              <w:rPr>
                <w:rtl w:val="0"/>
              </w:rPr>
            </w:r>
          </w:p>
        </w:tc>
        <w:tc>
          <w:tcPr/>
          <w:p w:rsidR="00000000" w:rsidDel="00000000" w:rsidP="00000000" w:rsidRDefault="00000000" w:rsidRPr="00000000" w14:paraId="00000A5D">
            <w:pPr>
              <w:rPr>
                <w:b w:val="1"/>
              </w:rPr>
            </w:pPr>
            <w:r w:rsidDel="00000000" w:rsidR="00000000" w:rsidRPr="00000000">
              <w:rPr>
                <w:b w:val="1"/>
                <w:rtl w:val="0"/>
              </w:rPr>
              <w:t xml:space="preserve">Hex bericht</w:t>
            </w:r>
          </w:p>
        </w:tc>
        <w:tc>
          <w:tcPr/>
          <w:p w:rsidR="00000000" w:rsidDel="00000000" w:rsidP="00000000" w:rsidRDefault="00000000" w:rsidRPr="00000000" w14:paraId="00000A5E">
            <w:pPr>
              <w:rPr>
                <w:b w:val="1"/>
              </w:rPr>
            </w:pPr>
            <w:r w:rsidDel="00000000" w:rsidR="00000000" w:rsidRPr="00000000">
              <w:rPr>
                <w:b w:val="1"/>
                <w:rtl w:val="0"/>
              </w:rPr>
              <w:t xml:space="preserve">Inhoud</w:t>
            </w:r>
          </w:p>
        </w:tc>
      </w:tr>
      <w:tr>
        <w:tc>
          <w:tcPr/>
          <w:p w:rsidR="00000000" w:rsidDel="00000000" w:rsidP="00000000" w:rsidRDefault="00000000" w:rsidRPr="00000000" w14:paraId="00000A5F">
            <w:pPr>
              <w:rPr>
                <w:b w:val="1"/>
              </w:rPr>
            </w:pPr>
            <w:r w:rsidDel="00000000" w:rsidR="00000000" w:rsidRPr="00000000">
              <w:rPr>
                <w:b w:val="1"/>
                <w:rtl w:val="0"/>
              </w:rPr>
              <w:t xml:space="preserve">Opdracht</w:t>
            </w:r>
          </w:p>
        </w:tc>
        <w:tc>
          <w:tcPr/>
          <w:p w:rsidR="00000000" w:rsidDel="00000000" w:rsidP="00000000" w:rsidRDefault="00000000" w:rsidRPr="00000000" w14:paraId="00000A60">
            <w:pPr>
              <w:rPr/>
            </w:pPr>
            <w:r w:rsidDel="00000000" w:rsidR="00000000" w:rsidRPr="00000000">
              <w:rPr>
                <w:rtl w:val="0"/>
              </w:rPr>
              <w:t xml:space="preserve">0x2101</w:t>
            </w:r>
          </w:p>
        </w:tc>
        <w:tc>
          <w:tcPr/>
          <w:p w:rsidR="00000000" w:rsidDel="00000000" w:rsidP="00000000" w:rsidRDefault="00000000" w:rsidRPr="00000000" w14:paraId="00000A61">
            <w:pPr>
              <w:rPr/>
            </w:pPr>
            <w:r w:rsidDel="00000000" w:rsidR="00000000" w:rsidRPr="00000000">
              <w:rPr>
                <w:rtl w:val="0"/>
              </w:rPr>
              <w:t xml:space="preserve">ERASE_MX_FLASH opdracht, erase MX</w:t>
            </w:r>
          </w:p>
        </w:tc>
      </w:tr>
      <w:tr>
        <w:trPr>
          <w:trHeight w:val="260" w:hRule="atLeast"/>
        </w:trPr>
        <w:tc>
          <w:tcPr/>
          <w:p w:rsidR="00000000" w:rsidDel="00000000" w:rsidP="00000000" w:rsidRDefault="00000000" w:rsidRPr="00000000" w14:paraId="00000A62">
            <w:pPr>
              <w:rPr>
                <w:b w:val="1"/>
              </w:rPr>
            </w:pPr>
            <w:r w:rsidDel="00000000" w:rsidR="00000000" w:rsidRPr="00000000">
              <w:rPr>
                <w:b w:val="1"/>
                <w:rtl w:val="0"/>
              </w:rPr>
              <w:t xml:space="preserve">Antwoord</w:t>
            </w:r>
          </w:p>
        </w:tc>
        <w:tc>
          <w:tcPr/>
          <w:p w:rsidR="00000000" w:rsidDel="00000000" w:rsidP="00000000" w:rsidRDefault="00000000" w:rsidRPr="00000000" w14:paraId="00000A63">
            <w:pPr>
              <w:rPr/>
            </w:pPr>
            <w:r w:rsidDel="00000000" w:rsidR="00000000" w:rsidRPr="00000000">
              <w:rPr>
                <w:rtl w:val="0"/>
              </w:rPr>
              <w:t xml:space="preserve">0x0020000000</w:t>
            </w:r>
          </w:p>
        </w:tc>
        <w:tc>
          <w:tcPr/>
          <w:p w:rsidR="00000000" w:rsidDel="00000000" w:rsidP="00000000" w:rsidRDefault="00000000" w:rsidRPr="00000000" w14:paraId="00000A64">
            <w:pPr>
              <w:rPr/>
            </w:pPr>
            <w:r w:rsidDel="00000000" w:rsidR="00000000" w:rsidRPr="00000000">
              <w:rPr>
                <w:rtl w:val="0"/>
              </w:rPr>
              <w:t xml:space="preserve">Wordt verstuurd na max 240 seconden.</w:t>
            </w:r>
          </w:p>
        </w:tc>
      </w:tr>
    </w:tbl>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pStyle w:val="Heading3"/>
        <w:numPr>
          <w:ilvl w:val="2"/>
          <w:numId w:val="2"/>
        </w:numPr>
        <w:ind w:left="862" w:hanging="720"/>
        <w:rPr/>
      </w:pPr>
      <w:bookmarkStart w:colFirst="0" w:colLast="0" w:name="_heading=h.2lwamvv" w:id="58"/>
      <w:bookmarkEnd w:id="58"/>
      <w:r w:rsidDel="00000000" w:rsidR="00000000" w:rsidRPr="00000000">
        <w:rPr>
          <w:rtl w:val="0"/>
        </w:rPr>
        <w:t xml:space="preserve">34d/0x22 - SIZE_MX_FLASH</w:t>
      </w:r>
    </w:p>
    <w:p w:rsidR="00000000" w:rsidDel="00000000" w:rsidP="00000000" w:rsidRDefault="00000000" w:rsidRPr="00000000" w14:paraId="00000A6A">
      <w:pPr>
        <w:rPr/>
      </w:pPr>
      <w:r w:rsidDel="00000000" w:rsidR="00000000" w:rsidRPr="00000000">
        <w:rPr>
          <w:rtl w:val="0"/>
        </w:rPr>
        <w:t xml:space="preserve">Met deze opdracht wordt de grote van de log in het flash geheugen van de MX25R6435F opgehaald. Als de opdracht wordt geaccepteerd wordt er een antwoord gestuurd met daarin de grote van de log in bytes.</w:t>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rPr/>
      </w:pPr>
      <w:r w:rsidDel="00000000" w:rsidR="00000000" w:rsidRPr="00000000">
        <w:rPr>
          <w:rtl w:val="0"/>
        </w:rPr>
        <w:t xml:space="preserve">Opdracht:</w:t>
      </w:r>
    </w:p>
    <w:tbl>
      <w:tblPr>
        <w:tblStyle w:val="Table128"/>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1038"/>
        <w:gridCol w:w="1116"/>
        <w:gridCol w:w="5284"/>
        <w:tblGridChange w:id="0">
          <w:tblGrid>
            <w:gridCol w:w="2190"/>
            <w:gridCol w:w="1038"/>
            <w:gridCol w:w="1116"/>
            <w:gridCol w:w="5284"/>
          </w:tblGrid>
        </w:tblGridChange>
      </w:tblGrid>
      <w:tr>
        <w:tc>
          <w:tcPr/>
          <w:p w:rsidR="00000000" w:rsidDel="00000000" w:rsidP="00000000" w:rsidRDefault="00000000" w:rsidRPr="00000000" w14:paraId="00000A6D">
            <w:pPr>
              <w:rPr>
                <w:b w:val="1"/>
              </w:rPr>
            </w:pPr>
            <w:r w:rsidDel="00000000" w:rsidR="00000000" w:rsidRPr="00000000">
              <w:rPr>
                <w:b w:val="1"/>
                <w:rtl w:val="0"/>
              </w:rPr>
              <w:t xml:space="preserve">Veld</w:t>
            </w:r>
          </w:p>
        </w:tc>
        <w:tc>
          <w:tcPr/>
          <w:p w:rsidR="00000000" w:rsidDel="00000000" w:rsidP="00000000" w:rsidRDefault="00000000" w:rsidRPr="00000000" w14:paraId="00000A6E">
            <w:pPr>
              <w:rPr>
                <w:b w:val="1"/>
              </w:rPr>
            </w:pPr>
            <w:r w:rsidDel="00000000" w:rsidR="00000000" w:rsidRPr="00000000">
              <w:rPr>
                <w:b w:val="1"/>
                <w:rtl w:val="0"/>
              </w:rPr>
              <w:t xml:space="preserve">Grote</w:t>
            </w:r>
          </w:p>
        </w:tc>
        <w:tc>
          <w:tcPr/>
          <w:p w:rsidR="00000000" w:rsidDel="00000000" w:rsidP="00000000" w:rsidRDefault="00000000" w:rsidRPr="00000000" w14:paraId="00000A6F">
            <w:pPr>
              <w:rPr>
                <w:b w:val="1"/>
              </w:rPr>
            </w:pPr>
            <w:r w:rsidDel="00000000" w:rsidR="00000000" w:rsidRPr="00000000">
              <w:rPr>
                <w:b w:val="1"/>
                <w:rtl w:val="0"/>
              </w:rPr>
              <w:t xml:space="preserve">Waarde</w:t>
            </w:r>
          </w:p>
        </w:tc>
        <w:tc>
          <w:tcPr/>
          <w:p w:rsidR="00000000" w:rsidDel="00000000" w:rsidP="00000000" w:rsidRDefault="00000000" w:rsidRPr="00000000" w14:paraId="00000A70">
            <w:pPr>
              <w:rPr>
                <w:b w:val="1"/>
              </w:rPr>
            </w:pPr>
            <w:r w:rsidDel="00000000" w:rsidR="00000000" w:rsidRPr="00000000">
              <w:rPr>
                <w:b w:val="1"/>
                <w:rtl w:val="0"/>
              </w:rPr>
              <w:t xml:space="preserve">Omschrijving</w:t>
            </w:r>
          </w:p>
        </w:tc>
      </w:tr>
      <w:tr>
        <w:tc>
          <w:tcPr/>
          <w:p w:rsidR="00000000" w:rsidDel="00000000" w:rsidP="00000000" w:rsidRDefault="00000000" w:rsidRPr="00000000" w14:paraId="00000A71">
            <w:pPr>
              <w:rPr/>
            </w:pPr>
            <w:r w:rsidDel="00000000" w:rsidR="00000000" w:rsidRPr="00000000">
              <w:rPr>
                <w:rtl w:val="0"/>
              </w:rPr>
              <w:t xml:space="preserve">SIZE_MX_FLASH</w:t>
            </w:r>
          </w:p>
        </w:tc>
        <w:tc>
          <w:tcPr/>
          <w:p w:rsidR="00000000" w:rsidDel="00000000" w:rsidP="00000000" w:rsidRDefault="00000000" w:rsidRPr="00000000" w14:paraId="00000A72">
            <w:pPr>
              <w:rPr/>
            </w:pPr>
            <w:r w:rsidDel="00000000" w:rsidR="00000000" w:rsidRPr="00000000">
              <w:rPr>
                <w:rtl w:val="0"/>
              </w:rPr>
              <w:t xml:space="preserve">Uint8_t</w:t>
            </w:r>
          </w:p>
        </w:tc>
        <w:tc>
          <w:tcPr/>
          <w:p w:rsidR="00000000" w:rsidDel="00000000" w:rsidP="00000000" w:rsidRDefault="00000000" w:rsidRPr="00000000" w14:paraId="00000A73">
            <w:pPr>
              <w:rPr/>
            </w:pPr>
            <w:r w:rsidDel="00000000" w:rsidR="00000000" w:rsidRPr="00000000">
              <w:rPr>
                <w:rtl w:val="0"/>
              </w:rPr>
              <w:t xml:space="preserve">0x22</w:t>
            </w:r>
          </w:p>
        </w:tc>
        <w:tc>
          <w:tcPr/>
          <w:p w:rsidR="00000000" w:rsidDel="00000000" w:rsidP="00000000" w:rsidRDefault="00000000" w:rsidRPr="00000000" w14:paraId="00000A74">
            <w:pPr>
              <w:rPr/>
            </w:pPr>
            <w:r w:rsidDel="00000000" w:rsidR="00000000" w:rsidRPr="00000000">
              <w:rPr>
                <w:rtl w:val="0"/>
              </w:rPr>
              <w:t xml:space="preserve">SIZE_MX_FLASH opdracht ID</w:t>
            </w:r>
          </w:p>
        </w:tc>
      </w:tr>
    </w:tbl>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t xml:space="preserve">Antwoord:</w:t>
      </w:r>
    </w:p>
    <w:tbl>
      <w:tblPr>
        <w:tblStyle w:val="Table12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1"/>
        <w:gridCol w:w="1073"/>
        <w:gridCol w:w="1131"/>
        <w:gridCol w:w="6143"/>
        <w:tblGridChange w:id="0">
          <w:tblGrid>
            <w:gridCol w:w="1281"/>
            <w:gridCol w:w="1073"/>
            <w:gridCol w:w="1131"/>
            <w:gridCol w:w="6143"/>
          </w:tblGrid>
        </w:tblGridChange>
      </w:tblGrid>
      <w:tr>
        <w:tc>
          <w:tcPr/>
          <w:p w:rsidR="00000000" w:rsidDel="00000000" w:rsidP="00000000" w:rsidRDefault="00000000" w:rsidRPr="00000000" w14:paraId="00000A77">
            <w:pPr>
              <w:rPr>
                <w:b w:val="1"/>
              </w:rPr>
            </w:pPr>
            <w:r w:rsidDel="00000000" w:rsidR="00000000" w:rsidRPr="00000000">
              <w:rPr>
                <w:b w:val="1"/>
                <w:rtl w:val="0"/>
              </w:rPr>
              <w:t xml:space="preserve">Veld</w:t>
            </w:r>
          </w:p>
        </w:tc>
        <w:tc>
          <w:tcPr/>
          <w:p w:rsidR="00000000" w:rsidDel="00000000" w:rsidP="00000000" w:rsidRDefault="00000000" w:rsidRPr="00000000" w14:paraId="00000A78">
            <w:pPr>
              <w:rPr>
                <w:b w:val="1"/>
              </w:rPr>
            </w:pPr>
            <w:r w:rsidDel="00000000" w:rsidR="00000000" w:rsidRPr="00000000">
              <w:rPr>
                <w:b w:val="1"/>
                <w:rtl w:val="0"/>
              </w:rPr>
              <w:t xml:space="preserve">Grote</w:t>
            </w:r>
          </w:p>
        </w:tc>
        <w:tc>
          <w:tcPr/>
          <w:p w:rsidR="00000000" w:rsidDel="00000000" w:rsidP="00000000" w:rsidRDefault="00000000" w:rsidRPr="00000000" w14:paraId="00000A79">
            <w:pPr>
              <w:rPr>
                <w:b w:val="1"/>
              </w:rPr>
            </w:pPr>
            <w:r w:rsidDel="00000000" w:rsidR="00000000" w:rsidRPr="00000000">
              <w:rPr>
                <w:b w:val="1"/>
                <w:rtl w:val="0"/>
              </w:rPr>
              <w:t xml:space="preserve">Waarde</w:t>
            </w:r>
          </w:p>
        </w:tc>
        <w:tc>
          <w:tcPr/>
          <w:p w:rsidR="00000000" w:rsidDel="00000000" w:rsidP="00000000" w:rsidRDefault="00000000" w:rsidRPr="00000000" w14:paraId="00000A7A">
            <w:pPr>
              <w:rPr>
                <w:b w:val="1"/>
              </w:rPr>
            </w:pPr>
            <w:r w:rsidDel="00000000" w:rsidR="00000000" w:rsidRPr="00000000">
              <w:rPr>
                <w:b w:val="1"/>
                <w:rtl w:val="0"/>
              </w:rPr>
              <w:t xml:space="preserve">Omschrijving</w:t>
            </w:r>
          </w:p>
        </w:tc>
      </w:tr>
      <w:tr>
        <w:tc>
          <w:tcPr/>
          <w:p w:rsidR="00000000" w:rsidDel="00000000" w:rsidP="00000000" w:rsidRDefault="00000000" w:rsidRPr="00000000" w14:paraId="00000A7B">
            <w:pPr>
              <w:rPr/>
            </w:pPr>
            <w:r w:rsidDel="00000000" w:rsidR="00000000" w:rsidRPr="00000000">
              <w:rPr>
                <w:rtl w:val="0"/>
              </w:rPr>
              <w:t xml:space="preserve">Command</w:t>
            </w:r>
          </w:p>
        </w:tc>
        <w:tc>
          <w:tcPr/>
          <w:p w:rsidR="00000000" w:rsidDel="00000000" w:rsidP="00000000" w:rsidRDefault="00000000" w:rsidRPr="00000000" w14:paraId="00000A7C">
            <w:pPr>
              <w:rPr/>
            </w:pPr>
            <w:r w:rsidDel="00000000" w:rsidR="00000000" w:rsidRPr="00000000">
              <w:rPr>
                <w:rtl w:val="0"/>
              </w:rPr>
              <w:t xml:space="preserve">Uint8_t</w:t>
            </w:r>
          </w:p>
        </w:tc>
        <w:tc>
          <w:tcPr/>
          <w:p w:rsidR="00000000" w:rsidDel="00000000" w:rsidP="00000000" w:rsidRDefault="00000000" w:rsidRPr="00000000" w14:paraId="00000A7D">
            <w:pPr>
              <w:rPr/>
            </w:pPr>
            <w:r w:rsidDel="00000000" w:rsidR="00000000" w:rsidRPr="00000000">
              <w:rPr>
                <w:rtl w:val="0"/>
              </w:rPr>
              <w:t xml:space="preserve">0x22</w:t>
            </w:r>
          </w:p>
        </w:tc>
        <w:tc>
          <w:tcPr/>
          <w:p w:rsidR="00000000" w:rsidDel="00000000" w:rsidP="00000000" w:rsidRDefault="00000000" w:rsidRPr="00000000" w14:paraId="00000A7E">
            <w:pPr>
              <w:rPr/>
            </w:pPr>
            <w:r w:rsidDel="00000000" w:rsidR="00000000" w:rsidRPr="00000000">
              <w:rPr>
                <w:rtl w:val="0"/>
              </w:rPr>
              <w:t xml:space="preserve">SIZE_MX_FLASH antwoord</w:t>
            </w:r>
          </w:p>
        </w:tc>
      </w:tr>
      <w:tr>
        <w:tc>
          <w:tcPr/>
          <w:p w:rsidR="00000000" w:rsidDel="00000000" w:rsidP="00000000" w:rsidRDefault="00000000" w:rsidRPr="00000000" w14:paraId="00000A7F">
            <w:pPr>
              <w:rPr/>
            </w:pPr>
            <w:r w:rsidDel="00000000" w:rsidR="00000000" w:rsidRPr="00000000">
              <w:rPr>
                <w:rtl w:val="0"/>
              </w:rPr>
              <w:t xml:space="preserve">Log grote</w:t>
            </w:r>
          </w:p>
        </w:tc>
        <w:tc>
          <w:tcPr/>
          <w:p w:rsidR="00000000" w:rsidDel="00000000" w:rsidP="00000000" w:rsidRDefault="00000000" w:rsidRPr="00000000" w14:paraId="00000A80">
            <w:pPr>
              <w:rPr/>
            </w:pPr>
            <w:r w:rsidDel="00000000" w:rsidR="00000000" w:rsidRPr="00000000">
              <w:rPr>
                <w:rtl w:val="0"/>
              </w:rPr>
              <w:t xml:space="preserve">Uint32_t</w:t>
            </w:r>
          </w:p>
        </w:tc>
        <w:tc>
          <w:tcPr/>
          <w:p w:rsidR="00000000" w:rsidDel="00000000" w:rsidP="00000000" w:rsidRDefault="00000000" w:rsidRPr="00000000" w14:paraId="00000A81">
            <w:pPr>
              <w:rPr/>
            </w:pPr>
            <w:r w:rsidDel="00000000" w:rsidR="00000000" w:rsidRPr="00000000">
              <w:rPr>
                <w:rtl w:val="0"/>
              </w:rPr>
              <w:t xml:space="preserve">-</w:t>
            </w:r>
          </w:p>
        </w:tc>
        <w:tc>
          <w:tcPr/>
          <w:p w:rsidR="00000000" w:rsidDel="00000000" w:rsidP="00000000" w:rsidRDefault="00000000" w:rsidRPr="00000000" w14:paraId="00000A82">
            <w:pPr>
              <w:rPr/>
            </w:pPr>
            <w:r w:rsidDel="00000000" w:rsidR="00000000" w:rsidRPr="00000000">
              <w:rPr>
                <w:rtl w:val="0"/>
              </w:rPr>
              <w:t xml:space="preserve">Grote van de log in bytes</w:t>
            </w:r>
          </w:p>
        </w:tc>
      </w:tr>
    </w:tbl>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 xml:space="preserve">Voorbeeld:</w:t>
      </w:r>
    </w:p>
    <w:tbl>
      <w:tblPr>
        <w:tblStyle w:val="Table130"/>
        <w:tblW w:w="104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gridCol w:w="6521"/>
        <w:tblGridChange w:id="0">
          <w:tblGrid>
            <w:gridCol w:w="1199"/>
            <w:gridCol w:w="2765"/>
            <w:gridCol w:w="6521"/>
          </w:tblGrid>
        </w:tblGridChange>
      </w:tblGrid>
      <w:tr>
        <w:tc>
          <w:tcPr/>
          <w:p w:rsidR="00000000" w:rsidDel="00000000" w:rsidP="00000000" w:rsidRDefault="00000000" w:rsidRPr="00000000" w14:paraId="00000A86">
            <w:pPr>
              <w:rPr>
                <w:b w:val="1"/>
              </w:rPr>
            </w:pPr>
            <w:r w:rsidDel="00000000" w:rsidR="00000000" w:rsidRPr="00000000">
              <w:rPr>
                <w:rtl w:val="0"/>
              </w:rPr>
            </w:r>
          </w:p>
        </w:tc>
        <w:tc>
          <w:tcPr/>
          <w:p w:rsidR="00000000" w:rsidDel="00000000" w:rsidP="00000000" w:rsidRDefault="00000000" w:rsidRPr="00000000" w14:paraId="00000A87">
            <w:pPr>
              <w:rPr>
                <w:b w:val="1"/>
              </w:rPr>
            </w:pPr>
            <w:r w:rsidDel="00000000" w:rsidR="00000000" w:rsidRPr="00000000">
              <w:rPr>
                <w:b w:val="1"/>
                <w:rtl w:val="0"/>
              </w:rPr>
              <w:t xml:space="preserve">Hex bericht</w:t>
            </w:r>
          </w:p>
        </w:tc>
        <w:tc>
          <w:tcPr/>
          <w:p w:rsidR="00000000" w:rsidDel="00000000" w:rsidP="00000000" w:rsidRDefault="00000000" w:rsidRPr="00000000" w14:paraId="00000A88">
            <w:pPr>
              <w:rPr>
                <w:b w:val="1"/>
              </w:rPr>
            </w:pPr>
            <w:r w:rsidDel="00000000" w:rsidR="00000000" w:rsidRPr="00000000">
              <w:rPr>
                <w:b w:val="1"/>
                <w:rtl w:val="0"/>
              </w:rPr>
              <w:t xml:space="preserve">Inhoud</w:t>
            </w:r>
          </w:p>
        </w:tc>
      </w:tr>
      <w:tr>
        <w:tc>
          <w:tcPr/>
          <w:p w:rsidR="00000000" w:rsidDel="00000000" w:rsidP="00000000" w:rsidRDefault="00000000" w:rsidRPr="00000000" w14:paraId="00000A89">
            <w:pPr>
              <w:rPr>
                <w:b w:val="1"/>
              </w:rPr>
            </w:pPr>
            <w:r w:rsidDel="00000000" w:rsidR="00000000" w:rsidRPr="00000000">
              <w:rPr>
                <w:b w:val="1"/>
                <w:rtl w:val="0"/>
              </w:rPr>
              <w:t xml:space="preserve">Opdracht</w:t>
            </w:r>
          </w:p>
        </w:tc>
        <w:tc>
          <w:tcPr/>
          <w:p w:rsidR="00000000" w:rsidDel="00000000" w:rsidP="00000000" w:rsidRDefault="00000000" w:rsidRPr="00000000" w14:paraId="00000A8A">
            <w:pPr>
              <w:rPr/>
            </w:pPr>
            <w:r w:rsidDel="00000000" w:rsidR="00000000" w:rsidRPr="00000000">
              <w:rPr>
                <w:rtl w:val="0"/>
              </w:rPr>
              <w:t xml:space="preserve">0x22</w:t>
            </w:r>
          </w:p>
        </w:tc>
        <w:tc>
          <w:tcPr/>
          <w:p w:rsidR="00000000" w:rsidDel="00000000" w:rsidP="00000000" w:rsidRDefault="00000000" w:rsidRPr="00000000" w14:paraId="00000A8B">
            <w:pPr>
              <w:rPr/>
            </w:pPr>
            <w:r w:rsidDel="00000000" w:rsidR="00000000" w:rsidRPr="00000000">
              <w:rPr>
                <w:rtl w:val="0"/>
              </w:rPr>
              <w:t xml:space="preserve">SIZE_MX_FLASH opdracht</w:t>
            </w:r>
          </w:p>
        </w:tc>
      </w:tr>
      <w:tr>
        <w:trPr>
          <w:trHeight w:val="260" w:hRule="atLeast"/>
        </w:trPr>
        <w:tc>
          <w:tcPr/>
          <w:p w:rsidR="00000000" w:rsidDel="00000000" w:rsidP="00000000" w:rsidRDefault="00000000" w:rsidRPr="00000000" w14:paraId="00000A8C">
            <w:pPr>
              <w:rPr>
                <w:b w:val="1"/>
              </w:rPr>
            </w:pPr>
            <w:r w:rsidDel="00000000" w:rsidR="00000000" w:rsidRPr="00000000">
              <w:rPr>
                <w:b w:val="1"/>
                <w:rtl w:val="0"/>
              </w:rPr>
              <w:t xml:space="preserve">Antwoord</w:t>
            </w:r>
          </w:p>
        </w:tc>
        <w:tc>
          <w:tcPr/>
          <w:p w:rsidR="00000000" w:rsidDel="00000000" w:rsidP="00000000" w:rsidRDefault="00000000" w:rsidRPr="00000000" w14:paraId="00000A8D">
            <w:pPr>
              <w:rPr/>
            </w:pPr>
            <w:r w:rsidDel="00000000" w:rsidR="00000000" w:rsidRPr="00000000">
              <w:rPr>
                <w:rtl w:val="0"/>
              </w:rPr>
              <w:t xml:space="preserve">0x220000FB40</w:t>
            </w:r>
          </w:p>
        </w:tc>
        <w:tc>
          <w:tcPr/>
          <w:p w:rsidR="00000000" w:rsidDel="00000000" w:rsidP="00000000" w:rsidRDefault="00000000" w:rsidRPr="00000000" w14:paraId="00000A8E">
            <w:pPr>
              <w:rPr/>
            </w:pPr>
            <w:r w:rsidDel="00000000" w:rsidR="00000000" w:rsidRPr="00000000">
              <w:rPr>
                <w:rtl w:val="0"/>
              </w:rPr>
              <w:t xml:space="preserve">Grote van de log: 0x0000FB40/64320d bytes</w:t>
            </w:r>
          </w:p>
        </w:tc>
      </w:tr>
    </w:tbl>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pStyle w:val="Heading3"/>
        <w:numPr>
          <w:ilvl w:val="2"/>
          <w:numId w:val="2"/>
        </w:numPr>
        <w:rPr>
          <w:rFonts w:ascii="Arial" w:cs="Arial" w:eastAsia="Arial" w:hAnsi="Arial"/>
          <w:b w:val="1"/>
        </w:rPr>
      </w:pPr>
      <w:bookmarkStart w:colFirst="0" w:colLast="0" w:name="_heading=h.tfdw4i1roykj" w:id="59"/>
      <w:bookmarkEnd w:id="59"/>
      <w:r w:rsidDel="00000000" w:rsidR="00000000" w:rsidRPr="00000000">
        <w:rPr>
          <w:rtl w:val="0"/>
        </w:rPr>
        <w:t xml:space="preserve">35d/0x23 - ALARM_CONFIG_READ</w:t>
        <w:tab/>
      </w:r>
    </w:p>
    <w:p w:rsidR="00000000" w:rsidDel="00000000" w:rsidP="00000000" w:rsidRDefault="00000000" w:rsidRPr="00000000" w14:paraId="00000A91">
      <w:pPr>
        <w:rPr/>
      </w:pPr>
      <w:r w:rsidDel="00000000" w:rsidR="00000000" w:rsidRPr="00000000">
        <w:rPr>
          <w:rtl w:val="0"/>
        </w:rPr>
        <w:t xml:space="preserve">Lees de alarm configuratie voor een specifieke sensor.</w:t>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b w:val="1"/>
        </w:rPr>
      </w:pPr>
      <w:r w:rsidDel="00000000" w:rsidR="00000000" w:rsidRPr="00000000">
        <w:rPr>
          <w:b w:val="1"/>
          <w:rtl w:val="0"/>
        </w:rPr>
        <w:t xml:space="preserve">Opdracht:</w:t>
      </w:r>
    </w:p>
    <w:tbl>
      <w:tblPr>
        <w:tblStyle w:val="Table131"/>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A94">
            <w:pPr>
              <w:rPr>
                <w:b w:val="1"/>
              </w:rPr>
            </w:pPr>
            <w:r w:rsidDel="00000000" w:rsidR="00000000" w:rsidRPr="00000000">
              <w:rPr>
                <w:b w:val="1"/>
                <w:rtl w:val="0"/>
              </w:rPr>
              <w:t xml:space="preserve">Veld</w:t>
            </w:r>
          </w:p>
        </w:tc>
        <w:tc>
          <w:tcPr/>
          <w:p w:rsidR="00000000" w:rsidDel="00000000" w:rsidP="00000000" w:rsidRDefault="00000000" w:rsidRPr="00000000" w14:paraId="00000A95">
            <w:pPr>
              <w:rPr>
                <w:b w:val="1"/>
              </w:rPr>
            </w:pPr>
            <w:r w:rsidDel="00000000" w:rsidR="00000000" w:rsidRPr="00000000">
              <w:rPr>
                <w:b w:val="1"/>
                <w:rtl w:val="0"/>
              </w:rPr>
              <w:t xml:space="preserve">Grote</w:t>
            </w:r>
          </w:p>
        </w:tc>
        <w:tc>
          <w:tcPr/>
          <w:p w:rsidR="00000000" w:rsidDel="00000000" w:rsidP="00000000" w:rsidRDefault="00000000" w:rsidRPr="00000000" w14:paraId="00000A96">
            <w:pPr>
              <w:rPr>
                <w:b w:val="1"/>
              </w:rPr>
            </w:pPr>
            <w:r w:rsidDel="00000000" w:rsidR="00000000" w:rsidRPr="00000000">
              <w:rPr>
                <w:b w:val="1"/>
                <w:rtl w:val="0"/>
              </w:rPr>
              <w:t xml:space="preserve">Waarde</w:t>
            </w:r>
          </w:p>
        </w:tc>
        <w:tc>
          <w:tcPr/>
          <w:p w:rsidR="00000000" w:rsidDel="00000000" w:rsidP="00000000" w:rsidRDefault="00000000" w:rsidRPr="00000000" w14:paraId="00000A97">
            <w:pPr>
              <w:rPr>
                <w:b w:val="1"/>
              </w:rPr>
            </w:pPr>
            <w:r w:rsidDel="00000000" w:rsidR="00000000" w:rsidRPr="00000000">
              <w:rPr>
                <w:b w:val="1"/>
                <w:rtl w:val="0"/>
              </w:rPr>
              <w:t xml:space="preserve">Omschrijving</w:t>
            </w:r>
          </w:p>
        </w:tc>
      </w:tr>
      <w:tr>
        <w:tc>
          <w:tcPr/>
          <w:p w:rsidR="00000000" w:rsidDel="00000000" w:rsidP="00000000" w:rsidRDefault="00000000" w:rsidRPr="00000000" w14:paraId="00000A98">
            <w:pPr>
              <w:rPr/>
            </w:pPr>
            <w:r w:rsidDel="00000000" w:rsidR="00000000" w:rsidRPr="00000000">
              <w:rPr>
                <w:rtl w:val="0"/>
              </w:rPr>
              <w:t xml:space="preserve">ALARM_CONFIG_READ</w:t>
            </w:r>
          </w:p>
        </w:tc>
        <w:tc>
          <w:tcPr/>
          <w:p w:rsidR="00000000" w:rsidDel="00000000" w:rsidP="00000000" w:rsidRDefault="00000000" w:rsidRPr="00000000" w14:paraId="00000A99">
            <w:pPr>
              <w:rPr/>
            </w:pPr>
            <w:r w:rsidDel="00000000" w:rsidR="00000000" w:rsidRPr="00000000">
              <w:rPr>
                <w:rtl w:val="0"/>
              </w:rPr>
              <w:t xml:space="preserve">Uint8_t</w:t>
            </w:r>
          </w:p>
        </w:tc>
        <w:tc>
          <w:tcPr/>
          <w:p w:rsidR="00000000" w:rsidDel="00000000" w:rsidP="00000000" w:rsidRDefault="00000000" w:rsidRPr="00000000" w14:paraId="00000A9A">
            <w:pPr>
              <w:rPr/>
            </w:pPr>
            <w:r w:rsidDel="00000000" w:rsidR="00000000" w:rsidRPr="00000000">
              <w:rPr>
                <w:rtl w:val="0"/>
              </w:rPr>
              <w:t xml:space="preserve">0x23</w:t>
            </w:r>
          </w:p>
        </w:tc>
        <w:tc>
          <w:tcPr/>
          <w:p w:rsidR="00000000" w:rsidDel="00000000" w:rsidP="00000000" w:rsidRDefault="00000000" w:rsidRPr="00000000" w14:paraId="00000A9B">
            <w:pPr>
              <w:rPr/>
            </w:pPr>
            <w:r w:rsidDel="00000000" w:rsidR="00000000" w:rsidRPr="00000000">
              <w:rPr>
                <w:rtl w:val="0"/>
              </w:rPr>
              <w:t xml:space="preserve">ALARM_CONFIG_READ opdracht ID</w:t>
            </w:r>
          </w:p>
        </w:tc>
      </w:tr>
      <w:tr>
        <w:tc>
          <w:tcPr/>
          <w:p w:rsidR="00000000" w:rsidDel="00000000" w:rsidP="00000000" w:rsidRDefault="00000000" w:rsidRPr="00000000" w14:paraId="00000A9C">
            <w:pPr>
              <w:rPr/>
            </w:pPr>
            <w:r w:rsidDel="00000000" w:rsidR="00000000" w:rsidRPr="00000000">
              <w:rPr>
                <w:rtl w:val="0"/>
              </w:rPr>
              <w:t xml:space="preserve">Sensor type</w:t>
            </w:r>
          </w:p>
        </w:tc>
        <w:tc>
          <w:tcPr/>
          <w:p w:rsidR="00000000" w:rsidDel="00000000" w:rsidP="00000000" w:rsidRDefault="00000000" w:rsidRPr="00000000" w14:paraId="00000A9D">
            <w:pPr>
              <w:rPr/>
            </w:pPr>
            <w:r w:rsidDel="00000000" w:rsidR="00000000" w:rsidRPr="00000000">
              <w:rPr>
                <w:rtl w:val="0"/>
              </w:rPr>
              <w:t xml:space="preserve">uint8_t</w:t>
            </w:r>
          </w:p>
        </w:tc>
        <w:tc>
          <w:tcPr/>
          <w:p w:rsidR="00000000" w:rsidDel="00000000" w:rsidP="00000000" w:rsidRDefault="00000000" w:rsidRPr="00000000" w14:paraId="00000A9E">
            <w:pPr>
              <w:rPr/>
            </w:pPr>
            <w:r w:rsidDel="00000000" w:rsidR="00000000" w:rsidRPr="00000000">
              <w:rPr>
                <w:rtl w:val="0"/>
              </w:rPr>
              <w:t xml:space="preserve">Sensor</w:t>
            </w:r>
          </w:p>
        </w:tc>
        <w:tc>
          <w:tcPr/>
          <w:p w:rsidR="00000000" w:rsidDel="00000000" w:rsidP="00000000" w:rsidRDefault="00000000" w:rsidRPr="00000000" w14:paraId="00000A9F">
            <w:pPr>
              <w:rPr/>
            </w:pPr>
            <w:r w:rsidDel="00000000" w:rsidR="00000000" w:rsidRPr="00000000">
              <w:rPr>
                <w:rtl w:val="0"/>
              </w:rPr>
              <w:t xml:space="preserve">0 = DS18B20</w:t>
            </w:r>
          </w:p>
          <w:p w:rsidR="00000000" w:rsidDel="00000000" w:rsidP="00000000" w:rsidRDefault="00000000" w:rsidRPr="00000000" w14:paraId="00000AA0">
            <w:pPr>
              <w:rPr/>
            </w:pPr>
            <w:r w:rsidDel="00000000" w:rsidR="00000000" w:rsidRPr="00000000">
              <w:rPr>
                <w:rtl w:val="0"/>
              </w:rPr>
              <w:t xml:space="preserve">1 = BME280</w:t>
            </w:r>
          </w:p>
          <w:p w:rsidR="00000000" w:rsidDel="00000000" w:rsidP="00000000" w:rsidRDefault="00000000" w:rsidRPr="00000000" w14:paraId="00000AA1">
            <w:pPr>
              <w:rPr/>
            </w:pPr>
            <w:r w:rsidDel="00000000" w:rsidR="00000000" w:rsidRPr="00000000">
              <w:rPr>
                <w:rtl w:val="0"/>
              </w:rPr>
              <w:t xml:space="preserve">2 = HX711</w:t>
            </w:r>
          </w:p>
          <w:p w:rsidR="00000000" w:rsidDel="00000000" w:rsidP="00000000" w:rsidRDefault="00000000" w:rsidRPr="00000000" w14:paraId="00000AA2">
            <w:pPr>
              <w:rPr/>
            </w:pPr>
            <w:r w:rsidDel="00000000" w:rsidR="00000000" w:rsidRPr="00000000">
              <w:rPr>
                <w:rtl w:val="0"/>
              </w:rPr>
              <w:t xml:space="preserve">4 = nRF ADC</w:t>
            </w:r>
          </w:p>
        </w:tc>
      </w:tr>
    </w:tbl>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b w:val="1"/>
          <w:rtl w:val="0"/>
        </w:rPr>
        <w:t xml:space="preserve">Antwoord:</w:t>
      </w:r>
      <w:r w:rsidDel="00000000" w:rsidR="00000000" w:rsidRPr="00000000">
        <w:rPr>
          <w:rtl w:val="0"/>
        </w:rPr>
      </w:r>
    </w:p>
    <w:tbl>
      <w:tblPr>
        <w:tblStyle w:val="Table132"/>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3975"/>
        <w:tblGridChange w:id="0">
          <w:tblGrid>
            <w:gridCol w:w="3495"/>
            <w:gridCol w:w="1035"/>
            <w:gridCol w:w="1095"/>
            <w:gridCol w:w="3975"/>
          </w:tblGrid>
        </w:tblGridChange>
      </w:tblGrid>
      <w:tr>
        <w:tc>
          <w:tcPr/>
          <w:p w:rsidR="00000000" w:rsidDel="00000000" w:rsidP="00000000" w:rsidRDefault="00000000" w:rsidRPr="00000000" w14:paraId="00000AA7">
            <w:pPr>
              <w:rPr>
                <w:b w:val="1"/>
              </w:rPr>
            </w:pPr>
            <w:r w:rsidDel="00000000" w:rsidR="00000000" w:rsidRPr="00000000">
              <w:rPr>
                <w:b w:val="1"/>
                <w:rtl w:val="0"/>
              </w:rPr>
              <w:t xml:space="preserve">Veld</w:t>
            </w:r>
          </w:p>
        </w:tc>
        <w:tc>
          <w:tcPr/>
          <w:p w:rsidR="00000000" w:rsidDel="00000000" w:rsidP="00000000" w:rsidRDefault="00000000" w:rsidRPr="00000000" w14:paraId="00000AA8">
            <w:pPr>
              <w:rPr>
                <w:b w:val="1"/>
              </w:rPr>
            </w:pPr>
            <w:r w:rsidDel="00000000" w:rsidR="00000000" w:rsidRPr="00000000">
              <w:rPr>
                <w:b w:val="1"/>
                <w:rtl w:val="0"/>
              </w:rPr>
              <w:t xml:space="preserve">Grote</w:t>
            </w:r>
          </w:p>
        </w:tc>
        <w:tc>
          <w:tcPr/>
          <w:p w:rsidR="00000000" w:rsidDel="00000000" w:rsidP="00000000" w:rsidRDefault="00000000" w:rsidRPr="00000000" w14:paraId="00000AA9">
            <w:pPr>
              <w:rPr>
                <w:b w:val="1"/>
              </w:rPr>
            </w:pPr>
            <w:r w:rsidDel="00000000" w:rsidR="00000000" w:rsidRPr="00000000">
              <w:rPr>
                <w:b w:val="1"/>
                <w:rtl w:val="0"/>
              </w:rPr>
              <w:t xml:space="preserve">Waarde</w:t>
            </w:r>
          </w:p>
        </w:tc>
        <w:tc>
          <w:tcPr/>
          <w:p w:rsidR="00000000" w:rsidDel="00000000" w:rsidP="00000000" w:rsidRDefault="00000000" w:rsidRPr="00000000" w14:paraId="00000AAA">
            <w:pPr>
              <w:rPr>
                <w:b w:val="1"/>
              </w:rPr>
            </w:pPr>
            <w:r w:rsidDel="00000000" w:rsidR="00000000" w:rsidRPr="00000000">
              <w:rPr>
                <w:b w:val="1"/>
                <w:rtl w:val="0"/>
              </w:rPr>
              <w:t xml:space="preserve">Omschrijving</w:t>
            </w:r>
          </w:p>
        </w:tc>
      </w:tr>
      <w:tr>
        <w:tc>
          <w:tcPr/>
          <w:p w:rsidR="00000000" w:rsidDel="00000000" w:rsidP="00000000" w:rsidRDefault="00000000" w:rsidRPr="00000000" w14:paraId="00000AAB">
            <w:pPr>
              <w:rPr/>
            </w:pPr>
            <w:r w:rsidDel="00000000" w:rsidR="00000000" w:rsidRPr="00000000">
              <w:rPr>
                <w:rtl w:val="0"/>
              </w:rPr>
              <w:t xml:space="preserve">ALARM_CONFIG_READ</w:t>
            </w:r>
          </w:p>
        </w:tc>
        <w:tc>
          <w:tcPr/>
          <w:p w:rsidR="00000000" w:rsidDel="00000000" w:rsidP="00000000" w:rsidRDefault="00000000" w:rsidRPr="00000000" w14:paraId="00000AAC">
            <w:pPr>
              <w:rPr/>
            </w:pPr>
            <w:r w:rsidDel="00000000" w:rsidR="00000000" w:rsidRPr="00000000">
              <w:rPr>
                <w:rtl w:val="0"/>
              </w:rPr>
              <w:t xml:space="preserve">Uint8_t</w:t>
            </w:r>
          </w:p>
        </w:tc>
        <w:tc>
          <w:tcPr/>
          <w:p w:rsidR="00000000" w:rsidDel="00000000" w:rsidP="00000000" w:rsidRDefault="00000000" w:rsidRPr="00000000" w14:paraId="00000AAD">
            <w:pPr>
              <w:rPr/>
            </w:pPr>
            <w:r w:rsidDel="00000000" w:rsidR="00000000" w:rsidRPr="00000000">
              <w:rPr>
                <w:rtl w:val="0"/>
              </w:rPr>
              <w:t xml:space="preserve">0x23</w:t>
            </w:r>
          </w:p>
        </w:tc>
        <w:tc>
          <w:tcPr/>
          <w:p w:rsidR="00000000" w:rsidDel="00000000" w:rsidP="00000000" w:rsidRDefault="00000000" w:rsidRPr="00000000" w14:paraId="00000AAE">
            <w:pPr>
              <w:rPr/>
            </w:pPr>
            <w:r w:rsidDel="00000000" w:rsidR="00000000" w:rsidRPr="00000000">
              <w:rPr>
                <w:rtl w:val="0"/>
              </w:rPr>
              <w:t xml:space="preserve">ALARM_CONFIG_READ</w:t>
            </w:r>
          </w:p>
        </w:tc>
      </w:tr>
      <w:tr>
        <w:tc>
          <w:tcPr/>
          <w:p w:rsidR="00000000" w:rsidDel="00000000" w:rsidP="00000000" w:rsidRDefault="00000000" w:rsidRPr="00000000" w14:paraId="00000AAF">
            <w:pPr>
              <w:rPr/>
            </w:pPr>
            <w:r w:rsidDel="00000000" w:rsidR="00000000" w:rsidRPr="00000000">
              <w:rPr>
                <w:rtl w:val="0"/>
              </w:rPr>
              <w:t xml:space="preserve">Sensor type</w:t>
            </w:r>
          </w:p>
        </w:tc>
        <w:tc>
          <w:tcPr/>
          <w:p w:rsidR="00000000" w:rsidDel="00000000" w:rsidP="00000000" w:rsidRDefault="00000000" w:rsidRPr="00000000" w14:paraId="00000AB0">
            <w:pPr>
              <w:rPr/>
            </w:pPr>
            <w:r w:rsidDel="00000000" w:rsidR="00000000" w:rsidRPr="00000000">
              <w:rPr>
                <w:rtl w:val="0"/>
              </w:rPr>
              <w:t xml:space="preserve">uint8_t</w:t>
            </w:r>
          </w:p>
        </w:tc>
        <w:tc>
          <w:tcPr/>
          <w:p w:rsidR="00000000" w:rsidDel="00000000" w:rsidP="00000000" w:rsidRDefault="00000000" w:rsidRPr="00000000" w14:paraId="00000AB1">
            <w:pPr>
              <w:rPr/>
            </w:pPr>
            <w:r w:rsidDel="00000000" w:rsidR="00000000" w:rsidRPr="00000000">
              <w:rPr>
                <w:rtl w:val="0"/>
              </w:rPr>
              <w:t xml:space="preserve">Sensor</w:t>
            </w:r>
          </w:p>
        </w:tc>
        <w:tc>
          <w:tcPr/>
          <w:p w:rsidR="00000000" w:rsidDel="00000000" w:rsidP="00000000" w:rsidRDefault="00000000" w:rsidRPr="00000000" w14:paraId="00000AB2">
            <w:pPr>
              <w:rPr/>
            </w:pPr>
            <w:r w:rsidDel="00000000" w:rsidR="00000000" w:rsidRPr="00000000">
              <w:rPr>
                <w:rtl w:val="0"/>
              </w:rPr>
              <w:t xml:space="preserve">0 = DS18B20</w:t>
            </w:r>
          </w:p>
          <w:p w:rsidR="00000000" w:rsidDel="00000000" w:rsidP="00000000" w:rsidRDefault="00000000" w:rsidRPr="00000000" w14:paraId="00000AB3">
            <w:pPr>
              <w:rPr/>
            </w:pPr>
            <w:r w:rsidDel="00000000" w:rsidR="00000000" w:rsidRPr="00000000">
              <w:rPr>
                <w:rtl w:val="0"/>
              </w:rPr>
              <w:t xml:space="preserve">1 = BME280</w:t>
            </w:r>
          </w:p>
          <w:p w:rsidR="00000000" w:rsidDel="00000000" w:rsidP="00000000" w:rsidRDefault="00000000" w:rsidRPr="00000000" w14:paraId="00000AB4">
            <w:pPr>
              <w:rPr/>
            </w:pPr>
            <w:r w:rsidDel="00000000" w:rsidR="00000000" w:rsidRPr="00000000">
              <w:rPr>
                <w:rtl w:val="0"/>
              </w:rPr>
              <w:t xml:space="preserve">2 = HX711</w:t>
            </w:r>
          </w:p>
          <w:p w:rsidR="00000000" w:rsidDel="00000000" w:rsidP="00000000" w:rsidRDefault="00000000" w:rsidRPr="00000000" w14:paraId="00000AB5">
            <w:pPr>
              <w:rPr/>
            </w:pPr>
            <w:r w:rsidDel="00000000" w:rsidR="00000000" w:rsidRPr="00000000">
              <w:rPr>
                <w:rtl w:val="0"/>
              </w:rPr>
              <w:t xml:space="preserve">4 = nRF ADC</w:t>
            </w:r>
          </w:p>
        </w:tc>
      </w:tr>
      <w:tr>
        <w:tc>
          <w:tcPr/>
          <w:p w:rsidR="00000000" w:rsidDel="00000000" w:rsidP="00000000" w:rsidRDefault="00000000" w:rsidRPr="00000000" w14:paraId="00000AB6">
            <w:pPr>
              <w:rPr/>
            </w:pPr>
            <w:r w:rsidDel="00000000" w:rsidR="00000000" w:rsidRPr="00000000">
              <w:rPr>
                <w:rtl w:val="0"/>
              </w:rPr>
              <w:t xml:space="preserve">Sensor specifieke data</w:t>
            </w:r>
          </w:p>
        </w:tc>
        <w:tc>
          <w:tcPr/>
          <w:p w:rsidR="00000000" w:rsidDel="00000000" w:rsidP="00000000" w:rsidRDefault="00000000" w:rsidRPr="00000000" w14:paraId="00000AB7">
            <w:pPr>
              <w:rPr/>
            </w:pPr>
            <w:r w:rsidDel="00000000" w:rsidR="00000000" w:rsidRPr="00000000">
              <w:rPr>
                <w:rtl w:val="0"/>
              </w:rPr>
            </w:r>
          </w:p>
        </w:tc>
        <w:tc>
          <w:tcPr/>
          <w:p w:rsidR="00000000" w:rsidDel="00000000" w:rsidP="00000000" w:rsidRDefault="00000000" w:rsidRPr="00000000" w14:paraId="00000AB8">
            <w:pPr>
              <w:rPr/>
            </w:pPr>
            <w:r w:rsidDel="00000000" w:rsidR="00000000" w:rsidRPr="00000000">
              <w:rPr>
                <w:rtl w:val="0"/>
              </w:rPr>
            </w:r>
          </w:p>
        </w:tc>
        <w:tc>
          <w:tcPr/>
          <w:p w:rsidR="00000000" w:rsidDel="00000000" w:rsidP="00000000" w:rsidRDefault="00000000" w:rsidRPr="00000000" w14:paraId="00000AB9">
            <w:pPr>
              <w:rPr/>
            </w:pPr>
            <w:r w:rsidDel="00000000" w:rsidR="00000000" w:rsidRPr="00000000">
              <w:rPr>
                <w:rtl w:val="0"/>
              </w:rPr>
            </w:r>
          </w:p>
        </w:tc>
      </w:tr>
    </w:tbl>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b w:val="1"/>
        </w:rPr>
      </w:pPr>
      <w:r w:rsidDel="00000000" w:rsidR="00000000" w:rsidRPr="00000000">
        <w:rPr>
          <w:b w:val="1"/>
          <w:rtl w:val="0"/>
        </w:rPr>
        <w:t xml:space="preserve">DS18B20</w:t>
      </w:r>
    </w:p>
    <w:p w:rsidR="00000000" w:rsidDel="00000000" w:rsidP="00000000" w:rsidRDefault="00000000" w:rsidRPr="00000000" w14:paraId="00000ABE">
      <w:pPr>
        <w:rPr/>
      </w:pPr>
      <w:r w:rsidDel="00000000" w:rsidR="00000000" w:rsidRPr="00000000">
        <w:rPr>
          <w:rtl w:val="0"/>
        </w:rPr>
        <w:t xml:space="preserve">Als de gemeten temperatuur boven de maximum temperatuur, onder de minimum temperatuur of het absolute verschil ten opzichte van de vorige meetwaarde boven de ingestelde grenswaardes komt wordt er een alarm aangegeven. In de alarm status wordt de DS18B20 bit vervolgens op 1 gezet.</w:t>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rtl w:val="0"/>
        </w:rPr>
      </w:r>
    </w:p>
    <w:tbl>
      <w:tblPr>
        <w:tblStyle w:val="Table133"/>
        <w:tblW w:w="82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990"/>
        <w:gridCol w:w="4500"/>
        <w:tblGridChange w:id="0">
          <w:tblGrid>
            <w:gridCol w:w="2715"/>
            <w:gridCol w:w="990"/>
            <w:gridCol w:w="4500"/>
          </w:tblGrid>
        </w:tblGridChange>
      </w:tblGrid>
      <w:tr>
        <w:tc>
          <w:tcPr/>
          <w:p w:rsidR="00000000" w:rsidDel="00000000" w:rsidP="00000000" w:rsidRDefault="00000000" w:rsidRPr="00000000" w14:paraId="00000AC1">
            <w:pPr>
              <w:rPr>
                <w:b w:val="1"/>
              </w:rPr>
            </w:pPr>
            <w:r w:rsidDel="00000000" w:rsidR="00000000" w:rsidRPr="00000000">
              <w:rPr>
                <w:b w:val="1"/>
                <w:rtl w:val="0"/>
              </w:rPr>
              <w:t xml:space="preserve">Veld</w:t>
            </w:r>
          </w:p>
        </w:tc>
        <w:tc>
          <w:tcPr/>
          <w:p w:rsidR="00000000" w:rsidDel="00000000" w:rsidP="00000000" w:rsidRDefault="00000000" w:rsidRPr="00000000" w14:paraId="00000AC2">
            <w:pPr>
              <w:rPr>
                <w:b w:val="1"/>
              </w:rPr>
            </w:pPr>
            <w:r w:rsidDel="00000000" w:rsidR="00000000" w:rsidRPr="00000000">
              <w:rPr>
                <w:b w:val="1"/>
                <w:rtl w:val="0"/>
              </w:rPr>
              <w:t xml:space="preserve">Grote</w:t>
            </w:r>
          </w:p>
        </w:tc>
        <w:tc>
          <w:tcPr/>
          <w:p w:rsidR="00000000" w:rsidDel="00000000" w:rsidP="00000000" w:rsidRDefault="00000000" w:rsidRPr="00000000" w14:paraId="00000AC3">
            <w:pPr>
              <w:rPr>
                <w:b w:val="1"/>
              </w:rPr>
            </w:pPr>
            <w:r w:rsidDel="00000000" w:rsidR="00000000" w:rsidRPr="00000000">
              <w:rPr>
                <w:b w:val="1"/>
                <w:rtl w:val="0"/>
              </w:rPr>
              <w:t xml:space="preserve">Omschrijving</w:t>
            </w:r>
          </w:p>
        </w:tc>
      </w:tr>
      <w:tr>
        <w:tc>
          <w:tcPr/>
          <w:p w:rsidR="00000000" w:rsidDel="00000000" w:rsidP="00000000" w:rsidRDefault="00000000" w:rsidRPr="00000000" w14:paraId="00000AC4">
            <w:pPr>
              <w:rPr/>
            </w:pPr>
            <w:r w:rsidDel="00000000" w:rsidR="00000000" w:rsidRPr="00000000">
              <w:rPr>
                <w:rtl w:val="0"/>
              </w:rPr>
              <w:t xml:space="preserve">ALARM_CONFIG_READ</w:t>
            </w:r>
          </w:p>
        </w:tc>
        <w:tc>
          <w:tcPr/>
          <w:p w:rsidR="00000000" w:rsidDel="00000000" w:rsidP="00000000" w:rsidRDefault="00000000" w:rsidRPr="00000000" w14:paraId="00000AC5">
            <w:pPr>
              <w:rPr/>
            </w:pPr>
            <w:r w:rsidDel="00000000" w:rsidR="00000000" w:rsidRPr="00000000">
              <w:rPr>
                <w:rtl w:val="0"/>
              </w:rPr>
              <w:t xml:space="preserve">Uint8_t</w:t>
            </w:r>
          </w:p>
        </w:tc>
        <w:tc>
          <w:tcPr/>
          <w:p w:rsidR="00000000" w:rsidDel="00000000" w:rsidP="00000000" w:rsidRDefault="00000000" w:rsidRPr="00000000" w14:paraId="00000AC6">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AC7">
            <w:pPr>
              <w:rPr/>
            </w:pPr>
            <w:r w:rsidDel="00000000" w:rsidR="00000000" w:rsidRPr="00000000">
              <w:rPr>
                <w:rtl w:val="0"/>
              </w:rPr>
              <w:t xml:space="preserve">Sensor type</w:t>
            </w:r>
          </w:p>
        </w:tc>
        <w:tc>
          <w:tcPr/>
          <w:p w:rsidR="00000000" w:rsidDel="00000000" w:rsidP="00000000" w:rsidRDefault="00000000" w:rsidRPr="00000000" w14:paraId="00000AC8">
            <w:pPr>
              <w:rPr/>
            </w:pPr>
            <w:r w:rsidDel="00000000" w:rsidR="00000000" w:rsidRPr="00000000">
              <w:rPr>
                <w:rtl w:val="0"/>
              </w:rPr>
              <w:t xml:space="preserve">Uint8_t</w:t>
            </w:r>
          </w:p>
        </w:tc>
        <w:tc>
          <w:tcPr/>
          <w:p w:rsidR="00000000" w:rsidDel="00000000" w:rsidP="00000000" w:rsidRDefault="00000000" w:rsidRPr="00000000" w14:paraId="00000AC9">
            <w:pPr>
              <w:rPr/>
            </w:pPr>
            <w:r w:rsidDel="00000000" w:rsidR="00000000" w:rsidRPr="00000000">
              <w:rPr>
                <w:rtl w:val="0"/>
              </w:rPr>
              <w:t xml:space="preserve">0 = DS18B20</w:t>
            </w:r>
          </w:p>
        </w:tc>
      </w:tr>
      <w:tr>
        <w:tc>
          <w:tcPr/>
          <w:p w:rsidR="00000000" w:rsidDel="00000000" w:rsidP="00000000" w:rsidRDefault="00000000" w:rsidRPr="00000000" w14:paraId="00000ACA">
            <w:pPr>
              <w:rPr/>
            </w:pPr>
            <w:r w:rsidDel="00000000" w:rsidR="00000000" w:rsidRPr="00000000">
              <w:rPr>
                <w:rtl w:val="0"/>
              </w:rPr>
              <w:t xml:space="preserve">Max</w:t>
            </w:r>
          </w:p>
        </w:tc>
        <w:tc>
          <w:tcPr/>
          <w:p w:rsidR="00000000" w:rsidDel="00000000" w:rsidP="00000000" w:rsidRDefault="00000000" w:rsidRPr="00000000" w14:paraId="00000ACB">
            <w:pPr>
              <w:rPr/>
            </w:pPr>
            <w:r w:rsidDel="00000000" w:rsidR="00000000" w:rsidRPr="00000000">
              <w:rPr>
                <w:rtl w:val="0"/>
              </w:rPr>
              <w:t xml:space="preserve">Int16_t</w:t>
            </w:r>
          </w:p>
        </w:tc>
        <w:tc>
          <w:tcPr/>
          <w:p w:rsidR="00000000" w:rsidDel="00000000" w:rsidP="00000000" w:rsidRDefault="00000000" w:rsidRPr="00000000" w14:paraId="00000ACC">
            <w:pPr>
              <w:rPr/>
            </w:pPr>
            <w:r w:rsidDel="00000000" w:rsidR="00000000" w:rsidRPr="00000000">
              <w:rPr>
                <w:rtl w:val="0"/>
              </w:rPr>
              <w:t xml:space="preserve">INT16_MAX (32767)zet deze controle uit, temperatuur is in 2 decimalen nauwkeurig int16_t</w:t>
            </w:r>
          </w:p>
        </w:tc>
      </w:tr>
      <w:tr>
        <w:tc>
          <w:tcPr/>
          <w:p w:rsidR="00000000" w:rsidDel="00000000" w:rsidP="00000000" w:rsidRDefault="00000000" w:rsidRPr="00000000" w14:paraId="00000ACD">
            <w:pPr>
              <w:rPr/>
            </w:pPr>
            <w:r w:rsidDel="00000000" w:rsidR="00000000" w:rsidRPr="00000000">
              <w:rPr>
                <w:rtl w:val="0"/>
              </w:rPr>
              <w:t xml:space="preserve">Min</w:t>
            </w:r>
          </w:p>
        </w:tc>
        <w:tc>
          <w:tcPr/>
          <w:p w:rsidR="00000000" w:rsidDel="00000000" w:rsidP="00000000" w:rsidRDefault="00000000" w:rsidRPr="00000000" w14:paraId="00000ACE">
            <w:pPr>
              <w:rPr/>
            </w:pPr>
            <w:r w:rsidDel="00000000" w:rsidR="00000000" w:rsidRPr="00000000">
              <w:rPr>
                <w:rtl w:val="0"/>
              </w:rPr>
              <w:t xml:space="preserve">Int16_t</w:t>
            </w:r>
          </w:p>
        </w:tc>
        <w:tc>
          <w:tcPr/>
          <w:p w:rsidR="00000000" w:rsidDel="00000000" w:rsidP="00000000" w:rsidRDefault="00000000" w:rsidRPr="00000000" w14:paraId="00000ACF">
            <w:pPr>
              <w:rPr/>
            </w:pPr>
            <w:r w:rsidDel="00000000" w:rsidR="00000000" w:rsidRPr="00000000">
              <w:rPr>
                <w:rtl w:val="0"/>
              </w:rPr>
              <w:t xml:space="preserve">INT16_MIN (-32768) zet deze controle uit, temperatuur is in 2 decimalen nauwkeurig int16_t</w:t>
            </w:r>
          </w:p>
        </w:tc>
      </w:tr>
      <w:tr>
        <w:tc>
          <w:tcPr/>
          <w:p w:rsidR="00000000" w:rsidDel="00000000" w:rsidP="00000000" w:rsidRDefault="00000000" w:rsidRPr="00000000" w14:paraId="00000AD0">
            <w:pPr>
              <w:rPr/>
            </w:pPr>
            <w:r w:rsidDel="00000000" w:rsidR="00000000" w:rsidRPr="00000000">
              <w:rPr>
                <w:rtl w:val="0"/>
              </w:rPr>
              <w:t xml:space="preserve">Diff</w:t>
            </w:r>
          </w:p>
        </w:tc>
        <w:tc>
          <w:tcPr/>
          <w:p w:rsidR="00000000" w:rsidDel="00000000" w:rsidP="00000000" w:rsidRDefault="00000000" w:rsidRPr="00000000" w14:paraId="00000AD1">
            <w:pPr>
              <w:rPr/>
            </w:pPr>
            <w:r w:rsidDel="00000000" w:rsidR="00000000" w:rsidRPr="00000000">
              <w:rPr>
                <w:rtl w:val="0"/>
              </w:rPr>
              <w:t xml:space="preserve">uint16_t</w:t>
            </w:r>
          </w:p>
        </w:tc>
        <w:tc>
          <w:tcPr/>
          <w:p w:rsidR="00000000" w:rsidDel="00000000" w:rsidP="00000000" w:rsidRDefault="00000000" w:rsidRPr="00000000" w14:paraId="00000AD2">
            <w:pPr>
              <w:rPr/>
            </w:pPr>
            <w:r w:rsidDel="00000000" w:rsidR="00000000" w:rsidRPr="00000000">
              <w:rPr>
                <w:rtl w:val="0"/>
              </w:rPr>
              <w:t xml:space="preserve">UINT16_MAX (65535)zet deze controle uit, temperatuur is in 2 decimalen nauwkeurig int16_t</w:t>
            </w:r>
          </w:p>
        </w:tc>
      </w:tr>
    </w:tbl>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b w:val="1"/>
          <w:rtl w:val="0"/>
        </w:rPr>
        <w:t xml:space="preserve">Voorbeeld:</w:t>
      </w:r>
      <w:r w:rsidDel="00000000" w:rsidR="00000000" w:rsidRPr="00000000">
        <w:rPr>
          <w:rtl w:val="0"/>
        </w:rPr>
      </w:r>
    </w:p>
    <w:tbl>
      <w:tblPr>
        <w:tblStyle w:val="Table134"/>
        <w:tblW w:w="39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tblGridChange w:id="0">
          <w:tblGrid>
            <w:gridCol w:w="1199"/>
            <w:gridCol w:w="2765"/>
          </w:tblGrid>
        </w:tblGridChange>
      </w:tblGrid>
      <w:tr>
        <w:tc>
          <w:tcPr/>
          <w:p w:rsidR="00000000" w:rsidDel="00000000" w:rsidP="00000000" w:rsidRDefault="00000000" w:rsidRPr="00000000" w14:paraId="00000AD5">
            <w:pPr>
              <w:rPr>
                <w:b w:val="1"/>
              </w:rPr>
            </w:pPr>
            <w:r w:rsidDel="00000000" w:rsidR="00000000" w:rsidRPr="00000000">
              <w:rPr>
                <w:rtl w:val="0"/>
              </w:rPr>
            </w:r>
          </w:p>
        </w:tc>
        <w:tc>
          <w:tcPr/>
          <w:p w:rsidR="00000000" w:rsidDel="00000000" w:rsidP="00000000" w:rsidRDefault="00000000" w:rsidRPr="00000000" w14:paraId="00000AD6">
            <w:pPr>
              <w:rPr>
                <w:b w:val="1"/>
              </w:rPr>
            </w:pPr>
            <w:r w:rsidDel="00000000" w:rsidR="00000000" w:rsidRPr="00000000">
              <w:rPr>
                <w:b w:val="1"/>
                <w:rtl w:val="0"/>
              </w:rPr>
              <w:t xml:space="preserve">Hex bericht</w:t>
            </w:r>
          </w:p>
        </w:tc>
      </w:tr>
      <w:tr>
        <w:tc>
          <w:tcPr/>
          <w:p w:rsidR="00000000" w:rsidDel="00000000" w:rsidP="00000000" w:rsidRDefault="00000000" w:rsidRPr="00000000" w14:paraId="00000AD7">
            <w:pPr>
              <w:rPr>
                <w:b w:val="1"/>
              </w:rPr>
            </w:pPr>
            <w:r w:rsidDel="00000000" w:rsidR="00000000" w:rsidRPr="00000000">
              <w:rPr>
                <w:b w:val="1"/>
                <w:rtl w:val="0"/>
              </w:rPr>
              <w:t xml:space="preserve">Opdracht</w:t>
            </w:r>
          </w:p>
        </w:tc>
        <w:tc>
          <w:tcPr/>
          <w:p w:rsidR="00000000" w:rsidDel="00000000" w:rsidP="00000000" w:rsidRDefault="00000000" w:rsidRPr="00000000" w14:paraId="00000AD8">
            <w:pPr>
              <w:rPr/>
            </w:pPr>
            <w:r w:rsidDel="00000000" w:rsidR="00000000" w:rsidRPr="00000000">
              <w:rPr>
                <w:rtl w:val="0"/>
              </w:rPr>
              <w:t xml:space="preserve">0x2300</w:t>
            </w:r>
          </w:p>
        </w:tc>
      </w:tr>
      <w:tr>
        <w:trPr>
          <w:trHeight w:val="260" w:hRule="atLeast"/>
        </w:trPr>
        <w:tc>
          <w:tcPr/>
          <w:p w:rsidR="00000000" w:rsidDel="00000000" w:rsidP="00000000" w:rsidRDefault="00000000" w:rsidRPr="00000000" w14:paraId="00000AD9">
            <w:pPr>
              <w:rPr>
                <w:b w:val="1"/>
              </w:rPr>
            </w:pPr>
            <w:r w:rsidDel="00000000" w:rsidR="00000000" w:rsidRPr="00000000">
              <w:rPr>
                <w:b w:val="1"/>
                <w:rtl w:val="0"/>
              </w:rPr>
              <w:t xml:space="preserve">Antwoord</w:t>
            </w:r>
          </w:p>
        </w:tc>
        <w:tc>
          <w:tcPr/>
          <w:p w:rsidR="00000000" w:rsidDel="00000000" w:rsidP="00000000" w:rsidRDefault="00000000" w:rsidRPr="00000000" w14:paraId="00000ADA">
            <w:pPr>
              <w:rPr/>
            </w:pPr>
            <w:r w:rsidDel="00000000" w:rsidR="00000000" w:rsidRPr="00000000">
              <w:rPr>
                <w:rtl w:val="0"/>
              </w:rPr>
              <w:t xml:space="preserve">0x23001F40F63C03E8</w:t>
            </w:r>
          </w:p>
        </w:tc>
      </w:tr>
    </w:tbl>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r>
    </w:p>
    <w:tbl>
      <w:tblPr>
        <w:tblStyle w:val="Table135"/>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020"/>
        <w:gridCol w:w="1065"/>
        <w:gridCol w:w="4500"/>
        <w:tblGridChange w:id="0">
          <w:tblGrid>
            <w:gridCol w:w="3015"/>
            <w:gridCol w:w="1020"/>
            <w:gridCol w:w="1065"/>
            <w:gridCol w:w="4500"/>
          </w:tblGrid>
        </w:tblGridChange>
      </w:tblGrid>
      <w:tr>
        <w:tc>
          <w:tcPr/>
          <w:p w:rsidR="00000000" w:rsidDel="00000000" w:rsidP="00000000" w:rsidRDefault="00000000" w:rsidRPr="00000000" w14:paraId="00000ADD">
            <w:pPr>
              <w:rPr>
                <w:b w:val="1"/>
              </w:rPr>
            </w:pPr>
            <w:r w:rsidDel="00000000" w:rsidR="00000000" w:rsidRPr="00000000">
              <w:rPr>
                <w:b w:val="1"/>
                <w:rtl w:val="0"/>
              </w:rPr>
              <w:t xml:space="preserve">Veld</w:t>
            </w:r>
          </w:p>
        </w:tc>
        <w:tc>
          <w:tcPr/>
          <w:p w:rsidR="00000000" w:rsidDel="00000000" w:rsidP="00000000" w:rsidRDefault="00000000" w:rsidRPr="00000000" w14:paraId="00000ADE">
            <w:pPr>
              <w:rPr>
                <w:b w:val="1"/>
              </w:rPr>
            </w:pPr>
            <w:r w:rsidDel="00000000" w:rsidR="00000000" w:rsidRPr="00000000">
              <w:rPr>
                <w:b w:val="1"/>
                <w:rtl w:val="0"/>
              </w:rPr>
              <w:t xml:space="preserve">Grote</w:t>
            </w:r>
          </w:p>
        </w:tc>
        <w:tc>
          <w:tcPr/>
          <w:p w:rsidR="00000000" w:rsidDel="00000000" w:rsidP="00000000" w:rsidRDefault="00000000" w:rsidRPr="00000000" w14:paraId="00000ADF">
            <w:pPr>
              <w:rPr>
                <w:b w:val="1"/>
              </w:rPr>
            </w:pPr>
            <w:r w:rsidDel="00000000" w:rsidR="00000000" w:rsidRPr="00000000">
              <w:rPr>
                <w:b w:val="1"/>
                <w:rtl w:val="0"/>
              </w:rPr>
              <w:t xml:space="preserve">Waarde</w:t>
            </w:r>
          </w:p>
        </w:tc>
        <w:tc>
          <w:tcPr/>
          <w:p w:rsidR="00000000" w:rsidDel="00000000" w:rsidP="00000000" w:rsidRDefault="00000000" w:rsidRPr="00000000" w14:paraId="00000AE0">
            <w:pPr>
              <w:rPr>
                <w:b w:val="1"/>
              </w:rPr>
            </w:pPr>
            <w:r w:rsidDel="00000000" w:rsidR="00000000" w:rsidRPr="00000000">
              <w:rPr>
                <w:b w:val="1"/>
                <w:rtl w:val="0"/>
              </w:rPr>
              <w:t xml:space="preserve">Omschrijving</w:t>
            </w:r>
          </w:p>
        </w:tc>
      </w:tr>
      <w:tr>
        <w:tc>
          <w:tcPr/>
          <w:p w:rsidR="00000000" w:rsidDel="00000000" w:rsidP="00000000" w:rsidRDefault="00000000" w:rsidRPr="00000000" w14:paraId="00000AE1">
            <w:pPr>
              <w:rPr/>
            </w:pPr>
            <w:r w:rsidDel="00000000" w:rsidR="00000000" w:rsidRPr="00000000">
              <w:rPr>
                <w:rtl w:val="0"/>
              </w:rPr>
              <w:t xml:space="preserve">ALARM_CONFIG_READ</w:t>
            </w:r>
          </w:p>
        </w:tc>
        <w:tc>
          <w:tcPr/>
          <w:p w:rsidR="00000000" w:rsidDel="00000000" w:rsidP="00000000" w:rsidRDefault="00000000" w:rsidRPr="00000000" w14:paraId="00000AE2">
            <w:pPr>
              <w:rPr/>
            </w:pPr>
            <w:r w:rsidDel="00000000" w:rsidR="00000000" w:rsidRPr="00000000">
              <w:rPr>
                <w:rtl w:val="0"/>
              </w:rPr>
              <w:t xml:space="preserve">Uint8_t</w:t>
            </w:r>
          </w:p>
        </w:tc>
        <w:tc>
          <w:tcPr/>
          <w:p w:rsidR="00000000" w:rsidDel="00000000" w:rsidP="00000000" w:rsidRDefault="00000000" w:rsidRPr="00000000" w14:paraId="00000AE3">
            <w:pPr>
              <w:rPr/>
            </w:pPr>
            <w:r w:rsidDel="00000000" w:rsidR="00000000" w:rsidRPr="00000000">
              <w:rPr>
                <w:rtl w:val="0"/>
              </w:rPr>
              <w:t xml:space="preserve">0x23</w:t>
            </w:r>
          </w:p>
        </w:tc>
        <w:tc>
          <w:tcPr/>
          <w:p w:rsidR="00000000" w:rsidDel="00000000" w:rsidP="00000000" w:rsidRDefault="00000000" w:rsidRPr="00000000" w14:paraId="00000AE4">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AE5">
            <w:pPr>
              <w:rPr/>
            </w:pPr>
            <w:r w:rsidDel="00000000" w:rsidR="00000000" w:rsidRPr="00000000">
              <w:rPr>
                <w:rtl w:val="0"/>
              </w:rPr>
              <w:t xml:space="preserve">Sensor type</w:t>
            </w:r>
          </w:p>
        </w:tc>
        <w:tc>
          <w:tcPr/>
          <w:p w:rsidR="00000000" w:rsidDel="00000000" w:rsidP="00000000" w:rsidRDefault="00000000" w:rsidRPr="00000000" w14:paraId="00000AE6">
            <w:pPr>
              <w:rPr/>
            </w:pPr>
            <w:r w:rsidDel="00000000" w:rsidR="00000000" w:rsidRPr="00000000">
              <w:rPr>
                <w:rtl w:val="0"/>
              </w:rPr>
              <w:t xml:space="preserve">Uint8_t</w:t>
            </w:r>
          </w:p>
        </w:tc>
        <w:tc>
          <w:tcPr/>
          <w:p w:rsidR="00000000" w:rsidDel="00000000" w:rsidP="00000000" w:rsidRDefault="00000000" w:rsidRPr="00000000" w14:paraId="00000AE7">
            <w:pPr>
              <w:rPr/>
            </w:pPr>
            <w:r w:rsidDel="00000000" w:rsidR="00000000" w:rsidRPr="00000000">
              <w:rPr>
                <w:rtl w:val="0"/>
              </w:rPr>
              <w:t xml:space="preserve">0x00</w:t>
            </w:r>
          </w:p>
        </w:tc>
        <w:tc>
          <w:tcPr/>
          <w:p w:rsidR="00000000" w:rsidDel="00000000" w:rsidP="00000000" w:rsidRDefault="00000000" w:rsidRPr="00000000" w14:paraId="00000AE8">
            <w:pPr>
              <w:rPr/>
            </w:pPr>
            <w:r w:rsidDel="00000000" w:rsidR="00000000" w:rsidRPr="00000000">
              <w:rPr>
                <w:rtl w:val="0"/>
              </w:rPr>
              <w:t xml:space="preserve">DS18B20</w:t>
            </w:r>
          </w:p>
        </w:tc>
      </w:tr>
      <w:tr>
        <w:trPr>
          <w:trHeight w:val="210" w:hRule="atLeast"/>
        </w:trPr>
        <w:tc>
          <w:tcPr/>
          <w:p w:rsidR="00000000" w:rsidDel="00000000" w:rsidP="00000000" w:rsidRDefault="00000000" w:rsidRPr="00000000" w14:paraId="00000AE9">
            <w:pPr>
              <w:rPr/>
            </w:pPr>
            <w:r w:rsidDel="00000000" w:rsidR="00000000" w:rsidRPr="00000000">
              <w:rPr>
                <w:rtl w:val="0"/>
              </w:rPr>
              <w:t xml:space="preserve">Maximum</w:t>
            </w:r>
          </w:p>
        </w:tc>
        <w:tc>
          <w:tcPr/>
          <w:p w:rsidR="00000000" w:rsidDel="00000000" w:rsidP="00000000" w:rsidRDefault="00000000" w:rsidRPr="00000000" w14:paraId="00000AEA">
            <w:pPr>
              <w:rPr/>
            </w:pPr>
            <w:r w:rsidDel="00000000" w:rsidR="00000000" w:rsidRPr="00000000">
              <w:rPr>
                <w:rtl w:val="0"/>
              </w:rPr>
              <w:t xml:space="preserve">Int16_t</w:t>
            </w:r>
          </w:p>
        </w:tc>
        <w:tc>
          <w:tcPr/>
          <w:p w:rsidR="00000000" w:rsidDel="00000000" w:rsidP="00000000" w:rsidRDefault="00000000" w:rsidRPr="00000000" w14:paraId="00000AEB">
            <w:pPr>
              <w:rPr/>
            </w:pPr>
            <w:r w:rsidDel="00000000" w:rsidR="00000000" w:rsidRPr="00000000">
              <w:rPr>
                <w:rtl w:val="0"/>
              </w:rPr>
              <w:t xml:space="preserve">0x1F40</w:t>
            </w:r>
          </w:p>
        </w:tc>
        <w:tc>
          <w:tcPr/>
          <w:p w:rsidR="00000000" w:rsidDel="00000000" w:rsidP="00000000" w:rsidRDefault="00000000" w:rsidRPr="00000000" w14:paraId="00000AEC">
            <w:pPr>
              <w:rPr/>
            </w:pPr>
            <w:r w:rsidDel="00000000" w:rsidR="00000000" w:rsidRPr="00000000">
              <w:rPr>
                <w:rtl w:val="0"/>
              </w:rPr>
              <w:t xml:space="preserve">8000d  = 80.00 C°</w:t>
            </w:r>
          </w:p>
        </w:tc>
      </w:tr>
      <w:tr>
        <w:tc>
          <w:tcPr/>
          <w:p w:rsidR="00000000" w:rsidDel="00000000" w:rsidP="00000000" w:rsidRDefault="00000000" w:rsidRPr="00000000" w14:paraId="00000AED">
            <w:pPr>
              <w:rPr/>
            </w:pPr>
            <w:r w:rsidDel="00000000" w:rsidR="00000000" w:rsidRPr="00000000">
              <w:rPr>
                <w:rtl w:val="0"/>
              </w:rPr>
              <w:t xml:space="preserve">Minimum</w:t>
            </w:r>
          </w:p>
        </w:tc>
        <w:tc>
          <w:tcPr/>
          <w:p w:rsidR="00000000" w:rsidDel="00000000" w:rsidP="00000000" w:rsidRDefault="00000000" w:rsidRPr="00000000" w14:paraId="00000AEE">
            <w:pPr>
              <w:rPr/>
            </w:pPr>
            <w:r w:rsidDel="00000000" w:rsidR="00000000" w:rsidRPr="00000000">
              <w:rPr>
                <w:rtl w:val="0"/>
              </w:rPr>
              <w:t xml:space="preserve">Int16_t</w:t>
            </w:r>
          </w:p>
        </w:tc>
        <w:tc>
          <w:tcPr/>
          <w:p w:rsidR="00000000" w:rsidDel="00000000" w:rsidP="00000000" w:rsidRDefault="00000000" w:rsidRPr="00000000" w14:paraId="00000AEF">
            <w:pPr>
              <w:rPr/>
            </w:pPr>
            <w:r w:rsidDel="00000000" w:rsidR="00000000" w:rsidRPr="00000000">
              <w:rPr>
                <w:rtl w:val="0"/>
              </w:rPr>
              <w:t xml:space="preserve">0xF63C</w:t>
            </w:r>
          </w:p>
        </w:tc>
        <w:tc>
          <w:tcPr/>
          <w:p w:rsidR="00000000" w:rsidDel="00000000" w:rsidP="00000000" w:rsidRDefault="00000000" w:rsidRPr="00000000" w14:paraId="00000AF0">
            <w:pPr>
              <w:rPr/>
            </w:pPr>
            <w:r w:rsidDel="00000000" w:rsidR="00000000" w:rsidRPr="00000000">
              <w:rPr>
                <w:rtl w:val="0"/>
              </w:rPr>
              <w:t xml:space="preserve">-2500d = -25.00 C°</w:t>
            </w:r>
          </w:p>
        </w:tc>
      </w:tr>
      <w:tr>
        <w:tc>
          <w:tcPr/>
          <w:p w:rsidR="00000000" w:rsidDel="00000000" w:rsidP="00000000" w:rsidRDefault="00000000" w:rsidRPr="00000000" w14:paraId="00000AF1">
            <w:pPr>
              <w:rPr/>
            </w:pPr>
            <w:r w:rsidDel="00000000" w:rsidR="00000000" w:rsidRPr="00000000">
              <w:rPr>
                <w:rtl w:val="0"/>
              </w:rPr>
              <w:t xml:space="preserve">Verschil</w:t>
            </w:r>
          </w:p>
        </w:tc>
        <w:tc>
          <w:tcPr/>
          <w:p w:rsidR="00000000" w:rsidDel="00000000" w:rsidP="00000000" w:rsidRDefault="00000000" w:rsidRPr="00000000" w14:paraId="00000AF2">
            <w:pPr>
              <w:rPr/>
            </w:pPr>
            <w:r w:rsidDel="00000000" w:rsidR="00000000" w:rsidRPr="00000000">
              <w:rPr>
                <w:rtl w:val="0"/>
              </w:rPr>
              <w:t xml:space="preserve">uint16_t</w:t>
            </w:r>
          </w:p>
        </w:tc>
        <w:tc>
          <w:tcPr/>
          <w:p w:rsidR="00000000" w:rsidDel="00000000" w:rsidP="00000000" w:rsidRDefault="00000000" w:rsidRPr="00000000" w14:paraId="00000AF3">
            <w:pPr>
              <w:rPr/>
            </w:pPr>
            <w:r w:rsidDel="00000000" w:rsidR="00000000" w:rsidRPr="00000000">
              <w:rPr>
                <w:rtl w:val="0"/>
              </w:rPr>
              <w:t xml:space="preserve">0x03E8</w:t>
            </w:r>
          </w:p>
        </w:tc>
        <w:tc>
          <w:tcPr/>
          <w:p w:rsidR="00000000" w:rsidDel="00000000" w:rsidP="00000000" w:rsidRDefault="00000000" w:rsidRPr="00000000" w14:paraId="00000AF4">
            <w:pPr>
              <w:rPr/>
            </w:pPr>
            <w:r w:rsidDel="00000000" w:rsidR="00000000" w:rsidRPr="00000000">
              <w:rPr>
                <w:rtl w:val="0"/>
              </w:rPr>
              <w:t xml:space="preserve">1000d  = 10.00 C°</w:t>
            </w:r>
          </w:p>
        </w:tc>
      </w:tr>
    </w:tbl>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b w:val="1"/>
        </w:rPr>
      </w:pPr>
      <w:r w:rsidDel="00000000" w:rsidR="00000000" w:rsidRPr="00000000">
        <w:rPr>
          <w:rtl w:val="0"/>
        </w:rPr>
      </w:r>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rPr/>
      </w:pPr>
      <w:r w:rsidDel="00000000" w:rsidR="00000000" w:rsidRPr="00000000">
        <w:rPr>
          <w:rtl w:val="0"/>
        </w:rPr>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rPr>
          <w:b w:val="1"/>
        </w:rPr>
      </w:pPr>
      <w:r w:rsidDel="00000000" w:rsidR="00000000" w:rsidRPr="00000000">
        <w:rPr>
          <w:b w:val="1"/>
          <w:rtl w:val="0"/>
        </w:rPr>
        <w:t xml:space="preserve">BME280</w:t>
      </w:r>
    </w:p>
    <w:p w:rsidR="00000000" w:rsidDel="00000000" w:rsidP="00000000" w:rsidRDefault="00000000" w:rsidRPr="00000000" w14:paraId="00000AFB">
      <w:pPr>
        <w:rPr/>
      </w:pPr>
      <w:r w:rsidDel="00000000" w:rsidR="00000000" w:rsidRPr="00000000">
        <w:rPr>
          <w:rtl w:val="0"/>
        </w:rPr>
        <w:t xml:space="preserve">De BME280 meet temperatuur, luchtvochtigheid en de barometrische druk, voor elk meetresultaat is er een maximum, minimum en verschil waarde in te stellen.</w:t>
      </w:r>
    </w:p>
    <w:p w:rsidR="00000000" w:rsidDel="00000000" w:rsidP="00000000" w:rsidRDefault="00000000" w:rsidRPr="00000000" w14:paraId="00000AFC">
      <w:pPr>
        <w:rPr/>
      </w:pPr>
      <w:r w:rsidDel="00000000" w:rsidR="00000000" w:rsidRPr="00000000">
        <w:rPr>
          <w:rtl w:val="0"/>
        </w:rPr>
      </w:r>
    </w:p>
    <w:tbl>
      <w:tblPr>
        <w:tblStyle w:val="Table136"/>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4230"/>
        <w:tblGridChange w:id="0">
          <w:tblGrid>
            <w:gridCol w:w="3495"/>
            <w:gridCol w:w="1035"/>
            <w:gridCol w:w="4230"/>
          </w:tblGrid>
        </w:tblGridChange>
      </w:tblGrid>
      <w:tr>
        <w:tc>
          <w:tcPr/>
          <w:p w:rsidR="00000000" w:rsidDel="00000000" w:rsidP="00000000" w:rsidRDefault="00000000" w:rsidRPr="00000000" w14:paraId="00000AFD">
            <w:pPr>
              <w:rPr>
                <w:b w:val="1"/>
              </w:rPr>
            </w:pPr>
            <w:r w:rsidDel="00000000" w:rsidR="00000000" w:rsidRPr="00000000">
              <w:rPr>
                <w:b w:val="1"/>
                <w:rtl w:val="0"/>
              </w:rPr>
              <w:t xml:space="preserve">Veld</w:t>
            </w:r>
          </w:p>
        </w:tc>
        <w:tc>
          <w:tcPr/>
          <w:p w:rsidR="00000000" w:rsidDel="00000000" w:rsidP="00000000" w:rsidRDefault="00000000" w:rsidRPr="00000000" w14:paraId="00000AFE">
            <w:pPr>
              <w:rPr>
                <w:b w:val="1"/>
              </w:rPr>
            </w:pPr>
            <w:r w:rsidDel="00000000" w:rsidR="00000000" w:rsidRPr="00000000">
              <w:rPr>
                <w:b w:val="1"/>
                <w:rtl w:val="0"/>
              </w:rPr>
              <w:t xml:space="preserve">Grote</w:t>
            </w:r>
          </w:p>
        </w:tc>
        <w:tc>
          <w:tcPr/>
          <w:p w:rsidR="00000000" w:rsidDel="00000000" w:rsidP="00000000" w:rsidRDefault="00000000" w:rsidRPr="00000000" w14:paraId="00000AFF">
            <w:pPr>
              <w:rPr>
                <w:b w:val="1"/>
              </w:rPr>
            </w:pPr>
            <w:r w:rsidDel="00000000" w:rsidR="00000000" w:rsidRPr="00000000">
              <w:rPr>
                <w:b w:val="1"/>
                <w:rtl w:val="0"/>
              </w:rPr>
              <w:t xml:space="preserve">Omschrijving</w:t>
            </w:r>
          </w:p>
        </w:tc>
      </w:tr>
      <w:tr>
        <w:tc>
          <w:tcPr/>
          <w:p w:rsidR="00000000" w:rsidDel="00000000" w:rsidP="00000000" w:rsidRDefault="00000000" w:rsidRPr="00000000" w14:paraId="00000B00">
            <w:pPr>
              <w:rPr/>
            </w:pPr>
            <w:r w:rsidDel="00000000" w:rsidR="00000000" w:rsidRPr="00000000">
              <w:rPr>
                <w:rtl w:val="0"/>
              </w:rPr>
              <w:t xml:space="preserve">ALARM_CONFIG_READ</w:t>
            </w:r>
          </w:p>
        </w:tc>
        <w:tc>
          <w:tcPr/>
          <w:p w:rsidR="00000000" w:rsidDel="00000000" w:rsidP="00000000" w:rsidRDefault="00000000" w:rsidRPr="00000000" w14:paraId="00000B01">
            <w:pPr>
              <w:rPr/>
            </w:pPr>
            <w:r w:rsidDel="00000000" w:rsidR="00000000" w:rsidRPr="00000000">
              <w:rPr>
                <w:rtl w:val="0"/>
              </w:rPr>
              <w:t xml:space="preserve">Uint8_t</w:t>
            </w:r>
          </w:p>
        </w:tc>
        <w:tc>
          <w:tcPr/>
          <w:p w:rsidR="00000000" w:rsidDel="00000000" w:rsidP="00000000" w:rsidRDefault="00000000" w:rsidRPr="00000000" w14:paraId="00000B02">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B03">
            <w:pPr>
              <w:rPr/>
            </w:pPr>
            <w:r w:rsidDel="00000000" w:rsidR="00000000" w:rsidRPr="00000000">
              <w:rPr>
                <w:rtl w:val="0"/>
              </w:rPr>
              <w:t xml:space="preserve">Sensor type</w:t>
            </w:r>
          </w:p>
        </w:tc>
        <w:tc>
          <w:tcPr/>
          <w:p w:rsidR="00000000" w:rsidDel="00000000" w:rsidP="00000000" w:rsidRDefault="00000000" w:rsidRPr="00000000" w14:paraId="00000B04">
            <w:pPr>
              <w:rPr/>
            </w:pPr>
            <w:r w:rsidDel="00000000" w:rsidR="00000000" w:rsidRPr="00000000">
              <w:rPr>
                <w:rtl w:val="0"/>
              </w:rPr>
              <w:t xml:space="preserve">Uint8_t</w:t>
            </w:r>
          </w:p>
        </w:tc>
        <w:tc>
          <w:tcPr/>
          <w:p w:rsidR="00000000" w:rsidDel="00000000" w:rsidP="00000000" w:rsidRDefault="00000000" w:rsidRPr="00000000" w14:paraId="00000B05">
            <w:pPr>
              <w:rPr/>
            </w:pPr>
            <w:r w:rsidDel="00000000" w:rsidR="00000000" w:rsidRPr="00000000">
              <w:rPr>
                <w:rtl w:val="0"/>
              </w:rPr>
              <w:t xml:space="preserve">0x01 = BME280</w:t>
            </w:r>
          </w:p>
        </w:tc>
      </w:tr>
      <w:tr>
        <w:tc>
          <w:tcPr/>
          <w:p w:rsidR="00000000" w:rsidDel="00000000" w:rsidP="00000000" w:rsidRDefault="00000000" w:rsidRPr="00000000" w14:paraId="00000B06">
            <w:pPr>
              <w:rPr/>
            </w:pPr>
            <w:r w:rsidDel="00000000" w:rsidR="00000000" w:rsidRPr="00000000">
              <w:rPr>
                <w:rtl w:val="0"/>
              </w:rPr>
              <w:t xml:space="preserve">Temperatuur maximum</w:t>
            </w:r>
          </w:p>
        </w:tc>
        <w:tc>
          <w:tcPr/>
          <w:p w:rsidR="00000000" w:rsidDel="00000000" w:rsidP="00000000" w:rsidRDefault="00000000" w:rsidRPr="00000000" w14:paraId="00000B07">
            <w:pPr>
              <w:rPr/>
            </w:pPr>
            <w:r w:rsidDel="00000000" w:rsidR="00000000" w:rsidRPr="00000000">
              <w:rPr>
                <w:rtl w:val="0"/>
              </w:rPr>
              <w:t xml:space="preserve">Int16_t</w:t>
            </w:r>
          </w:p>
        </w:tc>
        <w:tc>
          <w:tcPr/>
          <w:p w:rsidR="00000000" w:rsidDel="00000000" w:rsidP="00000000" w:rsidRDefault="00000000" w:rsidRPr="00000000" w14:paraId="00000B08">
            <w:pPr>
              <w:rPr/>
            </w:pPr>
            <w:r w:rsidDel="00000000" w:rsidR="00000000" w:rsidRPr="00000000">
              <w:rPr>
                <w:rtl w:val="0"/>
              </w:rPr>
              <w:t xml:space="preserve">INT16_MAX (32767)zet deze controle uit</w:t>
            </w:r>
          </w:p>
        </w:tc>
      </w:tr>
      <w:tr>
        <w:tc>
          <w:tcPr/>
          <w:p w:rsidR="00000000" w:rsidDel="00000000" w:rsidP="00000000" w:rsidRDefault="00000000" w:rsidRPr="00000000" w14:paraId="00000B09">
            <w:pPr>
              <w:rPr/>
            </w:pPr>
            <w:r w:rsidDel="00000000" w:rsidR="00000000" w:rsidRPr="00000000">
              <w:rPr>
                <w:rtl w:val="0"/>
              </w:rPr>
              <w:t xml:space="preserve">Temperatuur minimum</w:t>
            </w:r>
          </w:p>
        </w:tc>
        <w:tc>
          <w:tcPr/>
          <w:p w:rsidR="00000000" w:rsidDel="00000000" w:rsidP="00000000" w:rsidRDefault="00000000" w:rsidRPr="00000000" w14:paraId="00000B0A">
            <w:pPr>
              <w:rPr/>
            </w:pPr>
            <w:r w:rsidDel="00000000" w:rsidR="00000000" w:rsidRPr="00000000">
              <w:rPr>
                <w:rtl w:val="0"/>
              </w:rPr>
              <w:t xml:space="preserve">Int16_t</w:t>
            </w:r>
          </w:p>
        </w:tc>
        <w:tc>
          <w:tcPr/>
          <w:p w:rsidR="00000000" w:rsidDel="00000000" w:rsidP="00000000" w:rsidRDefault="00000000" w:rsidRPr="00000000" w14:paraId="00000B0B">
            <w:pPr>
              <w:rPr/>
            </w:pPr>
            <w:r w:rsidDel="00000000" w:rsidR="00000000" w:rsidRPr="00000000">
              <w:rPr>
                <w:rtl w:val="0"/>
              </w:rPr>
              <w:t xml:space="preserve">INT16_MIN (-32768) zet deze controle uit</w:t>
            </w:r>
          </w:p>
        </w:tc>
      </w:tr>
      <w:tr>
        <w:tc>
          <w:tcPr/>
          <w:p w:rsidR="00000000" w:rsidDel="00000000" w:rsidP="00000000" w:rsidRDefault="00000000" w:rsidRPr="00000000" w14:paraId="00000B0C">
            <w:pPr>
              <w:rPr/>
            </w:pPr>
            <w:r w:rsidDel="00000000" w:rsidR="00000000" w:rsidRPr="00000000">
              <w:rPr>
                <w:rtl w:val="0"/>
              </w:rPr>
              <w:t xml:space="preserve">Temperatuur verschil</w:t>
            </w:r>
          </w:p>
        </w:tc>
        <w:tc>
          <w:tcPr/>
          <w:p w:rsidR="00000000" w:rsidDel="00000000" w:rsidP="00000000" w:rsidRDefault="00000000" w:rsidRPr="00000000" w14:paraId="00000B0D">
            <w:pPr>
              <w:rPr/>
            </w:pPr>
            <w:r w:rsidDel="00000000" w:rsidR="00000000" w:rsidRPr="00000000">
              <w:rPr>
                <w:rtl w:val="0"/>
              </w:rPr>
              <w:t xml:space="preserve">Uint16_t</w:t>
            </w:r>
          </w:p>
        </w:tc>
        <w:tc>
          <w:tcPr/>
          <w:p w:rsidR="00000000" w:rsidDel="00000000" w:rsidP="00000000" w:rsidRDefault="00000000" w:rsidRPr="00000000" w14:paraId="00000B0E">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0F">
            <w:pPr>
              <w:rPr/>
            </w:pPr>
            <w:r w:rsidDel="00000000" w:rsidR="00000000" w:rsidRPr="00000000">
              <w:rPr>
                <w:rtl w:val="0"/>
              </w:rPr>
              <w:t xml:space="preserve">Luchtvochtigheid maximum</w:t>
            </w:r>
          </w:p>
        </w:tc>
        <w:tc>
          <w:tcPr/>
          <w:p w:rsidR="00000000" w:rsidDel="00000000" w:rsidP="00000000" w:rsidRDefault="00000000" w:rsidRPr="00000000" w14:paraId="00000B10">
            <w:pPr>
              <w:rPr/>
            </w:pPr>
            <w:r w:rsidDel="00000000" w:rsidR="00000000" w:rsidRPr="00000000">
              <w:rPr>
                <w:rtl w:val="0"/>
              </w:rPr>
              <w:t xml:space="preserve">Uint16_t</w:t>
            </w:r>
          </w:p>
        </w:tc>
        <w:tc>
          <w:tcPr/>
          <w:p w:rsidR="00000000" w:rsidDel="00000000" w:rsidP="00000000" w:rsidRDefault="00000000" w:rsidRPr="00000000" w14:paraId="00000B11">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2">
            <w:pPr>
              <w:rPr/>
            </w:pPr>
            <w:r w:rsidDel="00000000" w:rsidR="00000000" w:rsidRPr="00000000">
              <w:rPr>
                <w:rtl w:val="0"/>
              </w:rPr>
              <w:t xml:space="preserve">Luchtvochtigheid minimum</w:t>
            </w:r>
          </w:p>
        </w:tc>
        <w:tc>
          <w:tcPr/>
          <w:p w:rsidR="00000000" w:rsidDel="00000000" w:rsidP="00000000" w:rsidRDefault="00000000" w:rsidRPr="00000000" w14:paraId="00000B13">
            <w:pPr>
              <w:rPr/>
            </w:pPr>
            <w:r w:rsidDel="00000000" w:rsidR="00000000" w:rsidRPr="00000000">
              <w:rPr>
                <w:rtl w:val="0"/>
              </w:rPr>
              <w:t xml:space="preserve">Uint16_t</w:t>
            </w:r>
          </w:p>
        </w:tc>
        <w:tc>
          <w:tcPr/>
          <w:p w:rsidR="00000000" w:rsidDel="00000000" w:rsidP="00000000" w:rsidRDefault="00000000" w:rsidRPr="00000000" w14:paraId="00000B14">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5">
            <w:pPr>
              <w:rPr/>
            </w:pPr>
            <w:r w:rsidDel="00000000" w:rsidR="00000000" w:rsidRPr="00000000">
              <w:rPr>
                <w:rtl w:val="0"/>
              </w:rPr>
              <w:t xml:space="preserve">Luchtvochtigheid verschil</w:t>
            </w:r>
          </w:p>
        </w:tc>
        <w:tc>
          <w:tcPr/>
          <w:p w:rsidR="00000000" w:rsidDel="00000000" w:rsidP="00000000" w:rsidRDefault="00000000" w:rsidRPr="00000000" w14:paraId="00000B16">
            <w:pPr>
              <w:rPr/>
            </w:pPr>
            <w:r w:rsidDel="00000000" w:rsidR="00000000" w:rsidRPr="00000000">
              <w:rPr>
                <w:rtl w:val="0"/>
              </w:rPr>
              <w:t xml:space="preserve">Uint16_t</w:t>
            </w:r>
          </w:p>
        </w:tc>
        <w:tc>
          <w:tcPr/>
          <w:p w:rsidR="00000000" w:rsidDel="00000000" w:rsidP="00000000" w:rsidRDefault="00000000" w:rsidRPr="00000000" w14:paraId="00000B17">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8">
            <w:pPr>
              <w:rPr/>
            </w:pPr>
            <w:r w:rsidDel="00000000" w:rsidR="00000000" w:rsidRPr="00000000">
              <w:rPr>
                <w:rtl w:val="0"/>
              </w:rPr>
              <w:t xml:space="preserve">Barometrische druk maximum</w:t>
            </w:r>
          </w:p>
        </w:tc>
        <w:tc>
          <w:tcPr/>
          <w:p w:rsidR="00000000" w:rsidDel="00000000" w:rsidP="00000000" w:rsidRDefault="00000000" w:rsidRPr="00000000" w14:paraId="00000B19">
            <w:pPr>
              <w:rPr/>
            </w:pPr>
            <w:r w:rsidDel="00000000" w:rsidR="00000000" w:rsidRPr="00000000">
              <w:rPr>
                <w:rtl w:val="0"/>
              </w:rPr>
              <w:t xml:space="preserve">Uint16_t</w:t>
            </w:r>
          </w:p>
        </w:tc>
        <w:tc>
          <w:tcPr/>
          <w:p w:rsidR="00000000" w:rsidDel="00000000" w:rsidP="00000000" w:rsidRDefault="00000000" w:rsidRPr="00000000" w14:paraId="00000B1A">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B">
            <w:pPr>
              <w:rPr/>
            </w:pPr>
            <w:r w:rsidDel="00000000" w:rsidR="00000000" w:rsidRPr="00000000">
              <w:rPr>
                <w:rtl w:val="0"/>
              </w:rPr>
              <w:t xml:space="preserve">Barometrische druk minimum</w:t>
            </w:r>
          </w:p>
        </w:tc>
        <w:tc>
          <w:tcPr/>
          <w:p w:rsidR="00000000" w:rsidDel="00000000" w:rsidP="00000000" w:rsidRDefault="00000000" w:rsidRPr="00000000" w14:paraId="00000B1C">
            <w:pPr>
              <w:rPr/>
            </w:pPr>
            <w:r w:rsidDel="00000000" w:rsidR="00000000" w:rsidRPr="00000000">
              <w:rPr>
                <w:rtl w:val="0"/>
              </w:rPr>
              <w:t xml:space="preserve">Uint16_t</w:t>
            </w:r>
          </w:p>
        </w:tc>
        <w:tc>
          <w:tcPr/>
          <w:p w:rsidR="00000000" w:rsidDel="00000000" w:rsidP="00000000" w:rsidRDefault="00000000" w:rsidRPr="00000000" w14:paraId="00000B1D">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1E">
            <w:pPr>
              <w:rPr/>
            </w:pPr>
            <w:r w:rsidDel="00000000" w:rsidR="00000000" w:rsidRPr="00000000">
              <w:rPr>
                <w:rtl w:val="0"/>
              </w:rPr>
              <w:t xml:space="preserve">Barometrische druk verschil</w:t>
            </w:r>
          </w:p>
        </w:tc>
        <w:tc>
          <w:tcPr/>
          <w:p w:rsidR="00000000" w:rsidDel="00000000" w:rsidP="00000000" w:rsidRDefault="00000000" w:rsidRPr="00000000" w14:paraId="00000B1F">
            <w:pPr>
              <w:rPr/>
            </w:pPr>
            <w:r w:rsidDel="00000000" w:rsidR="00000000" w:rsidRPr="00000000">
              <w:rPr>
                <w:rtl w:val="0"/>
              </w:rPr>
              <w:t xml:space="preserve">Uint16_t</w:t>
            </w:r>
          </w:p>
        </w:tc>
        <w:tc>
          <w:tcPr/>
          <w:p w:rsidR="00000000" w:rsidDel="00000000" w:rsidP="00000000" w:rsidRDefault="00000000" w:rsidRPr="00000000" w14:paraId="00000B20">
            <w:pPr>
              <w:rPr/>
            </w:pPr>
            <w:r w:rsidDel="00000000" w:rsidR="00000000" w:rsidRPr="00000000">
              <w:rPr>
                <w:rtl w:val="0"/>
              </w:rPr>
              <w:t xml:space="preserve">UINT16_MAX (65535)zet deze controle uit</w:t>
            </w:r>
          </w:p>
        </w:tc>
      </w:tr>
    </w:tbl>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b w:val="1"/>
          <w:rtl w:val="0"/>
        </w:rPr>
        <w:t xml:space="preserve">Voorbeeld:</w:t>
      </w:r>
      <w:r w:rsidDel="00000000" w:rsidR="00000000" w:rsidRPr="00000000">
        <w:rPr>
          <w:rtl w:val="0"/>
        </w:rPr>
      </w:r>
    </w:p>
    <w:tbl>
      <w:tblPr>
        <w:tblStyle w:val="Table137"/>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23">
            <w:pPr>
              <w:rPr>
                <w:b w:val="1"/>
              </w:rPr>
            </w:pPr>
            <w:r w:rsidDel="00000000" w:rsidR="00000000" w:rsidRPr="00000000">
              <w:rPr>
                <w:rtl w:val="0"/>
              </w:rPr>
            </w:r>
          </w:p>
        </w:tc>
        <w:tc>
          <w:tcPr/>
          <w:p w:rsidR="00000000" w:rsidDel="00000000" w:rsidP="00000000" w:rsidRDefault="00000000" w:rsidRPr="00000000" w14:paraId="00000B24">
            <w:pPr>
              <w:rPr>
                <w:b w:val="1"/>
              </w:rPr>
            </w:pPr>
            <w:r w:rsidDel="00000000" w:rsidR="00000000" w:rsidRPr="00000000">
              <w:rPr>
                <w:b w:val="1"/>
                <w:rtl w:val="0"/>
              </w:rPr>
              <w:t xml:space="preserve">Hex bericht</w:t>
            </w:r>
          </w:p>
        </w:tc>
      </w:tr>
      <w:tr>
        <w:tc>
          <w:tcPr/>
          <w:p w:rsidR="00000000" w:rsidDel="00000000" w:rsidP="00000000" w:rsidRDefault="00000000" w:rsidRPr="00000000" w14:paraId="00000B25">
            <w:pPr>
              <w:rPr>
                <w:b w:val="1"/>
              </w:rPr>
            </w:pPr>
            <w:r w:rsidDel="00000000" w:rsidR="00000000" w:rsidRPr="00000000">
              <w:rPr>
                <w:b w:val="1"/>
                <w:rtl w:val="0"/>
              </w:rPr>
              <w:t xml:space="preserve">Opdracht</w:t>
            </w:r>
          </w:p>
        </w:tc>
        <w:tc>
          <w:tcPr/>
          <w:p w:rsidR="00000000" w:rsidDel="00000000" w:rsidP="00000000" w:rsidRDefault="00000000" w:rsidRPr="00000000" w14:paraId="00000B26">
            <w:pPr>
              <w:rPr/>
            </w:pPr>
            <w:r w:rsidDel="00000000" w:rsidR="00000000" w:rsidRPr="00000000">
              <w:rPr>
                <w:rtl w:val="0"/>
              </w:rPr>
              <w:t xml:space="preserve">0x2301</w:t>
            </w:r>
          </w:p>
        </w:tc>
      </w:tr>
      <w:tr>
        <w:trPr>
          <w:trHeight w:val="260" w:hRule="atLeast"/>
        </w:trPr>
        <w:tc>
          <w:tcPr/>
          <w:p w:rsidR="00000000" w:rsidDel="00000000" w:rsidP="00000000" w:rsidRDefault="00000000" w:rsidRPr="00000000" w14:paraId="00000B27">
            <w:pPr>
              <w:rPr>
                <w:b w:val="1"/>
              </w:rPr>
            </w:pPr>
            <w:r w:rsidDel="00000000" w:rsidR="00000000" w:rsidRPr="00000000">
              <w:rPr>
                <w:b w:val="1"/>
                <w:rtl w:val="0"/>
              </w:rPr>
              <w:t xml:space="preserve">Antwoord</w:t>
            </w:r>
          </w:p>
        </w:tc>
        <w:tc>
          <w:tcPr/>
          <w:p w:rsidR="00000000" w:rsidDel="00000000" w:rsidP="00000000" w:rsidRDefault="00000000" w:rsidRPr="00000000" w14:paraId="00000B28">
            <w:pPr>
              <w:rPr/>
            </w:pPr>
            <w:r w:rsidDel="00000000" w:rsidR="00000000" w:rsidRPr="00000000">
              <w:rPr>
                <w:rtl w:val="0"/>
              </w:rPr>
              <w:t xml:space="preserve">0x23011F40F63C03E8232803E801F4271000C800C8</w:t>
            </w:r>
          </w:p>
        </w:tc>
      </w:tr>
    </w:tbl>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r>
    </w:p>
    <w:tbl>
      <w:tblPr>
        <w:tblStyle w:val="Table138"/>
        <w:tblW w:w="97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5"/>
        <w:gridCol w:w="975"/>
        <w:gridCol w:w="1020"/>
        <w:gridCol w:w="4905"/>
        <w:tblGridChange w:id="0">
          <w:tblGrid>
            <w:gridCol w:w="2865"/>
            <w:gridCol w:w="975"/>
            <w:gridCol w:w="1020"/>
            <w:gridCol w:w="4905"/>
          </w:tblGrid>
        </w:tblGridChange>
      </w:tblGrid>
      <w:tr>
        <w:tc>
          <w:tcPr/>
          <w:p w:rsidR="00000000" w:rsidDel="00000000" w:rsidP="00000000" w:rsidRDefault="00000000" w:rsidRPr="00000000" w14:paraId="00000B2B">
            <w:pPr>
              <w:rPr>
                <w:b w:val="1"/>
              </w:rPr>
            </w:pPr>
            <w:r w:rsidDel="00000000" w:rsidR="00000000" w:rsidRPr="00000000">
              <w:rPr>
                <w:b w:val="1"/>
                <w:rtl w:val="0"/>
              </w:rPr>
              <w:t xml:space="preserve">Veld</w:t>
            </w:r>
          </w:p>
        </w:tc>
        <w:tc>
          <w:tcPr/>
          <w:p w:rsidR="00000000" w:rsidDel="00000000" w:rsidP="00000000" w:rsidRDefault="00000000" w:rsidRPr="00000000" w14:paraId="00000B2C">
            <w:pPr>
              <w:rPr>
                <w:b w:val="1"/>
              </w:rPr>
            </w:pPr>
            <w:r w:rsidDel="00000000" w:rsidR="00000000" w:rsidRPr="00000000">
              <w:rPr>
                <w:b w:val="1"/>
                <w:rtl w:val="0"/>
              </w:rPr>
              <w:t xml:space="preserve">Grote</w:t>
            </w:r>
          </w:p>
        </w:tc>
        <w:tc>
          <w:tcPr/>
          <w:p w:rsidR="00000000" w:rsidDel="00000000" w:rsidP="00000000" w:rsidRDefault="00000000" w:rsidRPr="00000000" w14:paraId="00000B2D">
            <w:pPr>
              <w:rPr>
                <w:b w:val="1"/>
              </w:rPr>
            </w:pPr>
            <w:r w:rsidDel="00000000" w:rsidR="00000000" w:rsidRPr="00000000">
              <w:rPr>
                <w:b w:val="1"/>
                <w:rtl w:val="0"/>
              </w:rPr>
              <w:t xml:space="preserve">Waarde</w:t>
            </w:r>
          </w:p>
        </w:tc>
        <w:tc>
          <w:tcPr/>
          <w:p w:rsidR="00000000" w:rsidDel="00000000" w:rsidP="00000000" w:rsidRDefault="00000000" w:rsidRPr="00000000" w14:paraId="00000B2E">
            <w:pPr>
              <w:rPr>
                <w:b w:val="1"/>
              </w:rPr>
            </w:pPr>
            <w:r w:rsidDel="00000000" w:rsidR="00000000" w:rsidRPr="00000000">
              <w:rPr>
                <w:b w:val="1"/>
                <w:rtl w:val="0"/>
              </w:rPr>
              <w:t xml:space="preserve">Omschrijving</w:t>
            </w:r>
          </w:p>
        </w:tc>
      </w:tr>
      <w:tr>
        <w:tc>
          <w:tcPr/>
          <w:p w:rsidR="00000000" w:rsidDel="00000000" w:rsidP="00000000" w:rsidRDefault="00000000" w:rsidRPr="00000000" w14:paraId="00000B2F">
            <w:pPr>
              <w:rPr/>
            </w:pPr>
            <w:r w:rsidDel="00000000" w:rsidR="00000000" w:rsidRPr="00000000">
              <w:rPr>
                <w:rtl w:val="0"/>
              </w:rPr>
              <w:t xml:space="preserve">ALARM_CONFIG_READ</w:t>
            </w:r>
          </w:p>
        </w:tc>
        <w:tc>
          <w:tcPr/>
          <w:p w:rsidR="00000000" w:rsidDel="00000000" w:rsidP="00000000" w:rsidRDefault="00000000" w:rsidRPr="00000000" w14:paraId="00000B30">
            <w:pPr>
              <w:rPr/>
            </w:pPr>
            <w:r w:rsidDel="00000000" w:rsidR="00000000" w:rsidRPr="00000000">
              <w:rPr>
                <w:rtl w:val="0"/>
              </w:rPr>
              <w:t xml:space="preserve">Uint8_t</w:t>
            </w:r>
          </w:p>
        </w:tc>
        <w:tc>
          <w:tcPr/>
          <w:p w:rsidR="00000000" w:rsidDel="00000000" w:rsidP="00000000" w:rsidRDefault="00000000" w:rsidRPr="00000000" w14:paraId="00000B31">
            <w:pPr>
              <w:rPr/>
            </w:pPr>
            <w:r w:rsidDel="00000000" w:rsidR="00000000" w:rsidRPr="00000000">
              <w:rPr>
                <w:rtl w:val="0"/>
              </w:rPr>
              <w:t xml:space="preserve">0x23</w:t>
            </w:r>
          </w:p>
        </w:tc>
        <w:tc>
          <w:tcPr/>
          <w:p w:rsidR="00000000" w:rsidDel="00000000" w:rsidP="00000000" w:rsidRDefault="00000000" w:rsidRPr="00000000" w14:paraId="00000B32">
            <w:pPr>
              <w:rPr/>
            </w:pPr>
            <w:r w:rsidDel="00000000" w:rsidR="00000000" w:rsidRPr="00000000">
              <w:rPr>
                <w:rtl w:val="0"/>
              </w:rPr>
              <w:t xml:space="preserve">0x23 = ALARM_CONFIG_READ</w:t>
            </w:r>
          </w:p>
        </w:tc>
      </w:tr>
      <w:tr>
        <w:trPr>
          <w:trHeight w:val="225" w:hRule="atLeast"/>
        </w:trPr>
        <w:tc>
          <w:tcPr/>
          <w:p w:rsidR="00000000" w:rsidDel="00000000" w:rsidP="00000000" w:rsidRDefault="00000000" w:rsidRPr="00000000" w14:paraId="00000B33">
            <w:pPr>
              <w:rPr/>
            </w:pPr>
            <w:r w:rsidDel="00000000" w:rsidR="00000000" w:rsidRPr="00000000">
              <w:rPr>
                <w:rtl w:val="0"/>
              </w:rPr>
              <w:t xml:space="preserve">Sensor type</w:t>
            </w:r>
          </w:p>
        </w:tc>
        <w:tc>
          <w:tcPr/>
          <w:p w:rsidR="00000000" w:rsidDel="00000000" w:rsidP="00000000" w:rsidRDefault="00000000" w:rsidRPr="00000000" w14:paraId="00000B34">
            <w:pPr>
              <w:rPr/>
            </w:pPr>
            <w:r w:rsidDel="00000000" w:rsidR="00000000" w:rsidRPr="00000000">
              <w:rPr>
                <w:rtl w:val="0"/>
              </w:rPr>
              <w:t xml:space="preserve">Uint8_t</w:t>
            </w:r>
          </w:p>
        </w:tc>
        <w:tc>
          <w:tcPr/>
          <w:p w:rsidR="00000000" w:rsidDel="00000000" w:rsidP="00000000" w:rsidRDefault="00000000" w:rsidRPr="00000000" w14:paraId="00000B35">
            <w:pPr>
              <w:rPr/>
            </w:pPr>
            <w:r w:rsidDel="00000000" w:rsidR="00000000" w:rsidRPr="00000000">
              <w:rPr>
                <w:rtl w:val="0"/>
              </w:rPr>
              <w:t xml:space="preserve">0x01</w:t>
            </w:r>
          </w:p>
        </w:tc>
        <w:tc>
          <w:tcPr/>
          <w:p w:rsidR="00000000" w:rsidDel="00000000" w:rsidP="00000000" w:rsidRDefault="00000000" w:rsidRPr="00000000" w14:paraId="00000B36">
            <w:pPr>
              <w:rPr/>
            </w:pPr>
            <w:r w:rsidDel="00000000" w:rsidR="00000000" w:rsidRPr="00000000">
              <w:rPr>
                <w:rtl w:val="0"/>
              </w:rPr>
              <w:t xml:space="preserve">0x01 = BME280</w:t>
            </w:r>
          </w:p>
        </w:tc>
      </w:tr>
      <w:tr>
        <w:tc>
          <w:tcPr/>
          <w:p w:rsidR="00000000" w:rsidDel="00000000" w:rsidP="00000000" w:rsidRDefault="00000000" w:rsidRPr="00000000" w14:paraId="00000B37">
            <w:pPr>
              <w:rPr/>
            </w:pPr>
            <w:r w:rsidDel="00000000" w:rsidR="00000000" w:rsidRPr="00000000">
              <w:rPr>
                <w:rtl w:val="0"/>
              </w:rPr>
              <w:t xml:space="preserve">Temperatuur maximum</w:t>
            </w:r>
          </w:p>
        </w:tc>
        <w:tc>
          <w:tcPr/>
          <w:p w:rsidR="00000000" w:rsidDel="00000000" w:rsidP="00000000" w:rsidRDefault="00000000" w:rsidRPr="00000000" w14:paraId="00000B38">
            <w:pPr>
              <w:rPr/>
            </w:pPr>
            <w:r w:rsidDel="00000000" w:rsidR="00000000" w:rsidRPr="00000000">
              <w:rPr>
                <w:rtl w:val="0"/>
              </w:rPr>
              <w:t xml:space="preserve">Int16_t</w:t>
            </w:r>
          </w:p>
        </w:tc>
        <w:tc>
          <w:tcPr/>
          <w:p w:rsidR="00000000" w:rsidDel="00000000" w:rsidP="00000000" w:rsidRDefault="00000000" w:rsidRPr="00000000" w14:paraId="00000B39">
            <w:pPr>
              <w:rPr/>
            </w:pPr>
            <w:r w:rsidDel="00000000" w:rsidR="00000000" w:rsidRPr="00000000">
              <w:rPr>
                <w:rtl w:val="0"/>
              </w:rPr>
              <w:t xml:space="preserve">0x1F40</w:t>
            </w:r>
          </w:p>
        </w:tc>
        <w:tc>
          <w:tcPr/>
          <w:p w:rsidR="00000000" w:rsidDel="00000000" w:rsidP="00000000" w:rsidRDefault="00000000" w:rsidRPr="00000000" w14:paraId="00000B3A">
            <w:pPr>
              <w:rPr/>
            </w:pPr>
            <w:r w:rsidDel="00000000" w:rsidR="00000000" w:rsidRPr="00000000">
              <w:rPr>
                <w:rtl w:val="0"/>
              </w:rPr>
              <w:t xml:space="preserve">8000 = 80.00</w:t>
            </w:r>
          </w:p>
        </w:tc>
      </w:tr>
      <w:tr>
        <w:tc>
          <w:tcPr/>
          <w:p w:rsidR="00000000" w:rsidDel="00000000" w:rsidP="00000000" w:rsidRDefault="00000000" w:rsidRPr="00000000" w14:paraId="00000B3B">
            <w:pPr>
              <w:rPr/>
            </w:pPr>
            <w:r w:rsidDel="00000000" w:rsidR="00000000" w:rsidRPr="00000000">
              <w:rPr>
                <w:rtl w:val="0"/>
              </w:rPr>
              <w:t xml:space="preserve">Temperatuur minimum</w:t>
            </w:r>
          </w:p>
        </w:tc>
        <w:tc>
          <w:tcPr/>
          <w:p w:rsidR="00000000" w:rsidDel="00000000" w:rsidP="00000000" w:rsidRDefault="00000000" w:rsidRPr="00000000" w14:paraId="00000B3C">
            <w:pPr>
              <w:rPr/>
            </w:pPr>
            <w:r w:rsidDel="00000000" w:rsidR="00000000" w:rsidRPr="00000000">
              <w:rPr>
                <w:rtl w:val="0"/>
              </w:rPr>
              <w:t xml:space="preserve">Int16_t</w:t>
            </w:r>
          </w:p>
        </w:tc>
        <w:tc>
          <w:tcPr/>
          <w:p w:rsidR="00000000" w:rsidDel="00000000" w:rsidP="00000000" w:rsidRDefault="00000000" w:rsidRPr="00000000" w14:paraId="00000B3D">
            <w:pPr>
              <w:rPr/>
            </w:pPr>
            <w:r w:rsidDel="00000000" w:rsidR="00000000" w:rsidRPr="00000000">
              <w:rPr>
                <w:rtl w:val="0"/>
              </w:rPr>
              <w:t xml:space="preserve">0xF63C</w:t>
            </w:r>
          </w:p>
        </w:tc>
        <w:tc>
          <w:tcPr/>
          <w:p w:rsidR="00000000" w:rsidDel="00000000" w:rsidP="00000000" w:rsidRDefault="00000000" w:rsidRPr="00000000" w14:paraId="00000B3E">
            <w:pPr>
              <w:rPr/>
            </w:pPr>
            <w:r w:rsidDel="00000000" w:rsidR="00000000" w:rsidRPr="00000000">
              <w:rPr>
                <w:rtl w:val="0"/>
              </w:rPr>
              <w:t xml:space="preserve">-2500 = 25.00</w:t>
            </w:r>
          </w:p>
        </w:tc>
      </w:tr>
      <w:tr>
        <w:tc>
          <w:tcPr/>
          <w:p w:rsidR="00000000" w:rsidDel="00000000" w:rsidP="00000000" w:rsidRDefault="00000000" w:rsidRPr="00000000" w14:paraId="00000B3F">
            <w:pPr>
              <w:rPr/>
            </w:pPr>
            <w:r w:rsidDel="00000000" w:rsidR="00000000" w:rsidRPr="00000000">
              <w:rPr>
                <w:rtl w:val="0"/>
              </w:rPr>
              <w:t xml:space="preserve">Temperatuur verschil</w:t>
            </w:r>
          </w:p>
        </w:tc>
        <w:tc>
          <w:tcPr/>
          <w:p w:rsidR="00000000" w:rsidDel="00000000" w:rsidP="00000000" w:rsidRDefault="00000000" w:rsidRPr="00000000" w14:paraId="00000B40">
            <w:pPr>
              <w:rPr/>
            </w:pPr>
            <w:r w:rsidDel="00000000" w:rsidR="00000000" w:rsidRPr="00000000">
              <w:rPr>
                <w:rtl w:val="0"/>
              </w:rPr>
              <w:t xml:space="preserve">Uint16_t</w:t>
            </w:r>
          </w:p>
        </w:tc>
        <w:tc>
          <w:tcPr/>
          <w:p w:rsidR="00000000" w:rsidDel="00000000" w:rsidP="00000000" w:rsidRDefault="00000000" w:rsidRPr="00000000" w14:paraId="00000B41">
            <w:pPr>
              <w:rPr/>
            </w:pPr>
            <w:r w:rsidDel="00000000" w:rsidR="00000000" w:rsidRPr="00000000">
              <w:rPr>
                <w:rtl w:val="0"/>
              </w:rPr>
              <w:t xml:space="preserve">0x03E8</w:t>
            </w:r>
          </w:p>
        </w:tc>
        <w:tc>
          <w:tcPr/>
          <w:p w:rsidR="00000000" w:rsidDel="00000000" w:rsidP="00000000" w:rsidRDefault="00000000" w:rsidRPr="00000000" w14:paraId="00000B42">
            <w:pPr>
              <w:rPr/>
            </w:pPr>
            <w:r w:rsidDel="00000000" w:rsidR="00000000" w:rsidRPr="00000000">
              <w:rPr>
                <w:rtl w:val="0"/>
              </w:rPr>
              <w:t xml:space="preserve">1000 = 10.00</w:t>
            </w:r>
          </w:p>
        </w:tc>
      </w:tr>
      <w:tr>
        <w:tc>
          <w:tcPr/>
          <w:p w:rsidR="00000000" w:rsidDel="00000000" w:rsidP="00000000" w:rsidRDefault="00000000" w:rsidRPr="00000000" w14:paraId="00000B43">
            <w:pPr>
              <w:rPr/>
            </w:pPr>
            <w:r w:rsidDel="00000000" w:rsidR="00000000" w:rsidRPr="00000000">
              <w:rPr>
                <w:rtl w:val="0"/>
              </w:rPr>
              <w:t xml:space="preserve">Luchtvochtigheid maximum</w:t>
            </w:r>
          </w:p>
        </w:tc>
        <w:tc>
          <w:tcPr/>
          <w:p w:rsidR="00000000" w:rsidDel="00000000" w:rsidP="00000000" w:rsidRDefault="00000000" w:rsidRPr="00000000" w14:paraId="00000B44">
            <w:pPr>
              <w:rPr/>
            </w:pPr>
            <w:r w:rsidDel="00000000" w:rsidR="00000000" w:rsidRPr="00000000">
              <w:rPr>
                <w:rtl w:val="0"/>
              </w:rPr>
              <w:t xml:space="preserve">Uint16_t</w:t>
            </w:r>
          </w:p>
        </w:tc>
        <w:tc>
          <w:tcPr/>
          <w:p w:rsidR="00000000" w:rsidDel="00000000" w:rsidP="00000000" w:rsidRDefault="00000000" w:rsidRPr="00000000" w14:paraId="00000B45">
            <w:pPr>
              <w:rPr/>
            </w:pPr>
            <w:r w:rsidDel="00000000" w:rsidR="00000000" w:rsidRPr="00000000">
              <w:rPr>
                <w:rtl w:val="0"/>
              </w:rPr>
              <w:t xml:space="preserve">0x2328</w:t>
            </w:r>
          </w:p>
        </w:tc>
        <w:tc>
          <w:tcPr/>
          <w:p w:rsidR="00000000" w:rsidDel="00000000" w:rsidP="00000000" w:rsidRDefault="00000000" w:rsidRPr="00000000" w14:paraId="00000B46">
            <w:pPr>
              <w:rPr/>
            </w:pPr>
            <w:r w:rsidDel="00000000" w:rsidR="00000000" w:rsidRPr="00000000">
              <w:rPr>
                <w:rtl w:val="0"/>
              </w:rPr>
              <w:t xml:space="preserve">9000 = 90.00% RH</w:t>
            </w:r>
          </w:p>
        </w:tc>
      </w:tr>
      <w:tr>
        <w:tc>
          <w:tcPr/>
          <w:p w:rsidR="00000000" w:rsidDel="00000000" w:rsidP="00000000" w:rsidRDefault="00000000" w:rsidRPr="00000000" w14:paraId="00000B47">
            <w:pPr>
              <w:rPr/>
            </w:pPr>
            <w:r w:rsidDel="00000000" w:rsidR="00000000" w:rsidRPr="00000000">
              <w:rPr>
                <w:rtl w:val="0"/>
              </w:rPr>
              <w:t xml:space="preserve">Luchtvochtigheid minimum</w:t>
            </w:r>
          </w:p>
        </w:tc>
        <w:tc>
          <w:tcPr/>
          <w:p w:rsidR="00000000" w:rsidDel="00000000" w:rsidP="00000000" w:rsidRDefault="00000000" w:rsidRPr="00000000" w14:paraId="00000B48">
            <w:pPr>
              <w:rPr/>
            </w:pPr>
            <w:r w:rsidDel="00000000" w:rsidR="00000000" w:rsidRPr="00000000">
              <w:rPr>
                <w:rtl w:val="0"/>
              </w:rPr>
              <w:t xml:space="preserve">Uint16_t</w:t>
            </w:r>
          </w:p>
        </w:tc>
        <w:tc>
          <w:tcPr/>
          <w:p w:rsidR="00000000" w:rsidDel="00000000" w:rsidP="00000000" w:rsidRDefault="00000000" w:rsidRPr="00000000" w14:paraId="00000B49">
            <w:pPr>
              <w:rPr/>
            </w:pPr>
            <w:r w:rsidDel="00000000" w:rsidR="00000000" w:rsidRPr="00000000">
              <w:rPr>
                <w:rtl w:val="0"/>
              </w:rPr>
              <w:t xml:space="preserve">0x03E8</w:t>
            </w:r>
          </w:p>
        </w:tc>
        <w:tc>
          <w:tcPr/>
          <w:p w:rsidR="00000000" w:rsidDel="00000000" w:rsidP="00000000" w:rsidRDefault="00000000" w:rsidRPr="00000000" w14:paraId="00000B4A">
            <w:pPr>
              <w:rPr/>
            </w:pPr>
            <w:r w:rsidDel="00000000" w:rsidR="00000000" w:rsidRPr="00000000">
              <w:rPr>
                <w:rtl w:val="0"/>
              </w:rPr>
              <w:t xml:space="preserve">1000 = 10.00% RH</w:t>
            </w:r>
          </w:p>
        </w:tc>
      </w:tr>
      <w:tr>
        <w:tc>
          <w:tcPr/>
          <w:p w:rsidR="00000000" w:rsidDel="00000000" w:rsidP="00000000" w:rsidRDefault="00000000" w:rsidRPr="00000000" w14:paraId="00000B4B">
            <w:pPr>
              <w:rPr/>
            </w:pPr>
            <w:r w:rsidDel="00000000" w:rsidR="00000000" w:rsidRPr="00000000">
              <w:rPr>
                <w:rtl w:val="0"/>
              </w:rPr>
              <w:t xml:space="preserve">Luchtvochtigheid verschil</w:t>
            </w:r>
          </w:p>
        </w:tc>
        <w:tc>
          <w:tcPr/>
          <w:p w:rsidR="00000000" w:rsidDel="00000000" w:rsidP="00000000" w:rsidRDefault="00000000" w:rsidRPr="00000000" w14:paraId="00000B4C">
            <w:pPr>
              <w:rPr/>
            </w:pPr>
            <w:r w:rsidDel="00000000" w:rsidR="00000000" w:rsidRPr="00000000">
              <w:rPr>
                <w:rtl w:val="0"/>
              </w:rPr>
              <w:t xml:space="preserve">Uint16_t</w:t>
            </w:r>
          </w:p>
        </w:tc>
        <w:tc>
          <w:tcPr/>
          <w:p w:rsidR="00000000" w:rsidDel="00000000" w:rsidP="00000000" w:rsidRDefault="00000000" w:rsidRPr="00000000" w14:paraId="00000B4D">
            <w:pPr>
              <w:rPr/>
            </w:pPr>
            <w:r w:rsidDel="00000000" w:rsidR="00000000" w:rsidRPr="00000000">
              <w:rPr>
                <w:rtl w:val="0"/>
              </w:rPr>
              <w:t xml:space="preserve">0x01F4</w:t>
            </w:r>
          </w:p>
        </w:tc>
        <w:tc>
          <w:tcPr/>
          <w:p w:rsidR="00000000" w:rsidDel="00000000" w:rsidP="00000000" w:rsidRDefault="00000000" w:rsidRPr="00000000" w14:paraId="00000B4E">
            <w:pPr>
              <w:rPr/>
            </w:pPr>
            <w:r w:rsidDel="00000000" w:rsidR="00000000" w:rsidRPr="00000000">
              <w:rPr>
                <w:rtl w:val="0"/>
              </w:rPr>
              <w:t xml:space="preserve">500 = 5.00% RH</w:t>
            </w:r>
          </w:p>
        </w:tc>
      </w:tr>
      <w:tr>
        <w:tc>
          <w:tcPr/>
          <w:p w:rsidR="00000000" w:rsidDel="00000000" w:rsidP="00000000" w:rsidRDefault="00000000" w:rsidRPr="00000000" w14:paraId="00000B4F">
            <w:pPr>
              <w:rPr/>
            </w:pPr>
            <w:r w:rsidDel="00000000" w:rsidR="00000000" w:rsidRPr="00000000">
              <w:rPr>
                <w:rtl w:val="0"/>
              </w:rPr>
              <w:t xml:space="preserve">Barometrische druk maximum</w:t>
            </w:r>
          </w:p>
        </w:tc>
        <w:tc>
          <w:tcPr/>
          <w:p w:rsidR="00000000" w:rsidDel="00000000" w:rsidP="00000000" w:rsidRDefault="00000000" w:rsidRPr="00000000" w14:paraId="00000B50">
            <w:pPr>
              <w:rPr/>
            </w:pPr>
            <w:r w:rsidDel="00000000" w:rsidR="00000000" w:rsidRPr="00000000">
              <w:rPr>
                <w:rtl w:val="0"/>
              </w:rPr>
              <w:t xml:space="preserve">Uint16_t</w:t>
            </w:r>
          </w:p>
        </w:tc>
        <w:tc>
          <w:tcPr/>
          <w:p w:rsidR="00000000" w:rsidDel="00000000" w:rsidP="00000000" w:rsidRDefault="00000000" w:rsidRPr="00000000" w14:paraId="00000B51">
            <w:pPr>
              <w:rPr/>
            </w:pPr>
            <w:r w:rsidDel="00000000" w:rsidR="00000000" w:rsidRPr="00000000">
              <w:rPr>
                <w:rtl w:val="0"/>
              </w:rPr>
              <w:t xml:space="preserve">0x2710</w:t>
            </w:r>
          </w:p>
        </w:tc>
        <w:tc>
          <w:tcPr/>
          <w:p w:rsidR="00000000" w:rsidDel="00000000" w:rsidP="00000000" w:rsidRDefault="00000000" w:rsidRPr="00000000" w14:paraId="00000B52">
            <w:pPr>
              <w:rPr/>
            </w:pPr>
            <w:r w:rsidDel="00000000" w:rsidR="00000000" w:rsidRPr="00000000">
              <w:rPr>
                <w:rtl w:val="0"/>
              </w:rPr>
              <w:t xml:space="preserve">10000 hPa</w:t>
            </w:r>
          </w:p>
        </w:tc>
      </w:tr>
      <w:tr>
        <w:tc>
          <w:tcPr/>
          <w:p w:rsidR="00000000" w:rsidDel="00000000" w:rsidP="00000000" w:rsidRDefault="00000000" w:rsidRPr="00000000" w14:paraId="00000B53">
            <w:pPr>
              <w:rPr/>
            </w:pPr>
            <w:r w:rsidDel="00000000" w:rsidR="00000000" w:rsidRPr="00000000">
              <w:rPr>
                <w:rtl w:val="0"/>
              </w:rPr>
              <w:t xml:space="preserve">Barometrische druk minimum</w:t>
            </w:r>
          </w:p>
        </w:tc>
        <w:tc>
          <w:tcPr/>
          <w:p w:rsidR="00000000" w:rsidDel="00000000" w:rsidP="00000000" w:rsidRDefault="00000000" w:rsidRPr="00000000" w14:paraId="00000B54">
            <w:pPr>
              <w:rPr/>
            </w:pPr>
            <w:r w:rsidDel="00000000" w:rsidR="00000000" w:rsidRPr="00000000">
              <w:rPr>
                <w:rtl w:val="0"/>
              </w:rPr>
              <w:t xml:space="preserve">Uint16_t</w:t>
            </w:r>
          </w:p>
        </w:tc>
        <w:tc>
          <w:tcPr/>
          <w:p w:rsidR="00000000" w:rsidDel="00000000" w:rsidP="00000000" w:rsidRDefault="00000000" w:rsidRPr="00000000" w14:paraId="00000B55">
            <w:pPr>
              <w:rPr/>
            </w:pPr>
            <w:r w:rsidDel="00000000" w:rsidR="00000000" w:rsidRPr="00000000">
              <w:rPr>
                <w:rtl w:val="0"/>
              </w:rPr>
              <w:t xml:space="preserve">0x00C8</w:t>
            </w:r>
          </w:p>
        </w:tc>
        <w:tc>
          <w:tcPr/>
          <w:p w:rsidR="00000000" w:rsidDel="00000000" w:rsidP="00000000" w:rsidRDefault="00000000" w:rsidRPr="00000000" w14:paraId="00000B56">
            <w:pPr>
              <w:rPr/>
            </w:pPr>
            <w:r w:rsidDel="00000000" w:rsidR="00000000" w:rsidRPr="00000000">
              <w:rPr>
                <w:rtl w:val="0"/>
              </w:rPr>
              <w:t xml:space="preserve">200 hPa</w:t>
            </w:r>
          </w:p>
        </w:tc>
      </w:tr>
      <w:tr>
        <w:tc>
          <w:tcPr/>
          <w:p w:rsidR="00000000" w:rsidDel="00000000" w:rsidP="00000000" w:rsidRDefault="00000000" w:rsidRPr="00000000" w14:paraId="00000B57">
            <w:pPr>
              <w:rPr/>
            </w:pPr>
            <w:r w:rsidDel="00000000" w:rsidR="00000000" w:rsidRPr="00000000">
              <w:rPr>
                <w:rtl w:val="0"/>
              </w:rPr>
              <w:t xml:space="preserve">Barometrische druk verschil</w:t>
            </w:r>
          </w:p>
        </w:tc>
        <w:tc>
          <w:tcPr/>
          <w:p w:rsidR="00000000" w:rsidDel="00000000" w:rsidP="00000000" w:rsidRDefault="00000000" w:rsidRPr="00000000" w14:paraId="00000B58">
            <w:pPr>
              <w:rPr/>
            </w:pPr>
            <w:r w:rsidDel="00000000" w:rsidR="00000000" w:rsidRPr="00000000">
              <w:rPr>
                <w:rtl w:val="0"/>
              </w:rPr>
              <w:t xml:space="preserve">Uint16_t</w:t>
            </w:r>
          </w:p>
        </w:tc>
        <w:tc>
          <w:tcPr/>
          <w:p w:rsidR="00000000" w:rsidDel="00000000" w:rsidP="00000000" w:rsidRDefault="00000000" w:rsidRPr="00000000" w14:paraId="00000B59">
            <w:pPr>
              <w:rPr/>
            </w:pPr>
            <w:r w:rsidDel="00000000" w:rsidR="00000000" w:rsidRPr="00000000">
              <w:rPr>
                <w:rtl w:val="0"/>
              </w:rPr>
              <w:t xml:space="preserve">0x00C8</w:t>
            </w:r>
          </w:p>
        </w:tc>
        <w:tc>
          <w:tcPr/>
          <w:p w:rsidR="00000000" w:rsidDel="00000000" w:rsidP="00000000" w:rsidRDefault="00000000" w:rsidRPr="00000000" w14:paraId="00000B5A">
            <w:pPr>
              <w:rPr/>
            </w:pPr>
            <w:r w:rsidDel="00000000" w:rsidR="00000000" w:rsidRPr="00000000">
              <w:rPr>
                <w:rtl w:val="0"/>
              </w:rPr>
              <w:t xml:space="preserve">200 hPa</w:t>
            </w:r>
          </w:p>
        </w:tc>
      </w:tr>
    </w:tbl>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b w:val="1"/>
        </w:rPr>
      </w:pPr>
      <w:r w:rsidDel="00000000" w:rsidR="00000000" w:rsidRPr="00000000">
        <w:rPr>
          <w:rtl w:val="0"/>
        </w:rPr>
      </w:r>
    </w:p>
    <w:p w:rsidR="00000000" w:rsidDel="00000000" w:rsidP="00000000" w:rsidRDefault="00000000" w:rsidRPr="00000000" w14:paraId="00000B60">
      <w:pPr>
        <w:rPr>
          <w:b w:val="1"/>
        </w:rPr>
      </w:pPr>
      <w:r w:rsidDel="00000000" w:rsidR="00000000" w:rsidRPr="00000000">
        <w:rPr>
          <w:b w:val="1"/>
          <w:rtl w:val="0"/>
        </w:rPr>
        <w:t xml:space="preserve">HX711</w:t>
      </w:r>
    </w:p>
    <w:p w:rsidR="00000000" w:rsidDel="00000000" w:rsidP="00000000" w:rsidRDefault="00000000" w:rsidRPr="00000000" w14:paraId="00000B61">
      <w:pPr>
        <w:rPr/>
      </w:pPr>
      <w:r w:rsidDel="00000000" w:rsidR="00000000" w:rsidRPr="00000000">
        <w:rPr>
          <w:rtl w:val="0"/>
        </w:rPr>
        <w:t xml:space="preserve">Per kanaal worden dezelfde grenzen gebruikt. Het is dan ook niet de bedoeling om op een specifieke waarde een alarm te laten generen. Dat kan ik het back-end het beste worden opgelost. Maar meer op een indicatie te krijgen als bijvoorbeeld de load-cell niet meer aangesloten is. </w:t>
      </w:r>
    </w:p>
    <w:p w:rsidR="00000000" w:rsidDel="00000000" w:rsidP="00000000" w:rsidRDefault="00000000" w:rsidRPr="00000000" w14:paraId="00000B62">
      <w:pPr>
        <w:rPr/>
      </w:pPr>
      <w:r w:rsidDel="00000000" w:rsidR="00000000" w:rsidRPr="00000000">
        <w:rPr>
          <w:rtl w:val="0"/>
        </w:rPr>
      </w:r>
    </w:p>
    <w:tbl>
      <w:tblPr>
        <w:tblStyle w:val="Table139"/>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1035"/>
        <w:gridCol w:w="855"/>
        <w:gridCol w:w="6165"/>
        <w:tblGridChange w:id="0">
          <w:tblGrid>
            <w:gridCol w:w="2445"/>
            <w:gridCol w:w="1035"/>
            <w:gridCol w:w="855"/>
            <w:gridCol w:w="6165"/>
          </w:tblGrid>
        </w:tblGridChange>
      </w:tblGrid>
      <w:tr>
        <w:tc>
          <w:tcPr/>
          <w:p w:rsidR="00000000" w:rsidDel="00000000" w:rsidP="00000000" w:rsidRDefault="00000000" w:rsidRPr="00000000" w14:paraId="00000B63">
            <w:pPr>
              <w:rPr>
                <w:b w:val="1"/>
              </w:rPr>
            </w:pPr>
            <w:r w:rsidDel="00000000" w:rsidR="00000000" w:rsidRPr="00000000">
              <w:rPr>
                <w:b w:val="1"/>
                <w:rtl w:val="0"/>
              </w:rPr>
              <w:t xml:space="preserve">Veld</w:t>
            </w:r>
          </w:p>
        </w:tc>
        <w:tc>
          <w:tcPr/>
          <w:p w:rsidR="00000000" w:rsidDel="00000000" w:rsidP="00000000" w:rsidRDefault="00000000" w:rsidRPr="00000000" w14:paraId="00000B64">
            <w:pPr>
              <w:rPr>
                <w:b w:val="1"/>
              </w:rPr>
            </w:pPr>
            <w:r w:rsidDel="00000000" w:rsidR="00000000" w:rsidRPr="00000000">
              <w:rPr>
                <w:b w:val="1"/>
                <w:rtl w:val="0"/>
              </w:rPr>
              <w:t xml:space="preserve">Grote</w:t>
            </w:r>
          </w:p>
        </w:tc>
        <w:tc>
          <w:tcPr/>
          <w:p w:rsidR="00000000" w:rsidDel="00000000" w:rsidP="00000000" w:rsidRDefault="00000000" w:rsidRPr="00000000" w14:paraId="00000B65">
            <w:pPr>
              <w:rPr>
                <w:b w:val="1"/>
              </w:rPr>
            </w:pPr>
            <w:r w:rsidDel="00000000" w:rsidR="00000000" w:rsidRPr="00000000">
              <w:rPr>
                <w:b w:val="1"/>
                <w:rtl w:val="0"/>
              </w:rPr>
              <w:t xml:space="preserve">Waarde</w:t>
            </w:r>
          </w:p>
        </w:tc>
        <w:tc>
          <w:tcPr/>
          <w:p w:rsidR="00000000" w:rsidDel="00000000" w:rsidP="00000000" w:rsidRDefault="00000000" w:rsidRPr="00000000" w14:paraId="00000B66">
            <w:pPr>
              <w:rPr>
                <w:b w:val="1"/>
              </w:rPr>
            </w:pPr>
            <w:r w:rsidDel="00000000" w:rsidR="00000000" w:rsidRPr="00000000">
              <w:rPr>
                <w:b w:val="1"/>
                <w:rtl w:val="0"/>
              </w:rPr>
              <w:t xml:space="preserve">Omschrijving</w:t>
            </w:r>
          </w:p>
        </w:tc>
      </w:tr>
      <w:tr>
        <w:tc>
          <w:tcPr/>
          <w:p w:rsidR="00000000" w:rsidDel="00000000" w:rsidP="00000000" w:rsidRDefault="00000000" w:rsidRPr="00000000" w14:paraId="00000B67">
            <w:pPr>
              <w:rPr/>
            </w:pPr>
            <w:r w:rsidDel="00000000" w:rsidR="00000000" w:rsidRPr="00000000">
              <w:rPr>
                <w:rtl w:val="0"/>
              </w:rPr>
              <w:t xml:space="preserve">ALARM_CONFIG_READ</w:t>
            </w:r>
          </w:p>
        </w:tc>
        <w:tc>
          <w:tcPr/>
          <w:p w:rsidR="00000000" w:rsidDel="00000000" w:rsidP="00000000" w:rsidRDefault="00000000" w:rsidRPr="00000000" w14:paraId="00000B68">
            <w:pPr>
              <w:rPr/>
            </w:pPr>
            <w:r w:rsidDel="00000000" w:rsidR="00000000" w:rsidRPr="00000000">
              <w:rPr>
                <w:rtl w:val="0"/>
              </w:rPr>
              <w:t xml:space="preserve">Uint8_t</w:t>
            </w:r>
          </w:p>
        </w:tc>
        <w:tc>
          <w:tcPr/>
          <w:p w:rsidR="00000000" w:rsidDel="00000000" w:rsidP="00000000" w:rsidRDefault="00000000" w:rsidRPr="00000000" w14:paraId="00000B69">
            <w:pPr>
              <w:rPr/>
            </w:pPr>
            <w:r w:rsidDel="00000000" w:rsidR="00000000" w:rsidRPr="00000000">
              <w:rPr>
                <w:rtl w:val="0"/>
              </w:rPr>
              <w:t xml:space="preserve">0x23</w:t>
            </w:r>
          </w:p>
        </w:tc>
        <w:tc>
          <w:tcPr/>
          <w:p w:rsidR="00000000" w:rsidDel="00000000" w:rsidP="00000000" w:rsidRDefault="00000000" w:rsidRPr="00000000" w14:paraId="00000B6A">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6B">
            <w:pPr>
              <w:rPr/>
            </w:pPr>
            <w:r w:rsidDel="00000000" w:rsidR="00000000" w:rsidRPr="00000000">
              <w:rPr>
                <w:rtl w:val="0"/>
              </w:rPr>
              <w:t xml:space="preserve">Sensor type</w:t>
            </w:r>
          </w:p>
        </w:tc>
        <w:tc>
          <w:tcPr/>
          <w:p w:rsidR="00000000" w:rsidDel="00000000" w:rsidP="00000000" w:rsidRDefault="00000000" w:rsidRPr="00000000" w14:paraId="00000B6C">
            <w:pPr>
              <w:rPr/>
            </w:pPr>
            <w:r w:rsidDel="00000000" w:rsidR="00000000" w:rsidRPr="00000000">
              <w:rPr>
                <w:rtl w:val="0"/>
              </w:rPr>
              <w:t xml:space="preserve">Uint8_t</w:t>
            </w:r>
          </w:p>
        </w:tc>
        <w:tc>
          <w:tcPr/>
          <w:p w:rsidR="00000000" w:rsidDel="00000000" w:rsidP="00000000" w:rsidRDefault="00000000" w:rsidRPr="00000000" w14:paraId="00000B6D">
            <w:pPr>
              <w:rPr/>
            </w:pPr>
            <w:r w:rsidDel="00000000" w:rsidR="00000000" w:rsidRPr="00000000">
              <w:rPr>
                <w:rtl w:val="0"/>
              </w:rPr>
              <w:t xml:space="preserve">2</w:t>
            </w:r>
          </w:p>
        </w:tc>
        <w:tc>
          <w:tcPr/>
          <w:p w:rsidR="00000000" w:rsidDel="00000000" w:rsidP="00000000" w:rsidRDefault="00000000" w:rsidRPr="00000000" w14:paraId="00000B6E">
            <w:pPr>
              <w:rPr/>
            </w:pPr>
            <w:r w:rsidDel="00000000" w:rsidR="00000000" w:rsidRPr="00000000">
              <w:rPr>
                <w:rtl w:val="0"/>
              </w:rPr>
              <w:t xml:space="preserve">HX711</w:t>
            </w:r>
          </w:p>
        </w:tc>
      </w:tr>
      <w:tr>
        <w:tc>
          <w:tcPr/>
          <w:p w:rsidR="00000000" w:rsidDel="00000000" w:rsidP="00000000" w:rsidRDefault="00000000" w:rsidRPr="00000000" w14:paraId="00000B6F">
            <w:pPr>
              <w:rPr/>
            </w:pPr>
            <w:r w:rsidDel="00000000" w:rsidR="00000000" w:rsidRPr="00000000">
              <w:rPr>
                <w:rtl w:val="0"/>
              </w:rPr>
              <w:t xml:space="preserve">Maximum</w:t>
            </w:r>
          </w:p>
        </w:tc>
        <w:tc>
          <w:tcPr/>
          <w:p w:rsidR="00000000" w:rsidDel="00000000" w:rsidP="00000000" w:rsidRDefault="00000000" w:rsidRPr="00000000" w14:paraId="00000B70">
            <w:pPr>
              <w:rPr/>
            </w:pPr>
            <w:r w:rsidDel="00000000" w:rsidR="00000000" w:rsidRPr="00000000">
              <w:rPr>
                <w:rtl w:val="0"/>
              </w:rPr>
              <w:t xml:space="preserve">Int32_t</w:t>
            </w:r>
          </w:p>
        </w:tc>
        <w:tc>
          <w:tcPr/>
          <w:p w:rsidR="00000000" w:rsidDel="00000000" w:rsidP="00000000" w:rsidRDefault="00000000" w:rsidRPr="00000000" w14:paraId="00000B71">
            <w:pPr>
              <w:rPr/>
            </w:pPr>
            <w:r w:rsidDel="00000000" w:rsidR="00000000" w:rsidRPr="00000000">
              <w:rPr>
                <w:rtl w:val="0"/>
              </w:rPr>
              <w:t xml:space="preserve">-</w:t>
            </w:r>
          </w:p>
        </w:tc>
        <w:tc>
          <w:tcPr/>
          <w:p w:rsidR="00000000" w:rsidDel="00000000" w:rsidP="00000000" w:rsidRDefault="00000000" w:rsidRPr="00000000" w14:paraId="00000B72">
            <w:pPr>
              <w:rPr/>
            </w:pPr>
            <w:r w:rsidDel="00000000" w:rsidR="00000000" w:rsidRPr="00000000">
              <w:rPr>
                <w:rtl w:val="0"/>
              </w:rPr>
              <w:t xml:space="preserve">INT32_MAX (0xFFFFFFFF)zet deze controle uit</w:t>
            </w:r>
          </w:p>
        </w:tc>
      </w:tr>
      <w:tr>
        <w:tc>
          <w:tcPr/>
          <w:p w:rsidR="00000000" w:rsidDel="00000000" w:rsidP="00000000" w:rsidRDefault="00000000" w:rsidRPr="00000000" w14:paraId="00000B73">
            <w:pPr>
              <w:rPr/>
            </w:pPr>
            <w:r w:rsidDel="00000000" w:rsidR="00000000" w:rsidRPr="00000000">
              <w:rPr>
                <w:rtl w:val="0"/>
              </w:rPr>
              <w:t xml:space="preserve">Minium</w:t>
            </w:r>
          </w:p>
        </w:tc>
        <w:tc>
          <w:tcPr/>
          <w:p w:rsidR="00000000" w:rsidDel="00000000" w:rsidP="00000000" w:rsidRDefault="00000000" w:rsidRPr="00000000" w14:paraId="00000B74">
            <w:pPr>
              <w:rPr/>
            </w:pPr>
            <w:r w:rsidDel="00000000" w:rsidR="00000000" w:rsidRPr="00000000">
              <w:rPr>
                <w:rtl w:val="0"/>
              </w:rPr>
              <w:t xml:space="preserve">Int32_t</w:t>
            </w:r>
          </w:p>
        </w:tc>
        <w:tc>
          <w:tcPr/>
          <w:p w:rsidR="00000000" w:rsidDel="00000000" w:rsidP="00000000" w:rsidRDefault="00000000" w:rsidRPr="00000000" w14:paraId="00000B75">
            <w:pPr>
              <w:rPr/>
            </w:pPr>
            <w:r w:rsidDel="00000000" w:rsidR="00000000" w:rsidRPr="00000000">
              <w:rPr>
                <w:rtl w:val="0"/>
              </w:rPr>
              <w:t xml:space="preserve">-</w:t>
            </w:r>
          </w:p>
        </w:tc>
        <w:tc>
          <w:tcPr/>
          <w:p w:rsidR="00000000" w:rsidDel="00000000" w:rsidP="00000000" w:rsidRDefault="00000000" w:rsidRPr="00000000" w14:paraId="00000B76">
            <w:pPr>
              <w:rPr/>
            </w:pPr>
            <w:r w:rsidDel="00000000" w:rsidR="00000000" w:rsidRPr="00000000">
              <w:rPr>
                <w:rtl w:val="0"/>
              </w:rPr>
              <w:t xml:space="preserve">INT32_MIN (0x00000000)zet deze controle uit</w:t>
            </w:r>
          </w:p>
        </w:tc>
      </w:tr>
      <w:tr>
        <w:tc>
          <w:tcPr/>
          <w:p w:rsidR="00000000" w:rsidDel="00000000" w:rsidP="00000000" w:rsidRDefault="00000000" w:rsidRPr="00000000" w14:paraId="00000B77">
            <w:pPr>
              <w:rPr/>
            </w:pPr>
            <w:r w:rsidDel="00000000" w:rsidR="00000000" w:rsidRPr="00000000">
              <w:rPr>
                <w:rtl w:val="0"/>
              </w:rPr>
              <w:t xml:space="preserve">Verschil</w:t>
            </w:r>
          </w:p>
        </w:tc>
        <w:tc>
          <w:tcPr/>
          <w:p w:rsidR="00000000" w:rsidDel="00000000" w:rsidP="00000000" w:rsidRDefault="00000000" w:rsidRPr="00000000" w14:paraId="00000B78">
            <w:pPr>
              <w:rPr/>
            </w:pPr>
            <w:r w:rsidDel="00000000" w:rsidR="00000000" w:rsidRPr="00000000">
              <w:rPr>
                <w:rtl w:val="0"/>
              </w:rPr>
              <w:t xml:space="preserve">Uint32_t</w:t>
            </w:r>
          </w:p>
        </w:tc>
        <w:tc>
          <w:tcPr/>
          <w:p w:rsidR="00000000" w:rsidDel="00000000" w:rsidP="00000000" w:rsidRDefault="00000000" w:rsidRPr="00000000" w14:paraId="00000B79">
            <w:pPr>
              <w:rPr/>
            </w:pPr>
            <w:r w:rsidDel="00000000" w:rsidR="00000000" w:rsidRPr="00000000">
              <w:rPr>
                <w:rtl w:val="0"/>
              </w:rPr>
              <w:t xml:space="preserve">-</w:t>
            </w:r>
          </w:p>
        </w:tc>
        <w:tc>
          <w:tcPr/>
          <w:p w:rsidR="00000000" w:rsidDel="00000000" w:rsidP="00000000" w:rsidRDefault="00000000" w:rsidRPr="00000000" w14:paraId="00000B7A">
            <w:pPr>
              <w:rPr/>
            </w:pPr>
            <w:r w:rsidDel="00000000" w:rsidR="00000000" w:rsidRPr="00000000">
              <w:rPr>
                <w:rtl w:val="0"/>
              </w:rPr>
              <w:t xml:space="preserve">Een waarde boven de 0xFFFFFFFF zet deze controle uit</w:t>
            </w:r>
          </w:p>
        </w:tc>
      </w:tr>
    </w:tbl>
    <w:p w:rsidR="00000000" w:rsidDel="00000000" w:rsidP="00000000" w:rsidRDefault="00000000" w:rsidRPr="00000000" w14:paraId="00000B7B">
      <w:pPr>
        <w:rPr/>
      </w:pPr>
      <w:r w:rsidDel="00000000" w:rsidR="00000000" w:rsidRPr="00000000">
        <w:rPr>
          <w:rtl w:val="0"/>
        </w:rPr>
      </w:r>
    </w:p>
    <w:p w:rsidR="00000000" w:rsidDel="00000000" w:rsidP="00000000" w:rsidRDefault="00000000" w:rsidRPr="00000000" w14:paraId="00000B7C">
      <w:pPr>
        <w:rPr/>
      </w:pPr>
      <w:r w:rsidDel="00000000" w:rsidR="00000000" w:rsidRPr="00000000">
        <w:rPr>
          <w:b w:val="1"/>
          <w:rtl w:val="0"/>
        </w:rPr>
        <w:t xml:space="preserve">Voorbeeld:</w:t>
      </w:r>
      <w:r w:rsidDel="00000000" w:rsidR="00000000" w:rsidRPr="00000000">
        <w:rPr>
          <w:rtl w:val="0"/>
        </w:rPr>
      </w:r>
    </w:p>
    <w:tbl>
      <w:tblPr>
        <w:tblStyle w:val="Table140"/>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7D">
            <w:pPr>
              <w:rPr>
                <w:b w:val="1"/>
              </w:rPr>
            </w:pPr>
            <w:r w:rsidDel="00000000" w:rsidR="00000000" w:rsidRPr="00000000">
              <w:rPr>
                <w:rtl w:val="0"/>
              </w:rPr>
            </w:r>
          </w:p>
        </w:tc>
        <w:tc>
          <w:tcPr/>
          <w:p w:rsidR="00000000" w:rsidDel="00000000" w:rsidP="00000000" w:rsidRDefault="00000000" w:rsidRPr="00000000" w14:paraId="00000B7E">
            <w:pPr>
              <w:rPr>
                <w:b w:val="1"/>
              </w:rPr>
            </w:pPr>
            <w:r w:rsidDel="00000000" w:rsidR="00000000" w:rsidRPr="00000000">
              <w:rPr>
                <w:b w:val="1"/>
                <w:rtl w:val="0"/>
              </w:rPr>
              <w:t xml:space="preserve">Hex bericht</w:t>
            </w:r>
          </w:p>
        </w:tc>
      </w:tr>
      <w:tr>
        <w:tc>
          <w:tcPr/>
          <w:p w:rsidR="00000000" w:rsidDel="00000000" w:rsidP="00000000" w:rsidRDefault="00000000" w:rsidRPr="00000000" w14:paraId="00000B7F">
            <w:pPr>
              <w:rPr>
                <w:b w:val="1"/>
              </w:rPr>
            </w:pPr>
            <w:r w:rsidDel="00000000" w:rsidR="00000000" w:rsidRPr="00000000">
              <w:rPr>
                <w:b w:val="1"/>
                <w:rtl w:val="0"/>
              </w:rPr>
              <w:t xml:space="preserve">Opdracht</w:t>
            </w:r>
          </w:p>
        </w:tc>
        <w:tc>
          <w:tcPr/>
          <w:p w:rsidR="00000000" w:rsidDel="00000000" w:rsidP="00000000" w:rsidRDefault="00000000" w:rsidRPr="00000000" w14:paraId="00000B80">
            <w:pPr>
              <w:rPr/>
            </w:pPr>
            <w:r w:rsidDel="00000000" w:rsidR="00000000" w:rsidRPr="00000000">
              <w:rPr>
                <w:rtl w:val="0"/>
              </w:rPr>
              <w:t xml:space="preserve">0x2302</w:t>
            </w:r>
          </w:p>
        </w:tc>
      </w:tr>
      <w:tr>
        <w:trPr>
          <w:trHeight w:val="260" w:hRule="atLeast"/>
        </w:trPr>
        <w:tc>
          <w:tcPr/>
          <w:p w:rsidR="00000000" w:rsidDel="00000000" w:rsidP="00000000" w:rsidRDefault="00000000" w:rsidRPr="00000000" w14:paraId="00000B81">
            <w:pPr>
              <w:rPr>
                <w:b w:val="1"/>
              </w:rPr>
            </w:pPr>
            <w:r w:rsidDel="00000000" w:rsidR="00000000" w:rsidRPr="00000000">
              <w:rPr>
                <w:b w:val="1"/>
                <w:rtl w:val="0"/>
              </w:rPr>
              <w:t xml:space="preserve">Antwoord</w:t>
            </w:r>
          </w:p>
        </w:tc>
        <w:tc>
          <w:tcPr/>
          <w:p w:rsidR="00000000" w:rsidDel="00000000" w:rsidP="00000000" w:rsidRDefault="00000000" w:rsidRPr="00000000" w14:paraId="00000B82">
            <w:pPr>
              <w:rPr/>
            </w:pPr>
            <w:r w:rsidDel="00000000" w:rsidR="00000000" w:rsidRPr="00000000">
              <w:rPr>
                <w:rtl w:val="0"/>
              </w:rPr>
              <w:t xml:space="preserve">0x230200003E80FFFFC180000003E8</w:t>
            </w:r>
          </w:p>
        </w:tc>
      </w:tr>
    </w:tbl>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rPr/>
      </w:pPr>
      <w:r w:rsidDel="00000000" w:rsidR="00000000" w:rsidRPr="00000000">
        <w:rPr>
          <w:rtl w:val="0"/>
        </w:rPr>
      </w:r>
    </w:p>
    <w:tbl>
      <w:tblPr>
        <w:tblStyle w:val="Table141"/>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1095"/>
        <w:gridCol w:w="1455"/>
        <w:gridCol w:w="5505"/>
        <w:tblGridChange w:id="0">
          <w:tblGrid>
            <w:gridCol w:w="2445"/>
            <w:gridCol w:w="1095"/>
            <w:gridCol w:w="1455"/>
            <w:gridCol w:w="5505"/>
          </w:tblGrid>
        </w:tblGridChange>
      </w:tblGrid>
      <w:tr>
        <w:tc>
          <w:tcPr/>
          <w:p w:rsidR="00000000" w:rsidDel="00000000" w:rsidP="00000000" w:rsidRDefault="00000000" w:rsidRPr="00000000" w14:paraId="00000B85">
            <w:pPr>
              <w:rPr>
                <w:b w:val="1"/>
              </w:rPr>
            </w:pPr>
            <w:r w:rsidDel="00000000" w:rsidR="00000000" w:rsidRPr="00000000">
              <w:rPr>
                <w:b w:val="1"/>
                <w:rtl w:val="0"/>
              </w:rPr>
              <w:t xml:space="preserve">Veld</w:t>
            </w:r>
          </w:p>
        </w:tc>
        <w:tc>
          <w:tcPr/>
          <w:p w:rsidR="00000000" w:rsidDel="00000000" w:rsidP="00000000" w:rsidRDefault="00000000" w:rsidRPr="00000000" w14:paraId="00000B86">
            <w:pPr>
              <w:rPr>
                <w:b w:val="1"/>
              </w:rPr>
            </w:pPr>
            <w:r w:rsidDel="00000000" w:rsidR="00000000" w:rsidRPr="00000000">
              <w:rPr>
                <w:b w:val="1"/>
                <w:rtl w:val="0"/>
              </w:rPr>
              <w:t xml:space="preserve">Grote</w:t>
            </w:r>
          </w:p>
        </w:tc>
        <w:tc>
          <w:tcPr/>
          <w:p w:rsidR="00000000" w:rsidDel="00000000" w:rsidP="00000000" w:rsidRDefault="00000000" w:rsidRPr="00000000" w14:paraId="00000B87">
            <w:pPr>
              <w:rPr>
                <w:b w:val="1"/>
              </w:rPr>
            </w:pPr>
            <w:r w:rsidDel="00000000" w:rsidR="00000000" w:rsidRPr="00000000">
              <w:rPr>
                <w:b w:val="1"/>
                <w:rtl w:val="0"/>
              </w:rPr>
              <w:t xml:space="preserve">Waarde</w:t>
            </w:r>
          </w:p>
        </w:tc>
        <w:tc>
          <w:tcPr/>
          <w:p w:rsidR="00000000" w:rsidDel="00000000" w:rsidP="00000000" w:rsidRDefault="00000000" w:rsidRPr="00000000" w14:paraId="00000B88">
            <w:pPr>
              <w:rPr>
                <w:b w:val="1"/>
              </w:rPr>
            </w:pPr>
            <w:r w:rsidDel="00000000" w:rsidR="00000000" w:rsidRPr="00000000">
              <w:rPr>
                <w:b w:val="1"/>
                <w:rtl w:val="0"/>
              </w:rPr>
              <w:t xml:space="preserve">Omschrijving</w:t>
            </w:r>
          </w:p>
        </w:tc>
      </w:tr>
      <w:tr>
        <w:tc>
          <w:tcPr/>
          <w:p w:rsidR="00000000" w:rsidDel="00000000" w:rsidP="00000000" w:rsidRDefault="00000000" w:rsidRPr="00000000" w14:paraId="00000B89">
            <w:pPr>
              <w:rPr/>
            </w:pPr>
            <w:r w:rsidDel="00000000" w:rsidR="00000000" w:rsidRPr="00000000">
              <w:rPr>
                <w:rtl w:val="0"/>
              </w:rPr>
              <w:t xml:space="preserve">ALARM_CONFIG_READ</w:t>
            </w:r>
          </w:p>
        </w:tc>
        <w:tc>
          <w:tcPr/>
          <w:p w:rsidR="00000000" w:rsidDel="00000000" w:rsidP="00000000" w:rsidRDefault="00000000" w:rsidRPr="00000000" w14:paraId="00000B8A">
            <w:pPr>
              <w:rPr/>
            </w:pPr>
            <w:r w:rsidDel="00000000" w:rsidR="00000000" w:rsidRPr="00000000">
              <w:rPr>
                <w:rtl w:val="0"/>
              </w:rPr>
              <w:t xml:space="preserve">Uint8_t</w:t>
            </w:r>
          </w:p>
        </w:tc>
        <w:tc>
          <w:tcPr/>
          <w:p w:rsidR="00000000" w:rsidDel="00000000" w:rsidP="00000000" w:rsidRDefault="00000000" w:rsidRPr="00000000" w14:paraId="00000B8B">
            <w:pPr>
              <w:rPr/>
            </w:pPr>
            <w:r w:rsidDel="00000000" w:rsidR="00000000" w:rsidRPr="00000000">
              <w:rPr>
                <w:rtl w:val="0"/>
              </w:rPr>
              <w:t xml:space="preserve">0x23</w:t>
            </w:r>
          </w:p>
        </w:tc>
        <w:tc>
          <w:tcPr/>
          <w:p w:rsidR="00000000" w:rsidDel="00000000" w:rsidP="00000000" w:rsidRDefault="00000000" w:rsidRPr="00000000" w14:paraId="00000B8C">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8D">
            <w:pPr>
              <w:rPr/>
            </w:pPr>
            <w:r w:rsidDel="00000000" w:rsidR="00000000" w:rsidRPr="00000000">
              <w:rPr>
                <w:rtl w:val="0"/>
              </w:rPr>
              <w:t xml:space="preserve">Sensor type</w:t>
            </w:r>
          </w:p>
        </w:tc>
        <w:tc>
          <w:tcPr/>
          <w:p w:rsidR="00000000" w:rsidDel="00000000" w:rsidP="00000000" w:rsidRDefault="00000000" w:rsidRPr="00000000" w14:paraId="00000B8E">
            <w:pPr>
              <w:rPr/>
            </w:pPr>
            <w:r w:rsidDel="00000000" w:rsidR="00000000" w:rsidRPr="00000000">
              <w:rPr>
                <w:rtl w:val="0"/>
              </w:rPr>
              <w:t xml:space="preserve">Uint8_t</w:t>
            </w:r>
          </w:p>
        </w:tc>
        <w:tc>
          <w:tcPr/>
          <w:p w:rsidR="00000000" w:rsidDel="00000000" w:rsidP="00000000" w:rsidRDefault="00000000" w:rsidRPr="00000000" w14:paraId="00000B8F">
            <w:pPr>
              <w:rPr/>
            </w:pPr>
            <w:r w:rsidDel="00000000" w:rsidR="00000000" w:rsidRPr="00000000">
              <w:rPr>
                <w:rtl w:val="0"/>
              </w:rPr>
              <w:t xml:space="preserve">0x02</w:t>
            </w:r>
          </w:p>
        </w:tc>
        <w:tc>
          <w:tcPr/>
          <w:p w:rsidR="00000000" w:rsidDel="00000000" w:rsidP="00000000" w:rsidRDefault="00000000" w:rsidRPr="00000000" w14:paraId="00000B90">
            <w:pPr>
              <w:rPr/>
            </w:pPr>
            <w:r w:rsidDel="00000000" w:rsidR="00000000" w:rsidRPr="00000000">
              <w:rPr>
                <w:rtl w:val="0"/>
              </w:rPr>
              <w:t xml:space="preserve">HX711</w:t>
            </w:r>
          </w:p>
        </w:tc>
      </w:tr>
      <w:tr>
        <w:tc>
          <w:tcPr/>
          <w:p w:rsidR="00000000" w:rsidDel="00000000" w:rsidP="00000000" w:rsidRDefault="00000000" w:rsidRPr="00000000" w14:paraId="00000B91">
            <w:pPr>
              <w:rPr/>
            </w:pPr>
            <w:r w:rsidDel="00000000" w:rsidR="00000000" w:rsidRPr="00000000">
              <w:rPr>
                <w:rtl w:val="0"/>
              </w:rPr>
              <w:t xml:space="preserve">Maximum</w:t>
            </w:r>
          </w:p>
        </w:tc>
        <w:tc>
          <w:tcPr/>
          <w:p w:rsidR="00000000" w:rsidDel="00000000" w:rsidP="00000000" w:rsidRDefault="00000000" w:rsidRPr="00000000" w14:paraId="00000B92">
            <w:pPr>
              <w:rPr/>
            </w:pPr>
            <w:r w:rsidDel="00000000" w:rsidR="00000000" w:rsidRPr="00000000">
              <w:rPr>
                <w:rtl w:val="0"/>
              </w:rPr>
              <w:t xml:space="preserve">Int32_t</w:t>
            </w:r>
          </w:p>
        </w:tc>
        <w:tc>
          <w:tcPr/>
          <w:p w:rsidR="00000000" w:rsidDel="00000000" w:rsidP="00000000" w:rsidRDefault="00000000" w:rsidRPr="00000000" w14:paraId="00000B93">
            <w:pPr>
              <w:rPr/>
            </w:pPr>
            <w:r w:rsidDel="00000000" w:rsidR="00000000" w:rsidRPr="00000000">
              <w:rPr>
                <w:rtl w:val="0"/>
              </w:rPr>
              <w:t xml:space="preserve">0x00003E80</w:t>
            </w:r>
          </w:p>
        </w:tc>
        <w:tc>
          <w:tcPr/>
          <w:p w:rsidR="00000000" w:rsidDel="00000000" w:rsidP="00000000" w:rsidRDefault="00000000" w:rsidRPr="00000000" w14:paraId="00000B94">
            <w:pPr>
              <w:rPr/>
            </w:pPr>
            <w:r w:rsidDel="00000000" w:rsidR="00000000" w:rsidRPr="00000000">
              <w:rPr>
                <w:rtl w:val="0"/>
              </w:rPr>
              <w:t xml:space="preserve">16000</w:t>
            </w:r>
          </w:p>
        </w:tc>
      </w:tr>
      <w:tr>
        <w:tc>
          <w:tcPr/>
          <w:p w:rsidR="00000000" w:rsidDel="00000000" w:rsidP="00000000" w:rsidRDefault="00000000" w:rsidRPr="00000000" w14:paraId="00000B95">
            <w:pPr>
              <w:rPr/>
            </w:pPr>
            <w:r w:rsidDel="00000000" w:rsidR="00000000" w:rsidRPr="00000000">
              <w:rPr>
                <w:rtl w:val="0"/>
              </w:rPr>
              <w:t xml:space="preserve">Minium</w:t>
            </w:r>
          </w:p>
        </w:tc>
        <w:tc>
          <w:tcPr/>
          <w:p w:rsidR="00000000" w:rsidDel="00000000" w:rsidP="00000000" w:rsidRDefault="00000000" w:rsidRPr="00000000" w14:paraId="00000B96">
            <w:pPr>
              <w:rPr/>
            </w:pPr>
            <w:r w:rsidDel="00000000" w:rsidR="00000000" w:rsidRPr="00000000">
              <w:rPr>
                <w:rtl w:val="0"/>
              </w:rPr>
              <w:t xml:space="preserve">Int32_t</w:t>
            </w:r>
          </w:p>
        </w:tc>
        <w:tc>
          <w:tcPr/>
          <w:p w:rsidR="00000000" w:rsidDel="00000000" w:rsidP="00000000" w:rsidRDefault="00000000" w:rsidRPr="00000000" w14:paraId="00000B97">
            <w:pPr>
              <w:rPr/>
            </w:pPr>
            <w:r w:rsidDel="00000000" w:rsidR="00000000" w:rsidRPr="00000000">
              <w:rPr>
                <w:rtl w:val="0"/>
              </w:rPr>
              <w:t xml:space="preserve">0xFFFFC180</w:t>
            </w:r>
          </w:p>
        </w:tc>
        <w:tc>
          <w:tcPr/>
          <w:p w:rsidR="00000000" w:rsidDel="00000000" w:rsidP="00000000" w:rsidRDefault="00000000" w:rsidRPr="00000000" w14:paraId="00000B98">
            <w:pPr>
              <w:rPr/>
            </w:pPr>
            <w:r w:rsidDel="00000000" w:rsidR="00000000" w:rsidRPr="00000000">
              <w:rPr>
                <w:rtl w:val="0"/>
              </w:rPr>
              <w:t xml:space="preserve">-16000</w:t>
            </w:r>
          </w:p>
        </w:tc>
      </w:tr>
      <w:tr>
        <w:tc>
          <w:tcPr/>
          <w:p w:rsidR="00000000" w:rsidDel="00000000" w:rsidP="00000000" w:rsidRDefault="00000000" w:rsidRPr="00000000" w14:paraId="00000B99">
            <w:pPr>
              <w:rPr/>
            </w:pPr>
            <w:r w:rsidDel="00000000" w:rsidR="00000000" w:rsidRPr="00000000">
              <w:rPr>
                <w:rtl w:val="0"/>
              </w:rPr>
              <w:t xml:space="preserve">Verschil</w:t>
            </w:r>
          </w:p>
        </w:tc>
        <w:tc>
          <w:tcPr/>
          <w:p w:rsidR="00000000" w:rsidDel="00000000" w:rsidP="00000000" w:rsidRDefault="00000000" w:rsidRPr="00000000" w14:paraId="00000B9A">
            <w:pPr>
              <w:rPr/>
            </w:pPr>
            <w:r w:rsidDel="00000000" w:rsidR="00000000" w:rsidRPr="00000000">
              <w:rPr>
                <w:rtl w:val="0"/>
              </w:rPr>
              <w:t xml:space="preserve">Uint32_t</w:t>
            </w:r>
          </w:p>
        </w:tc>
        <w:tc>
          <w:tcPr/>
          <w:p w:rsidR="00000000" w:rsidDel="00000000" w:rsidP="00000000" w:rsidRDefault="00000000" w:rsidRPr="00000000" w14:paraId="00000B9B">
            <w:pPr>
              <w:rPr/>
            </w:pPr>
            <w:r w:rsidDel="00000000" w:rsidR="00000000" w:rsidRPr="00000000">
              <w:rPr>
                <w:rtl w:val="0"/>
              </w:rPr>
              <w:t xml:space="preserve">0x000003E8</w:t>
            </w:r>
          </w:p>
        </w:tc>
        <w:tc>
          <w:tcPr/>
          <w:p w:rsidR="00000000" w:rsidDel="00000000" w:rsidP="00000000" w:rsidRDefault="00000000" w:rsidRPr="00000000" w14:paraId="00000B9C">
            <w:pPr>
              <w:rPr/>
            </w:pPr>
            <w:r w:rsidDel="00000000" w:rsidR="00000000" w:rsidRPr="00000000">
              <w:rPr>
                <w:rtl w:val="0"/>
              </w:rPr>
              <w:t xml:space="preserve">1000</w:t>
            </w:r>
          </w:p>
        </w:tc>
      </w:tr>
    </w:tbl>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b w:val="1"/>
        </w:rPr>
      </w:pPr>
      <w:r w:rsidDel="00000000" w:rsidR="00000000" w:rsidRPr="00000000">
        <w:rPr>
          <w:rtl w:val="0"/>
        </w:rPr>
      </w:r>
    </w:p>
    <w:p w:rsidR="00000000" w:rsidDel="00000000" w:rsidP="00000000" w:rsidRDefault="00000000" w:rsidRPr="00000000" w14:paraId="00000BA0">
      <w:pPr>
        <w:rPr>
          <w:b w:val="1"/>
        </w:rPr>
      </w:pPr>
      <w:r w:rsidDel="00000000" w:rsidR="00000000" w:rsidRPr="00000000">
        <w:rPr>
          <w:rtl w:val="0"/>
        </w:rPr>
      </w:r>
    </w:p>
    <w:p w:rsidR="00000000" w:rsidDel="00000000" w:rsidP="00000000" w:rsidRDefault="00000000" w:rsidRPr="00000000" w14:paraId="00000BA1">
      <w:pPr>
        <w:rPr>
          <w:b w:val="1"/>
        </w:rPr>
      </w:pPr>
      <w:r w:rsidDel="00000000" w:rsidR="00000000" w:rsidRPr="00000000">
        <w:rPr>
          <w:b w:val="1"/>
          <w:rtl w:val="0"/>
        </w:rPr>
        <w:t xml:space="preserve">nRF ADC</w:t>
      </w:r>
    </w:p>
    <w:p w:rsidR="00000000" w:rsidDel="00000000" w:rsidP="00000000" w:rsidRDefault="00000000" w:rsidRPr="00000000" w14:paraId="00000BA2">
      <w:pPr>
        <w:rPr/>
      </w:pPr>
      <w:r w:rsidDel="00000000" w:rsidR="00000000" w:rsidRPr="00000000">
        <w:rPr>
          <w:rtl w:val="0"/>
        </w:rPr>
        <w:t xml:space="preserve">Met de grenswaardes voor de ADC in de nRF52840 worden de batterij spanning en de nRF52 voedingsspanning gecontroleerd.</w:t>
      </w:r>
    </w:p>
    <w:tbl>
      <w:tblPr>
        <w:tblStyle w:val="Table142"/>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BA3">
            <w:pPr>
              <w:rPr>
                <w:b w:val="1"/>
              </w:rPr>
            </w:pPr>
            <w:r w:rsidDel="00000000" w:rsidR="00000000" w:rsidRPr="00000000">
              <w:rPr>
                <w:b w:val="1"/>
                <w:rtl w:val="0"/>
              </w:rPr>
              <w:t xml:space="preserve">Veld</w:t>
            </w:r>
          </w:p>
        </w:tc>
        <w:tc>
          <w:tcPr/>
          <w:p w:rsidR="00000000" w:rsidDel="00000000" w:rsidP="00000000" w:rsidRDefault="00000000" w:rsidRPr="00000000" w14:paraId="00000BA4">
            <w:pPr>
              <w:rPr>
                <w:b w:val="1"/>
              </w:rPr>
            </w:pPr>
            <w:r w:rsidDel="00000000" w:rsidR="00000000" w:rsidRPr="00000000">
              <w:rPr>
                <w:b w:val="1"/>
                <w:rtl w:val="0"/>
              </w:rPr>
              <w:t xml:space="preserve">Grote</w:t>
            </w:r>
          </w:p>
        </w:tc>
        <w:tc>
          <w:tcPr/>
          <w:p w:rsidR="00000000" w:rsidDel="00000000" w:rsidP="00000000" w:rsidRDefault="00000000" w:rsidRPr="00000000" w14:paraId="00000BA5">
            <w:pPr>
              <w:rPr>
                <w:b w:val="1"/>
              </w:rPr>
            </w:pPr>
            <w:r w:rsidDel="00000000" w:rsidR="00000000" w:rsidRPr="00000000">
              <w:rPr>
                <w:b w:val="1"/>
                <w:rtl w:val="0"/>
              </w:rPr>
              <w:t xml:space="preserve">Waarde</w:t>
            </w:r>
          </w:p>
        </w:tc>
        <w:tc>
          <w:tcPr/>
          <w:p w:rsidR="00000000" w:rsidDel="00000000" w:rsidP="00000000" w:rsidRDefault="00000000" w:rsidRPr="00000000" w14:paraId="00000BA6">
            <w:pPr>
              <w:rPr>
                <w:b w:val="1"/>
              </w:rPr>
            </w:pPr>
            <w:r w:rsidDel="00000000" w:rsidR="00000000" w:rsidRPr="00000000">
              <w:rPr>
                <w:b w:val="1"/>
                <w:rtl w:val="0"/>
              </w:rPr>
              <w:t xml:space="preserve">Omschrijving</w:t>
            </w:r>
          </w:p>
        </w:tc>
      </w:tr>
      <w:tr>
        <w:tc>
          <w:tcPr/>
          <w:p w:rsidR="00000000" w:rsidDel="00000000" w:rsidP="00000000" w:rsidRDefault="00000000" w:rsidRPr="00000000" w14:paraId="00000BA7">
            <w:pPr>
              <w:rPr/>
            </w:pPr>
            <w:r w:rsidDel="00000000" w:rsidR="00000000" w:rsidRPr="00000000">
              <w:rPr>
                <w:rtl w:val="0"/>
              </w:rPr>
              <w:t xml:space="preserve">ALARM_CONFIG_READ</w:t>
            </w:r>
          </w:p>
        </w:tc>
        <w:tc>
          <w:tcPr/>
          <w:p w:rsidR="00000000" w:rsidDel="00000000" w:rsidP="00000000" w:rsidRDefault="00000000" w:rsidRPr="00000000" w14:paraId="00000BA8">
            <w:pPr>
              <w:rPr/>
            </w:pPr>
            <w:r w:rsidDel="00000000" w:rsidR="00000000" w:rsidRPr="00000000">
              <w:rPr>
                <w:rtl w:val="0"/>
              </w:rPr>
              <w:t xml:space="preserve">Uint8_t</w:t>
            </w:r>
          </w:p>
        </w:tc>
        <w:tc>
          <w:tcPr/>
          <w:p w:rsidR="00000000" w:rsidDel="00000000" w:rsidP="00000000" w:rsidRDefault="00000000" w:rsidRPr="00000000" w14:paraId="00000BA9">
            <w:pPr>
              <w:rPr/>
            </w:pPr>
            <w:r w:rsidDel="00000000" w:rsidR="00000000" w:rsidRPr="00000000">
              <w:rPr>
                <w:rtl w:val="0"/>
              </w:rPr>
              <w:t xml:space="preserve">0x23</w:t>
            </w:r>
          </w:p>
        </w:tc>
        <w:tc>
          <w:tcPr/>
          <w:p w:rsidR="00000000" w:rsidDel="00000000" w:rsidP="00000000" w:rsidRDefault="00000000" w:rsidRPr="00000000" w14:paraId="00000BAA">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AB">
            <w:pPr>
              <w:rPr/>
            </w:pPr>
            <w:r w:rsidDel="00000000" w:rsidR="00000000" w:rsidRPr="00000000">
              <w:rPr>
                <w:rtl w:val="0"/>
              </w:rPr>
              <w:t xml:space="preserve">Sensor type</w:t>
            </w:r>
          </w:p>
        </w:tc>
        <w:tc>
          <w:tcPr/>
          <w:p w:rsidR="00000000" w:rsidDel="00000000" w:rsidP="00000000" w:rsidRDefault="00000000" w:rsidRPr="00000000" w14:paraId="00000BAC">
            <w:pPr>
              <w:rPr/>
            </w:pPr>
            <w:r w:rsidDel="00000000" w:rsidR="00000000" w:rsidRPr="00000000">
              <w:rPr>
                <w:rtl w:val="0"/>
              </w:rPr>
              <w:t xml:space="preserve">Uint8_t</w:t>
            </w:r>
          </w:p>
        </w:tc>
        <w:tc>
          <w:tcPr/>
          <w:p w:rsidR="00000000" w:rsidDel="00000000" w:rsidP="00000000" w:rsidRDefault="00000000" w:rsidRPr="00000000" w14:paraId="00000BAD">
            <w:pPr>
              <w:rPr/>
            </w:pPr>
            <w:r w:rsidDel="00000000" w:rsidR="00000000" w:rsidRPr="00000000">
              <w:rPr>
                <w:rtl w:val="0"/>
              </w:rPr>
              <w:t xml:space="preserve">0x04</w:t>
            </w:r>
          </w:p>
        </w:tc>
        <w:tc>
          <w:tcPr/>
          <w:p w:rsidR="00000000" w:rsidDel="00000000" w:rsidP="00000000" w:rsidRDefault="00000000" w:rsidRPr="00000000" w14:paraId="00000BAE">
            <w:pPr>
              <w:rPr/>
            </w:pPr>
            <w:r w:rsidDel="00000000" w:rsidR="00000000" w:rsidRPr="00000000">
              <w:rPr>
                <w:rtl w:val="0"/>
              </w:rPr>
              <w:t xml:space="preserve">nRF ADC</w:t>
            </w:r>
          </w:p>
        </w:tc>
      </w:tr>
      <w:tr>
        <w:tc>
          <w:tcPr/>
          <w:p w:rsidR="00000000" w:rsidDel="00000000" w:rsidP="00000000" w:rsidRDefault="00000000" w:rsidRPr="00000000" w14:paraId="00000BAF">
            <w:pPr>
              <w:rPr/>
            </w:pPr>
            <w:r w:rsidDel="00000000" w:rsidR="00000000" w:rsidRPr="00000000">
              <w:rPr>
                <w:rtl w:val="0"/>
              </w:rPr>
              <w:t xml:space="preserve">Maximum</w:t>
            </w:r>
          </w:p>
        </w:tc>
        <w:tc>
          <w:tcPr/>
          <w:p w:rsidR="00000000" w:rsidDel="00000000" w:rsidP="00000000" w:rsidRDefault="00000000" w:rsidRPr="00000000" w14:paraId="00000BB0">
            <w:pPr>
              <w:rPr/>
            </w:pPr>
            <w:r w:rsidDel="00000000" w:rsidR="00000000" w:rsidRPr="00000000">
              <w:rPr>
                <w:rtl w:val="0"/>
              </w:rPr>
              <w:t xml:space="preserve">Uint16_t</w:t>
            </w:r>
          </w:p>
        </w:tc>
        <w:tc>
          <w:tcPr/>
          <w:p w:rsidR="00000000" w:rsidDel="00000000" w:rsidP="00000000" w:rsidRDefault="00000000" w:rsidRPr="00000000" w14:paraId="00000BB1">
            <w:pPr>
              <w:rPr/>
            </w:pPr>
            <w:r w:rsidDel="00000000" w:rsidR="00000000" w:rsidRPr="00000000">
              <w:rPr>
                <w:rtl w:val="0"/>
              </w:rPr>
            </w:r>
          </w:p>
        </w:tc>
        <w:tc>
          <w:tcPr/>
          <w:p w:rsidR="00000000" w:rsidDel="00000000" w:rsidP="00000000" w:rsidRDefault="00000000" w:rsidRPr="00000000" w14:paraId="00000BB2">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B3">
            <w:pPr>
              <w:rPr/>
            </w:pPr>
            <w:r w:rsidDel="00000000" w:rsidR="00000000" w:rsidRPr="00000000">
              <w:rPr>
                <w:rtl w:val="0"/>
              </w:rPr>
              <w:t xml:space="preserve">Minimum</w:t>
            </w:r>
          </w:p>
        </w:tc>
        <w:tc>
          <w:tcPr/>
          <w:p w:rsidR="00000000" w:rsidDel="00000000" w:rsidP="00000000" w:rsidRDefault="00000000" w:rsidRPr="00000000" w14:paraId="00000BB4">
            <w:pPr>
              <w:rPr/>
            </w:pPr>
            <w:r w:rsidDel="00000000" w:rsidR="00000000" w:rsidRPr="00000000">
              <w:rPr>
                <w:rtl w:val="0"/>
              </w:rPr>
              <w:t xml:space="preserve">Uint16_t</w:t>
            </w:r>
          </w:p>
        </w:tc>
        <w:tc>
          <w:tcPr/>
          <w:p w:rsidR="00000000" w:rsidDel="00000000" w:rsidP="00000000" w:rsidRDefault="00000000" w:rsidRPr="00000000" w14:paraId="00000BB5">
            <w:pPr>
              <w:rPr/>
            </w:pPr>
            <w:r w:rsidDel="00000000" w:rsidR="00000000" w:rsidRPr="00000000">
              <w:rPr>
                <w:rtl w:val="0"/>
              </w:rPr>
            </w:r>
          </w:p>
        </w:tc>
        <w:tc>
          <w:tcPr/>
          <w:p w:rsidR="00000000" w:rsidDel="00000000" w:rsidP="00000000" w:rsidRDefault="00000000" w:rsidRPr="00000000" w14:paraId="00000BB6">
            <w:pPr>
              <w:rPr/>
            </w:pPr>
            <w:r w:rsidDel="00000000" w:rsidR="00000000" w:rsidRPr="00000000">
              <w:rPr>
                <w:rtl w:val="0"/>
              </w:rPr>
              <w:t xml:space="preserve">UINT16_MAX (65535)zet deze controle uit</w:t>
            </w:r>
          </w:p>
        </w:tc>
      </w:tr>
      <w:tr>
        <w:tc>
          <w:tcPr/>
          <w:p w:rsidR="00000000" w:rsidDel="00000000" w:rsidP="00000000" w:rsidRDefault="00000000" w:rsidRPr="00000000" w14:paraId="00000BB7">
            <w:pPr>
              <w:rPr/>
            </w:pPr>
            <w:r w:rsidDel="00000000" w:rsidR="00000000" w:rsidRPr="00000000">
              <w:rPr>
                <w:rtl w:val="0"/>
              </w:rPr>
              <w:t xml:space="preserve">Verschil</w:t>
            </w:r>
          </w:p>
        </w:tc>
        <w:tc>
          <w:tcPr/>
          <w:p w:rsidR="00000000" w:rsidDel="00000000" w:rsidP="00000000" w:rsidRDefault="00000000" w:rsidRPr="00000000" w14:paraId="00000BB8">
            <w:pPr>
              <w:rPr/>
            </w:pPr>
            <w:r w:rsidDel="00000000" w:rsidR="00000000" w:rsidRPr="00000000">
              <w:rPr>
                <w:rtl w:val="0"/>
              </w:rPr>
              <w:t xml:space="preserve">Uint16_t</w:t>
            </w:r>
          </w:p>
        </w:tc>
        <w:tc>
          <w:tcPr/>
          <w:p w:rsidR="00000000" w:rsidDel="00000000" w:rsidP="00000000" w:rsidRDefault="00000000" w:rsidRPr="00000000" w14:paraId="00000BB9">
            <w:pPr>
              <w:rPr/>
            </w:pPr>
            <w:r w:rsidDel="00000000" w:rsidR="00000000" w:rsidRPr="00000000">
              <w:rPr>
                <w:rtl w:val="0"/>
              </w:rPr>
            </w:r>
          </w:p>
        </w:tc>
        <w:tc>
          <w:tcPr/>
          <w:p w:rsidR="00000000" w:rsidDel="00000000" w:rsidP="00000000" w:rsidRDefault="00000000" w:rsidRPr="00000000" w14:paraId="00000BBA">
            <w:pPr>
              <w:rPr/>
            </w:pPr>
            <w:r w:rsidDel="00000000" w:rsidR="00000000" w:rsidRPr="00000000">
              <w:rPr>
                <w:rtl w:val="0"/>
              </w:rPr>
              <w:t xml:space="preserve">UINT16_MAX (65535)zet deze controle uit</w:t>
            </w:r>
          </w:p>
        </w:tc>
      </w:tr>
    </w:tbl>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b w:val="1"/>
          <w:rtl w:val="0"/>
        </w:rPr>
        <w:t xml:space="preserve">Voorbeeld:</w:t>
      </w:r>
      <w:r w:rsidDel="00000000" w:rsidR="00000000" w:rsidRPr="00000000">
        <w:rPr>
          <w:rtl w:val="0"/>
        </w:rPr>
      </w:r>
    </w:p>
    <w:tbl>
      <w:tblPr>
        <w:tblStyle w:val="Table143"/>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BBE">
            <w:pPr>
              <w:rPr>
                <w:b w:val="1"/>
              </w:rPr>
            </w:pPr>
            <w:r w:rsidDel="00000000" w:rsidR="00000000" w:rsidRPr="00000000">
              <w:rPr>
                <w:rtl w:val="0"/>
              </w:rPr>
            </w:r>
          </w:p>
        </w:tc>
        <w:tc>
          <w:tcPr/>
          <w:p w:rsidR="00000000" w:rsidDel="00000000" w:rsidP="00000000" w:rsidRDefault="00000000" w:rsidRPr="00000000" w14:paraId="00000BBF">
            <w:pPr>
              <w:rPr>
                <w:b w:val="1"/>
              </w:rPr>
            </w:pPr>
            <w:r w:rsidDel="00000000" w:rsidR="00000000" w:rsidRPr="00000000">
              <w:rPr>
                <w:b w:val="1"/>
                <w:rtl w:val="0"/>
              </w:rPr>
              <w:t xml:space="preserve">Hex bericht</w:t>
            </w:r>
          </w:p>
        </w:tc>
      </w:tr>
      <w:tr>
        <w:tc>
          <w:tcPr/>
          <w:p w:rsidR="00000000" w:rsidDel="00000000" w:rsidP="00000000" w:rsidRDefault="00000000" w:rsidRPr="00000000" w14:paraId="00000BC0">
            <w:pPr>
              <w:rPr>
                <w:b w:val="1"/>
              </w:rPr>
            </w:pPr>
            <w:r w:rsidDel="00000000" w:rsidR="00000000" w:rsidRPr="00000000">
              <w:rPr>
                <w:b w:val="1"/>
                <w:rtl w:val="0"/>
              </w:rPr>
              <w:t xml:space="preserve">Opdracht</w:t>
            </w:r>
          </w:p>
        </w:tc>
        <w:tc>
          <w:tcPr/>
          <w:p w:rsidR="00000000" w:rsidDel="00000000" w:rsidP="00000000" w:rsidRDefault="00000000" w:rsidRPr="00000000" w14:paraId="00000BC1">
            <w:pPr>
              <w:rPr/>
            </w:pPr>
            <w:r w:rsidDel="00000000" w:rsidR="00000000" w:rsidRPr="00000000">
              <w:rPr>
                <w:rtl w:val="0"/>
              </w:rPr>
              <w:t xml:space="preserve">0x2304</w:t>
            </w:r>
          </w:p>
        </w:tc>
      </w:tr>
      <w:tr>
        <w:trPr>
          <w:trHeight w:val="260" w:hRule="atLeast"/>
        </w:trPr>
        <w:tc>
          <w:tcPr/>
          <w:p w:rsidR="00000000" w:rsidDel="00000000" w:rsidP="00000000" w:rsidRDefault="00000000" w:rsidRPr="00000000" w14:paraId="00000BC2">
            <w:pPr>
              <w:rPr>
                <w:b w:val="1"/>
              </w:rPr>
            </w:pPr>
            <w:r w:rsidDel="00000000" w:rsidR="00000000" w:rsidRPr="00000000">
              <w:rPr>
                <w:b w:val="1"/>
                <w:rtl w:val="0"/>
              </w:rPr>
              <w:t xml:space="preserve">Antwoord</w:t>
            </w:r>
          </w:p>
        </w:tc>
        <w:tc>
          <w:tcPr/>
          <w:p w:rsidR="00000000" w:rsidDel="00000000" w:rsidP="00000000" w:rsidRDefault="00000000" w:rsidRPr="00000000" w14:paraId="00000BC3">
            <w:pPr>
              <w:rPr/>
            </w:pPr>
            <w:r w:rsidDel="00000000" w:rsidR="00000000" w:rsidRPr="00000000">
              <w:rPr>
                <w:rtl w:val="0"/>
              </w:rPr>
              <w:t xml:space="preserve">0x23040CE4070801F4</w:t>
            </w:r>
          </w:p>
        </w:tc>
      </w:tr>
    </w:tbl>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r>
    </w:p>
    <w:tbl>
      <w:tblPr>
        <w:tblStyle w:val="Table144"/>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BC6">
            <w:pPr>
              <w:rPr>
                <w:b w:val="1"/>
              </w:rPr>
            </w:pPr>
            <w:r w:rsidDel="00000000" w:rsidR="00000000" w:rsidRPr="00000000">
              <w:rPr>
                <w:b w:val="1"/>
                <w:rtl w:val="0"/>
              </w:rPr>
              <w:t xml:space="preserve">Veld</w:t>
            </w:r>
          </w:p>
        </w:tc>
        <w:tc>
          <w:tcPr/>
          <w:p w:rsidR="00000000" w:rsidDel="00000000" w:rsidP="00000000" w:rsidRDefault="00000000" w:rsidRPr="00000000" w14:paraId="00000BC7">
            <w:pPr>
              <w:rPr>
                <w:b w:val="1"/>
              </w:rPr>
            </w:pPr>
            <w:r w:rsidDel="00000000" w:rsidR="00000000" w:rsidRPr="00000000">
              <w:rPr>
                <w:b w:val="1"/>
                <w:rtl w:val="0"/>
              </w:rPr>
              <w:t xml:space="preserve">Grote</w:t>
            </w:r>
          </w:p>
        </w:tc>
        <w:tc>
          <w:tcPr/>
          <w:p w:rsidR="00000000" w:rsidDel="00000000" w:rsidP="00000000" w:rsidRDefault="00000000" w:rsidRPr="00000000" w14:paraId="00000BC8">
            <w:pPr>
              <w:rPr>
                <w:b w:val="1"/>
              </w:rPr>
            </w:pPr>
            <w:r w:rsidDel="00000000" w:rsidR="00000000" w:rsidRPr="00000000">
              <w:rPr>
                <w:b w:val="1"/>
                <w:rtl w:val="0"/>
              </w:rPr>
              <w:t xml:space="preserve">Waarde</w:t>
            </w:r>
          </w:p>
        </w:tc>
        <w:tc>
          <w:tcPr/>
          <w:p w:rsidR="00000000" w:rsidDel="00000000" w:rsidP="00000000" w:rsidRDefault="00000000" w:rsidRPr="00000000" w14:paraId="00000BC9">
            <w:pPr>
              <w:rPr>
                <w:b w:val="1"/>
              </w:rPr>
            </w:pPr>
            <w:r w:rsidDel="00000000" w:rsidR="00000000" w:rsidRPr="00000000">
              <w:rPr>
                <w:b w:val="1"/>
                <w:rtl w:val="0"/>
              </w:rPr>
              <w:t xml:space="preserve">Omschrijving</w:t>
            </w:r>
          </w:p>
        </w:tc>
      </w:tr>
      <w:tr>
        <w:tc>
          <w:tcPr/>
          <w:p w:rsidR="00000000" w:rsidDel="00000000" w:rsidP="00000000" w:rsidRDefault="00000000" w:rsidRPr="00000000" w14:paraId="00000BCA">
            <w:pPr>
              <w:rPr/>
            </w:pPr>
            <w:r w:rsidDel="00000000" w:rsidR="00000000" w:rsidRPr="00000000">
              <w:rPr>
                <w:rtl w:val="0"/>
              </w:rPr>
              <w:t xml:space="preserve">ALARM_CONFIG_READ</w:t>
            </w:r>
          </w:p>
        </w:tc>
        <w:tc>
          <w:tcPr/>
          <w:p w:rsidR="00000000" w:rsidDel="00000000" w:rsidP="00000000" w:rsidRDefault="00000000" w:rsidRPr="00000000" w14:paraId="00000BCB">
            <w:pPr>
              <w:rPr/>
            </w:pPr>
            <w:r w:rsidDel="00000000" w:rsidR="00000000" w:rsidRPr="00000000">
              <w:rPr>
                <w:rtl w:val="0"/>
              </w:rPr>
              <w:t xml:space="preserve">Uint8_t</w:t>
            </w:r>
          </w:p>
        </w:tc>
        <w:tc>
          <w:tcPr/>
          <w:p w:rsidR="00000000" w:rsidDel="00000000" w:rsidP="00000000" w:rsidRDefault="00000000" w:rsidRPr="00000000" w14:paraId="00000BCC">
            <w:pPr>
              <w:rPr/>
            </w:pPr>
            <w:r w:rsidDel="00000000" w:rsidR="00000000" w:rsidRPr="00000000">
              <w:rPr>
                <w:rtl w:val="0"/>
              </w:rPr>
              <w:t xml:space="preserve">0x23</w:t>
            </w:r>
          </w:p>
        </w:tc>
        <w:tc>
          <w:tcPr/>
          <w:p w:rsidR="00000000" w:rsidDel="00000000" w:rsidP="00000000" w:rsidRDefault="00000000" w:rsidRPr="00000000" w14:paraId="00000BCD">
            <w:pPr>
              <w:rPr/>
            </w:pPr>
            <w:r w:rsidDel="00000000" w:rsidR="00000000" w:rsidRPr="00000000">
              <w:rPr>
                <w:rtl w:val="0"/>
              </w:rPr>
              <w:t xml:space="preserve">ALARM_CONFIG_READ</w:t>
            </w:r>
          </w:p>
        </w:tc>
      </w:tr>
      <w:tr>
        <w:trPr>
          <w:trHeight w:val="225" w:hRule="atLeast"/>
        </w:trPr>
        <w:tc>
          <w:tcPr/>
          <w:p w:rsidR="00000000" w:rsidDel="00000000" w:rsidP="00000000" w:rsidRDefault="00000000" w:rsidRPr="00000000" w14:paraId="00000BCE">
            <w:pPr>
              <w:rPr/>
            </w:pPr>
            <w:r w:rsidDel="00000000" w:rsidR="00000000" w:rsidRPr="00000000">
              <w:rPr>
                <w:rtl w:val="0"/>
              </w:rPr>
              <w:t xml:space="preserve">Sensor type</w:t>
            </w:r>
          </w:p>
        </w:tc>
        <w:tc>
          <w:tcPr/>
          <w:p w:rsidR="00000000" w:rsidDel="00000000" w:rsidP="00000000" w:rsidRDefault="00000000" w:rsidRPr="00000000" w14:paraId="00000BCF">
            <w:pPr>
              <w:rPr/>
            </w:pPr>
            <w:r w:rsidDel="00000000" w:rsidR="00000000" w:rsidRPr="00000000">
              <w:rPr>
                <w:rtl w:val="0"/>
              </w:rPr>
              <w:t xml:space="preserve">Uint8_t</w:t>
            </w:r>
          </w:p>
        </w:tc>
        <w:tc>
          <w:tcPr/>
          <w:p w:rsidR="00000000" w:rsidDel="00000000" w:rsidP="00000000" w:rsidRDefault="00000000" w:rsidRPr="00000000" w14:paraId="00000BD0">
            <w:pPr>
              <w:rPr/>
            </w:pPr>
            <w:r w:rsidDel="00000000" w:rsidR="00000000" w:rsidRPr="00000000">
              <w:rPr>
                <w:rtl w:val="0"/>
              </w:rPr>
              <w:t xml:space="preserve">0x04</w:t>
            </w:r>
          </w:p>
        </w:tc>
        <w:tc>
          <w:tcPr/>
          <w:p w:rsidR="00000000" w:rsidDel="00000000" w:rsidP="00000000" w:rsidRDefault="00000000" w:rsidRPr="00000000" w14:paraId="00000BD1">
            <w:pPr>
              <w:rPr/>
            </w:pPr>
            <w:r w:rsidDel="00000000" w:rsidR="00000000" w:rsidRPr="00000000">
              <w:rPr>
                <w:rtl w:val="0"/>
              </w:rPr>
              <w:t xml:space="preserve">nRF ADC</w:t>
            </w:r>
          </w:p>
        </w:tc>
      </w:tr>
      <w:tr>
        <w:tc>
          <w:tcPr/>
          <w:p w:rsidR="00000000" w:rsidDel="00000000" w:rsidP="00000000" w:rsidRDefault="00000000" w:rsidRPr="00000000" w14:paraId="00000BD2">
            <w:pPr>
              <w:rPr/>
            </w:pPr>
            <w:r w:rsidDel="00000000" w:rsidR="00000000" w:rsidRPr="00000000">
              <w:rPr>
                <w:rtl w:val="0"/>
              </w:rPr>
              <w:t xml:space="preserve">Maximum</w:t>
            </w:r>
          </w:p>
        </w:tc>
        <w:tc>
          <w:tcPr/>
          <w:p w:rsidR="00000000" w:rsidDel="00000000" w:rsidP="00000000" w:rsidRDefault="00000000" w:rsidRPr="00000000" w14:paraId="00000BD3">
            <w:pPr>
              <w:rPr/>
            </w:pPr>
            <w:r w:rsidDel="00000000" w:rsidR="00000000" w:rsidRPr="00000000">
              <w:rPr>
                <w:rtl w:val="0"/>
              </w:rPr>
              <w:t xml:space="preserve">Uint16_t</w:t>
            </w:r>
          </w:p>
        </w:tc>
        <w:tc>
          <w:tcPr/>
          <w:p w:rsidR="00000000" w:rsidDel="00000000" w:rsidP="00000000" w:rsidRDefault="00000000" w:rsidRPr="00000000" w14:paraId="00000BD4">
            <w:pPr>
              <w:rPr/>
            </w:pPr>
            <w:r w:rsidDel="00000000" w:rsidR="00000000" w:rsidRPr="00000000">
              <w:rPr>
                <w:rtl w:val="0"/>
              </w:rPr>
              <w:t xml:space="preserve">0x0CE4</w:t>
            </w:r>
          </w:p>
        </w:tc>
        <w:tc>
          <w:tcPr/>
          <w:p w:rsidR="00000000" w:rsidDel="00000000" w:rsidP="00000000" w:rsidRDefault="00000000" w:rsidRPr="00000000" w14:paraId="00000BD5">
            <w:pPr>
              <w:rPr/>
            </w:pPr>
            <w:r w:rsidDel="00000000" w:rsidR="00000000" w:rsidRPr="00000000">
              <w:rPr>
                <w:rtl w:val="0"/>
              </w:rPr>
              <w:t xml:space="preserve">3300 mV</w:t>
            </w:r>
          </w:p>
        </w:tc>
      </w:tr>
      <w:tr>
        <w:tc>
          <w:tcPr/>
          <w:p w:rsidR="00000000" w:rsidDel="00000000" w:rsidP="00000000" w:rsidRDefault="00000000" w:rsidRPr="00000000" w14:paraId="00000BD6">
            <w:pPr>
              <w:rPr/>
            </w:pPr>
            <w:r w:rsidDel="00000000" w:rsidR="00000000" w:rsidRPr="00000000">
              <w:rPr>
                <w:rtl w:val="0"/>
              </w:rPr>
              <w:t xml:space="preserve">Minimum</w:t>
            </w:r>
          </w:p>
        </w:tc>
        <w:tc>
          <w:tcPr/>
          <w:p w:rsidR="00000000" w:rsidDel="00000000" w:rsidP="00000000" w:rsidRDefault="00000000" w:rsidRPr="00000000" w14:paraId="00000BD7">
            <w:pPr>
              <w:rPr/>
            </w:pPr>
            <w:r w:rsidDel="00000000" w:rsidR="00000000" w:rsidRPr="00000000">
              <w:rPr>
                <w:rtl w:val="0"/>
              </w:rPr>
              <w:t xml:space="preserve">Uint16_t</w:t>
            </w:r>
          </w:p>
        </w:tc>
        <w:tc>
          <w:tcPr/>
          <w:p w:rsidR="00000000" w:rsidDel="00000000" w:rsidP="00000000" w:rsidRDefault="00000000" w:rsidRPr="00000000" w14:paraId="00000BD8">
            <w:pPr>
              <w:rPr/>
            </w:pPr>
            <w:r w:rsidDel="00000000" w:rsidR="00000000" w:rsidRPr="00000000">
              <w:rPr>
                <w:rtl w:val="0"/>
              </w:rPr>
              <w:t xml:space="preserve">0x0708</w:t>
            </w:r>
          </w:p>
        </w:tc>
        <w:tc>
          <w:tcPr/>
          <w:p w:rsidR="00000000" w:rsidDel="00000000" w:rsidP="00000000" w:rsidRDefault="00000000" w:rsidRPr="00000000" w14:paraId="00000BD9">
            <w:pPr>
              <w:rPr/>
            </w:pPr>
            <w:r w:rsidDel="00000000" w:rsidR="00000000" w:rsidRPr="00000000">
              <w:rPr>
                <w:rtl w:val="0"/>
              </w:rPr>
              <w:t xml:space="preserve">1800 mV</w:t>
            </w:r>
          </w:p>
        </w:tc>
      </w:tr>
      <w:tr>
        <w:tc>
          <w:tcPr/>
          <w:p w:rsidR="00000000" w:rsidDel="00000000" w:rsidP="00000000" w:rsidRDefault="00000000" w:rsidRPr="00000000" w14:paraId="00000BDA">
            <w:pPr>
              <w:rPr/>
            </w:pPr>
            <w:r w:rsidDel="00000000" w:rsidR="00000000" w:rsidRPr="00000000">
              <w:rPr>
                <w:rtl w:val="0"/>
              </w:rPr>
              <w:t xml:space="preserve">Verschil</w:t>
            </w:r>
          </w:p>
        </w:tc>
        <w:tc>
          <w:tcPr/>
          <w:p w:rsidR="00000000" w:rsidDel="00000000" w:rsidP="00000000" w:rsidRDefault="00000000" w:rsidRPr="00000000" w14:paraId="00000BDB">
            <w:pPr>
              <w:rPr/>
            </w:pPr>
            <w:r w:rsidDel="00000000" w:rsidR="00000000" w:rsidRPr="00000000">
              <w:rPr>
                <w:rtl w:val="0"/>
              </w:rPr>
              <w:t xml:space="preserve">Uint16_t</w:t>
            </w:r>
          </w:p>
        </w:tc>
        <w:tc>
          <w:tcPr/>
          <w:p w:rsidR="00000000" w:rsidDel="00000000" w:rsidP="00000000" w:rsidRDefault="00000000" w:rsidRPr="00000000" w14:paraId="00000BDC">
            <w:pPr>
              <w:rPr/>
            </w:pPr>
            <w:r w:rsidDel="00000000" w:rsidR="00000000" w:rsidRPr="00000000">
              <w:rPr>
                <w:rtl w:val="0"/>
              </w:rPr>
              <w:t xml:space="preserve">0x01F4</w:t>
            </w:r>
          </w:p>
        </w:tc>
        <w:tc>
          <w:tcPr/>
          <w:p w:rsidR="00000000" w:rsidDel="00000000" w:rsidP="00000000" w:rsidRDefault="00000000" w:rsidRPr="00000000" w14:paraId="00000BDD">
            <w:pPr>
              <w:rPr/>
            </w:pPr>
            <w:r w:rsidDel="00000000" w:rsidR="00000000" w:rsidRPr="00000000">
              <w:rPr>
                <w:rtl w:val="0"/>
              </w:rPr>
              <w:t xml:space="preserve">500 mV</w:t>
            </w:r>
          </w:p>
        </w:tc>
      </w:tr>
    </w:tbl>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pStyle w:val="Heading3"/>
        <w:numPr>
          <w:ilvl w:val="2"/>
          <w:numId w:val="2"/>
        </w:numPr>
        <w:rPr>
          <w:rFonts w:ascii="Arial" w:cs="Arial" w:eastAsia="Arial" w:hAnsi="Arial"/>
          <w:b w:val="1"/>
        </w:rPr>
      </w:pPr>
      <w:bookmarkStart w:colFirst="0" w:colLast="0" w:name="_heading=h.httffu3j3w3z" w:id="60"/>
      <w:bookmarkEnd w:id="60"/>
      <w:r w:rsidDel="00000000" w:rsidR="00000000" w:rsidRPr="00000000">
        <w:rPr>
          <w:rtl w:val="0"/>
        </w:rPr>
        <w:t xml:space="preserve">163d/0xA3 - ALARM_CONFIG_WRITE</w:t>
        <w:tab/>
      </w:r>
    </w:p>
    <w:p w:rsidR="00000000" w:rsidDel="00000000" w:rsidP="00000000" w:rsidRDefault="00000000" w:rsidRPr="00000000" w14:paraId="00000BE3">
      <w:pPr>
        <w:rPr/>
      </w:pPr>
      <w:r w:rsidDel="00000000" w:rsidR="00000000" w:rsidRPr="00000000">
        <w:rPr>
          <w:rtl w:val="0"/>
        </w:rPr>
        <w:t xml:space="preserve">Stel de alarm configuratie voor een specifieke sensor in. De DS18B20, BME280, HX711 en nRF ADC kunnen ingesteld worden met het volgende bericht:</w:t>
      </w:r>
    </w:p>
    <w:p w:rsidR="00000000" w:rsidDel="00000000" w:rsidP="00000000" w:rsidRDefault="00000000" w:rsidRPr="00000000" w14:paraId="00000BE4">
      <w:pPr>
        <w:rPr/>
      </w:pPr>
      <w:r w:rsidDel="00000000" w:rsidR="00000000" w:rsidRPr="00000000">
        <w:rPr>
          <w:rtl w:val="0"/>
        </w:rPr>
      </w:r>
    </w:p>
    <w:p w:rsidR="00000000" w:rsidDel="00000000" w:rsidP="00000000" w:rsidRDefault="00000000" w:rsidRPr="00000000" w14:paraId="00000BE5">
      <w:pPr>
        <w:rPr>
          <w:b w:val="1"/>
        </w:rPr>
      </w:pPr>
      <w:r w:rsidDel="00000000" w:rsidR="00000000" w:rsidRPr="00000000">
        <w:rPr>
          <w:b w:val="1"/>
          <w:rtl w:val="0"/>
        </w:rPr>
        <w:t xml:space="preserve">Opdracht:</w:t>
      </w:r>
    </w:p>
    <w:tbl>
      <w:tblPr>
        <w:tblStyle w:val="Table145"/>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BE6">
            <w:pPr>
              <w:rPr>
                <w:b w:val="1"/>
              </w:rPr>
            </w:pPr>
            <w:r w:rsidDel="00000000" w:rsidR="00000000" w:rsidRPr="00000000">
              <w:rPr>
                <w:b w:val="1"/>
                <w:rtl w:val="0"/>
              </w:rPr>
              <w:t xml:space="preserve">Veld</w:t>
            </w:r>
          </w:p>
        </w:tc>
        <w:tc>
          <w:tcPr/>
          <w:p w:rsidR="00000000" w:rsidDel="00000000" w:rsidP="00000000" w:rsidRDefault="00000000" w:rsidRPr="00000000" w14:paraId="00000BE7">
            <w:pPr>
              <w:rPr>
                <w:b w:val="1"/>
              </w:rPr>
            </w:pPr>
            <w:r w:rsidDel="00000000" w:rsidR="00000000" w:rsidRPr="00000000">
              <w:rPr>
                <w:b w:val="1"/>
                <w:rtl w:val="0"/>
              </w:rPr>
              <w:t xml:space="preserve">Grote</w:t>
            </w:r>
          </w:p>
        </w:tc>
        <w:tc>
          <w:tcPr/>
          <w:p w:rsidR="00000000" w:rsidDel="00000000" w:rsidP="00000000" w:rsidRDefault="00000000" w:rsidRPr="00000000" w14:paraId="00000BE8">
            <w:pPr>
              <w:rPr>
                <w:b w:val="1"/>
              </w:rPr>
            </w:pPr>
            <w:r w:rsidDel="00000000" w:rsidR="00000000" w:rsidRPr="00000000">
              <w:rPr>
                <w:b w:val="1"/>
                <w:rtl w:val="0"/>
              </w:rPr>
              <w:t xml:space="preserve">Waarde</w:t>
            </w:r>
          </w:p>
        </w:tc>
        <w:tc>
          <w:tcPr/>
          <w:p w:rsidR="00000000" w:rsidDel="00000000" w:rsidP="00000000" w:rsidRDefault="00000000" w:rsidRPr="00000000" w14:paraId="00000BE9">
            <w:pPr>
              <w:rPr>
                <w:b w:val="1"/>
              </w:rPr>
            </w:pPr>
            <w:r w:rsidDel="00000000" w:rsidR="00000000" w:rsidRPr="00000000">
              <w:rPr>
                <w:b w:val="1"/>
                <w:rtl w:val="0"/>
              </w:rPr>
              <w:t xml:space="preserve">Omschrijving</w:t>
            </w:r>
          </w:p>
        </w:tc>
      </w:tr>
      <w:tr>
        <w:tc>
          <w:tcPr/>
          <w:p w:rsidR="00000000" w:rsidDel="00000000" w:rsidP="00000000" w:rsidRDefault="00000000" w:rsidRPr="00000000" w14:paraId="00000BEA">
            <w:pPr>
              <w:rPr/>
            </w:pPr>
            <w:r w:rsidDel="00000000" w:rsidR="00000000" w:rsidRPr="00000000">
              <w:rPr>
                <w:rtl w:val="0"/>
              </w:rPr>
              <w:t xml:space="preserve">ALARM_CONFIG_WRITE</w:t>
            </w:r>
          </w:p>
        </w:tc>
        <w:tc>
          <w:tcPr/>
          <w:p w:rsidR="00000000" w:rsidDel="00000000" w:rsidP="00000000" w:rsidRDefault="00000000" w:rsidRPr="00000000" w14:paraId="00000BEB">
            <w:pPr>
              <w:rPr/>
            </w:pPr>
            <w:r w:rsidDel="00000000" w:rsidR="00000000" w:rsidRPr="00000000">
              <w:rPr>
                <w:rtl w:val="0"/>
              </w:rPr>
              <w:t xml:space="preserve">Uint8_t</w:t>
            </w:r>
          </w:p>
        </w:tc>
        <w:tc>
          <w:tcPr/>
          <w:p w:rsidR="00000000" w:rsidDel="00000000" w:rsidP="00000000" w:rsidRDefault="00000000" w:rsidRPr="00000000" w14:paraId="00000BEC">
            <w:pPr>
              <w:rPr/>
            </w:pPr>
            <w:r w:rsidDel="00000000" w:rsidR="00000000" w:rsidRPr="00000000">
              <w:rPr>
                <w:rtl w:val="0"/>
              </w:rPr>
              <w:t xml:space="preserve">0xA3</w:t>
            </w:r>
          </w:p>
        </w:tc>
        <w:tc>
          <w:tcPr/>
          <w:p w:rsidR="00000000" w:rsidDel="00000000" w:rsidP="00000000" w:rsidRDefault="00000000" w:rsidRPr="00000000" w14:paraId="00000BED">
            <w:pPr>
              <w:rPr/>
            </w:pPr>
            <w:r w:rsidDel="00000000" w:rsidR="00000000" w:rsidRPr="00000000">
              <w:rPr>
                <w:rtl w:val="0"/>
              </w:rPr>
              <w:t xml:space="preserve">ALARM_CONFIG_WRITEopdracht ID</w:t>
            </w:r>
          </w:p>
        </w:tc>
      </w:tr>
      <w:tr>
        <w:tc>
          <w:tcPr/>
          <w:p w:rsidR="00000000" w:rsidDel="00000000" w:rsidP="00000000" w:rsidRDefault="00000000" w:rsidRPr="00000000" w14:paraId="00000BEE">
            <w:pPr>
              <w:rPr/>
            </w:pPr>
            <w:r w:rsidDel="00000000" w:rsidR="00000000" w:rsidRPr="00000000">
              <w:rPr>
                <w:rtl w:val="0"/>
              </w:rPr>
              <w:t xml:space="preserve">Sensor type</w:t>
            </w:r>
          </w:p>
        </w:tc>
        <w:tc>
          <w:tcPr/>
          <w:p w:rsidR="00000000" w:rsidDel="00000000" w:rsidP="00000000" w:rsidRDefault="00000000" w:rsidRPr="00000000" w14:paraId="00000BEF">
            <w:pPr>
              <w:rPr/>
            </w:pPr>
            <w:r w:rsidDel="00000000" w:rsidR="00000000" w:rsidRPr="00000000">
              <w:rPr>
                <w:rtl w:val="0"/>
              </w:rPr>
              <w:t xml:space="preserve">uint8_t</w:t>
            </w:r>
          </w:p>
        </w:tc>
        <w:tc>
          <w:tcPr/>
          <w:p w:rsidR="00000000" w:rsidDel="00000000" w:rsidP="00000000" w:rsidRDefault="00000000" w:rsidRPr="00000000" w14:paraId="00000BF0">
            <w:pPr>
              <w:rPr/>
            </w:pPr>
            <w:r w:rsidDel="00000000" w:rsidR="00000000" w:rsidRPr="00000000">
              <w:rPr>
                <w:rtl w:val="0"/>
              </w:rPr>
              <w:t xml:space="preserve">Sensor</w:t>
            </w:r>
          </w:p>
        </w:tc>
        <w:tc>
          <w:tcPr/>
          <w:p w:rsidR="00000000" w:rsidDel="00000000" w:rsidP="00000000" w:rsidRDefault="00000000" w:rsidRPr="00000000" w14:paraId="00000BF1">
            <w:pPr>
              <w:rPr/>
            </w:pPr>
            <w:r w:rsidDel="00000000" w:rsidR="00000000" w:rsidRPr="00000000">
              <w:rPr>
                <w:rtl w:val="0"/>
              </w:rPr>
              <w:t xml:space="preserve">0 = DS18B20</w:t>
            </w:r>
          </w:p>
          <w:p w:rsidR="00000000" w:rsidDel="00000000" w:rsidP="00000000" w:rsidRDefault="00000000" w:rsidRPr="00000000" w14:paraId="00000BF2">
            <w:pPr>
              <w:rPr/>
            </w:pPr>
            <w:r w:rsidDel="00000000" w:rsidR="00000000" w:rsidRPr="00000000">
              <w:rPr>
                <w:rtl w:val="0"/>
              </w:rPr>
              <w:t xml:space="preserve">1 = BME280</w:t>
            </w:r>
          </w:p>
          <w:p w:rsidR="00000000" w:rsidDel="00000000" w:rsidP="00000000" w:rsidRDefault="00000000" w:rsidRPr="00000000" w14:paraId="00000BF3">
            <w:pPr>
              <w:rPr/>
            </w:pPr>
            <w:r w:rsidDel="00000000" w:rsidR="00000000" w:rsidRPr="00000000">
              <w:rPr>
                <w:rtl w:val="0"/>
              </w:rPr>
              <w:t xml:space="preserve">2 = HX711</w:t>
            </w:r>
          </w:p>
          <w:p w:rsidR="00000000" w:rsidDel="00000000" w:rsidP="00000000" w:rsidRDefault="00000000" w:rsidRPr="00000000" w14:paraId="00000BF4">
            <w:pPr>
              <w:rPr/>
            </w:pPr>
            <w:r w:rsidDel="00000000" w:rsidR="00000000" w:rsidRPr="00000000">
              <w:rPr>
                <w:rtl w:val="0"/>
              </w:rPr>
              <w:t xml:space="preserve">4 = nRF ADC</w:t>
            </w:r>
          </w:p>
        </w:tc>
      </w:tr>
      <w:tr>
        <w:tc>
          <w:tcPr/>
          <w:p w:rsidR="00000000" w:rsidDel="00000000" w:rsidP="00000000" w:rsidRDefault="00000000" w:rsidRPr="00000000" w14:paraId="00000BF5">
            <w:pPr>
              <w:rPr/>
            </w:pPr>
            <w:r w:rsidDel="00000000" w:rsidR="00000000" w:rsidRPr="00000000">
              <w:rPr>
                <w:rtl w:val="0"/>
              </w:rPr>
              <w:t xml:space="preserve">Sensor afhankelijke data payload</w:t>
            </w:r>
          </w:p>
        </w:tc>
        <w:tc>
          <w:tcPr/>
          <w:p w:rsidR="00000000" w:rsidDel="00000000" w:rsidP="00000000" w:rsidRDefault="00000000" w:rsidRPr="00000000" w14:paraId="00000BF6">
            <w:pPr>
              <w:rPr/>
            </w:pPr>
            <w:r w:rsidDel="00000000" w:rsidR="00000000" w:rsidRPr="00000000">
              <w:rPr>
                <w:rtl w:val="0"/>
              </w:rPr>
              <w:t xml:space="preserve">X</w:t>
            </w:r>
          </w:p>
        </w:tc>
        <w:tc>
          <w:tcPr/>
          <w:p w:rsidR="00000000" w:rsidDel="00000000" w:rsidP="00000000" w:rsidRDefault="00000000" w:rsidRPr="00000000" w14:paraId="00000BF7">
            <w:pPr>
              <w:rPr/>
            </w:pPr>
            <w:r w:rsidDel="00000000" w:rsidR="00000000" w:rsidRPr="00000000">
              <w:rPr>
                <w:rtl w:val="0"/>
              </w:rPr>
              <w:t xml:space="preserve">X</w:t>
            </w:r>
          </w:p>
        </w:tc>
        <w:tc>
          <w:tcPr/>
          <w:p w:rsidR="00000000" w:rsidDel="00000000" w:rsidP="00000000" w:rsidRDefault="00000000" w:rsidRPr="00000000" w14:paraId="00000BF8">
            <w:pPr>
              <w:rPr/>
            </w:pPr>
            <w:r w:rsidDel="00000000" w:rsidR="00000000" w:rsidRPr="00000000">
              <w:rPr>
                <w:rtl w:val="0"/>
              </w:rPr>
              <w:t xml:space="preserve">X</w:t>
            </w:r>
          </w:p>
        </w:tc>
      </w:tr>
    </w:tbl>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b w:val="1"/>
        </w:rPr>
      </w:pPr>
      <w:r w:rsidDel="00000000" w:rsidR="00000000" w:rsidRPr="00000000">
        <w:rPr>
          <w:b w:val="1"/>
          <w:rtl w:val="0"/>
        </w:rPr>
        <w:t xml:space="preserve">Antwoord:</w:t>
      </w:r>
    </w:p>
    <w:p w:rsidR="00000000" w:rsidDel="00000000" w:rsidP="00000000" w:rsidRDefault="00000000" w:rsidRPr="00000000" w14:paraId="00000BFB">
      <w:pPr>
        <w:rPr/>
      </w:pPr>
      <w:r w:rsidDel="00000000" w:rsidR="00000000" w:rsidRPr="00000000">
        <w:rPr>
          <w:rtl w:val="0"/>
        </w:rPr>
        <w:t xml:space="preserve">Als het bericht wordt geaccepteerd wordt er een status bericht terug gestuurd met NRF_SUCCESS. Als de bericht opbouw of een parameter een invalide waarde hebben, dan wordt er een gepaste status error code terug gestuurd.</w:t>
      </w:r>
    </w:p>
    <w:p w:rsidR="00000000" w:rsidDel="00000000" w:rsidP="00000000" w:rsidRDefault="00000000" w:rsidRPr="00000000" w14:paraId="00000BFC">
      <w:pPr>
        <w:rPr/>
      </w:pPr>
      <w:r w:rsidDel="00000000" w:rsidR="00000000" w:rsidRPr="00000000">
        <w:rPr>
          <w:rtl w:val="0"/>
        </w:rPr>
      </w:r>
    </w:p>
    <w:p w:rsidR="00000000" w:rsidDel="00000000" w:rsidP="00000000" w:rsidRDefault="00000000" w:rsidRPr="00000000" w14:paraId="00000BFD">
      <w:pPr>
        <w:rPr/>
      </w:pPr>
      <w:r w:rsidDel="00000000" w:rsidR="00000000" w:rsidRPr="00000000">
        <w:rPr>
          <w:rtl w:val="0"/>
        </w:rPr>
      </w:r>
    </w:p>
    <w:p w:rsidR="00000000" w:rsidDel="00000000" w:rsidP="00000000" w:rsidRDefault="00000000" w:rsidRPr="00000000" w14:paraId="00000BFE">
      <w:pPr>
        <w:rPr>
          <w:b w:val="1"/>
        </w:rPr>
      </w:pPr>
      <w:r w:rsidDel="00000000" w:rsidR="00000000" w:rsidRPr="00000000">
        <w:rPr>
          <w:b w:val="1"/>
          <w:rtl w:val="0"/>
        </w:rPr>
        <w:t xml:space="preserve">DS18B20</w:t>
      </w:r>
    </w:p>
    <w:p w:rsidR="00000000" w:rsidDel="00000000" w:rsidP="00000000" w:rsidRDefault="00000000" w:rsidRPr="00000000" w14:paraId="00000BFF">
      <w:pPr>
        <w:rPr/>
      </w:pPr>
      <w:r w:rsidDel="00000000" w:rsidR="00000000" w:rsidRPr="00000000">
        <w:rPr>
          <w:rtl w:val="0"/>
        </w:rPr>
        <w:t xml:space="preserve">Als de gemeten temperatuur boven de maximum temperatuur, onder de minimum temperatuur of het absolute verschil ten opzichte van de vorige meetwaarde boven de ingestelde grenswaardes komt wordt er een alarm aangegeven. In de alarm status wordt de DS18B20 bit vervolgens op 1 gezet.</w:t>
      </w:r>
    </w:p>
    <w:p w:rsidR="00000000" w:rsidDel="00000000" w:rsidP="00000000" w:rsidRDefault="00000000" w:rsidRPr="00000000" w14:paraId="00000C00">
      <w:pPr>
        <w:rPr/>
      </w:pPr>
      <w:r w:rsidDel="00000000" w:rsidR="00000000" w:rsidRPr="00000000">
        <w:rPr>
          <w:rtl w:val="0"/>
        </w:rPr>
      </w:r>
    </w:p>
    <w:tbl>
      <w:tblPr>
        <w:tblStyle w:val="Table146"/>
        <w:tblW w:w="82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5"/>
        <w:gridCol w:w="990"/>
        <w:gridCol w:w="4500"/>
        <w:tblGridChange w:id="0">
          <w:tblGrid>
            <w:gridCol w:w="2715"/>
            <w:gridCol w:w="990"/>
            <w:gridCol w:w="4500"/>
          </w:tblGrid>
        </w:tblGridChange>
      </w:tblGrid>
      <w:tr>
        <w:tc>
          <w:tcPr/>
          <w:p w:rsidR="00000000" w:rsidDel="00000000" w:rsidP="00000000" w:rsidRDefault="00000000" w:rsidRPr="00000000" w14:paraId="00000C01">
            <w:pPr>
              <w:rPr>
                <w:b w:val="1"/>
              </w:rPr>
            </w:pPr>
            <w:r w:rsidDel="00000000" w:rsidR="00000000" w:rsidRPr="00000000">
              <w:rPr>
                <w:b w:val="1"/>
                <w:rtl w:val="0"/>
              </w:rPr>
              <w:t xml:space="preserve">Veld</w:t>
            </w:r>
          </w:p>
        </w:tc>
        <w:tc>
          <w:tcPr/>
          <w:p w:rsidR="00000000" w:rsidDel="00000000" w:rsidP="00000000" w:rsidRDefault="00000000" w:rsidRPr="00000000" w14:paraId="00000C02">
            <w:pPr>
              <w:rPr>
                <w:b w:val="1"/>
              </w:rPr>
            </w:pPr>
            <w:r w:rsidDel="00000000" w:rsidR="00000000" w:rsidRPr="00000000">
              <w:rPr>
                <w:b w:val="1"/>
                <w:rtl w:val="0"/>
              </w:rPr>
              <w:t xml:space="preserve">Grote</w:t>
            </w:r>
          </w:p>
        </w:tc>
        <w:tc>
          <w:tcPr/>
          <w:p w:rsidR="00000000" w:rsidDel="00000000" w:rsidP="00000000" w:rsidRDefault="00000000" w:rsidRPr="00000000" w14:paraId="00000C03">
            <w:pPr>
              <w:rPr>
                <w:b w:val="1"/>
              </w:rPr>
            </w:pPr>
            <w:r w:rsidDel="00000000" w:rsidR="00000000" w:rsidRPr="00000000">
              <w:rPr>
                <w:b w:val="1"/>
                <w:rtl w:val="0"/>
              </w:rPr>
              <w:t xml:space="preserve">Omschrijving</w:t>
            </w:r>
          </w:p>
        </w:tc>
      </w:tr>
      <w:tr>
        <w:tc>
          <w:tcPr/>
          <w:p w:rsidR="00000000" w:rsidDel="00000000" w:rsidP="00000000" w:rsidRDefault="00000000" w:rsidRPr="00000000" w14:paraId="00000C04">
            <w:pPr>
              <w:rPr/>
            </w:pPr>
            <w:r w:rsidDel="00000000" w:rsidR="00000000" w:rsidRPr="00000000">
              <w:rPr>
                <w:rtl w:val="0"/>
              </w:rPr>
              <w:t xml:space="preserve">ALARM_CONFIG_WRITE</w:t>
            </w:r>
          </w:p>
        </w:tc>
        <w:tc>
          <w:tcPr/>
          <w:p w:rsidR="00000000" w:rsidDel="00000000" w:rsidP="00000000" w:rsidRDefault="00000000" w:rsidRPr="00000000" w14:paraId="00000C05">
            <w:pPr>
              <w:rPr/>
            </w:pPr>
            <w:r w:rsidDel="00000000" w:rsidR="00000000" w:rsidRPr="00000000">
              <w:rPr>
                <w:rtl w:val="0"/>
              </w:rPr>
              <w:t xml:space="preserve">Uint8_t</w:t>
            </w:r>
          </w:p>
        </w:tc>
        <w:tc>
          <w:tcPr/>
          <w:p w:rsidR="00000000" w:rsidDel="00000000" w:rsidP="00000000" w:rsidRDefault="00000000" w:rsidRPr="00000000" w14:paraId="00000C06">
            <w:pPr>
              <w:rPr/>
            </w:pPr>
            <w:r w:rsidDel="00000000" w:rsidR="00000000" w:rsidRPr="00000000">
              <w:rPr>
                <w:rtl w:val="0"/>
              </w:rPr>
              <w:t xml:space="preserve">0x23 = ALARM_CONFIG_WRITE</w:t>
            </w:r>
          </w:p>
        </w:tc>
      </w:tr>
      <w:tr>
        <w:trPr>
          <w:trHeight w:val="225" w:hRule="atLeast"/>
        </w:trPr>
        <w:tc>
          <w:tcPr/>
          <w:p w:rsidR="00000000" w:rsidDel="00000000" w:rsidP="00000000" w:rsidRDefault="00000000" w:rsidRPr="00000000" w14:paraId="00000C07">
            <w:pPr>
              <w:rPr/>
            </w:pPr>
            <w:r w:rsidDel="00000000" w:rsidR="00000000" w:rsidRPr="00000000">
              <w:rPr>
                <w:rtl w:val="0"/>
              </w:rPr>
              <w:t xml:space="preserve">Sensor type</w:t>
            </w:r>
          </w:p>
        </w:tc>
        <w:tc>
          <w:tcPr/>
          <w:p w:rsidR="00000000" w:rsidDel="00000000" w:rsidP="00000000" w:rsidRDefault="00000000" w:rsidRPr="00000000" w14:paraId="00000C08">
            <w:pPr>
              <w:rPr/>
            </w:pPr>
            <w:r w:rsidDel="00000000" w:rsidR="00000000" w:rsidRPr="00000000">
              <w:rPr>
                <w:rtl w:val="0"/>
              </w:rPr>
              <w:t xml:space="preserve">Uint8_t</w:t>
            </w:r>
          </w:p>
        </w:tc>
        <w:tc>
          <w:tcPr/>
          <w:p w:rsidR="00000000" w:rsidDel="00000000" w:rsidP="00000000" w:rsidRDefault="00000000" w:rsidRPr="00000000" w14:paraId="00000C09">
            <w:pPr>
              <w:rPr/>
            </w:pPr>
            <w:r w:rsidDel="00000000" w:rsidR="00000000" w:rsidRPr="00000000">
              <w:rPr>
                <w:rtl w:val="0"/>
              </w:rPr>
              <w:t xml:space="preserve">0 = DS18B20</w:t>
            </w:r>
          </w:p>
        </w:tc>
      </w:tr>
      <w:tr>
        <w:tc>
          <w:tcPr/>
          <w:p w:rsidR="00000000" w:rsidDel="00000000" w:rsidP="00000000" w:rsidRDefault="00000000" w:rsidRPr="00000000" w14:paraId="00000C0A">
            <w:pPr>
              <w:rPr/>
            </w:pPr>
            <w:r w:rsidDel="00000000" w:rsidR="00000000" w:rsidRPr="00000000">
              <w:rPr>
                <w:rtl w:val="0"/>
              </w:rPr>
              <w:t xml:space="preserve">Max</w:t>
            </w:r>
          </w:p>
        </w:tc>
        <w:tc>
          <w:tcPr/>
          <w:p w:rsidR="00000000" w:rsidDel="00000000" w:rsidP="00000000" w:rsidRDefault="00000000" w:rsidRPr="00000000" w14:paraId="00000C0B">
            <w:pPr>
              <w:rPr/>
            </w:pPr>
            <w:r w:rsidDel="00000000" w:rsidR="00000000" w:rsidRPr="00000000">
              <w:rPr>
                <w:rtl w:val="0"/>
              </w:rPr>
              <w:t xml:space="preserve">Int16_t</w:t>
            </w:r>
          </w:p>
        </w:tc>
        <w:tc>
          <w:tcPr/>
          <w:p w:rsidR="00000000" w:rsidDel="00000000" w:rsidP="00000000" w:rsidRDefault="00000000" w:rsidRPr="00000000" w14:paraId="00000C0C">
            <w:pPr>
              <w:rPr/>
            </w:pPr>
            <w:r w:rsidDel="00000000" w:rsidR="00000000" w:rsidRPr="00000000">
              <w:rPr>
                <w:rtl w:val="0"/>
              </w:rPr>
              <w:t xml:space="preserve">INT16_MAX (32767)zet deze controle uit, temperatuur is in 2 decimalen nauwkeurig int16_t</w:t>
            </w:r>
          </w:p>
        </w:tc>
      </w:tr>
      <w:tr>
        <w:tc>
          <w:tcPr/>
          <w:p w:rsidR="00000000" w:rsidDel="00000000" w:rsidP="00000000" w:rsidRDefault="00000000" w:rsidRPr="00000000" w14:paraId="00000C0D">
            <w:pPr>
              <w:rPr/>
            </w:pPr>
            <w:r w:rsidDel="00000000" w:rsidR="00000000" w:rsidRPr="00000000">
              <w:rPr>
                <w:rtl w:val="0"/>
              </w:rPr>
              <w:t xml:space="preserve">Min</w:t>
            </w:r>
          </w:p>
        </w:tc>
        <w:tc>
          <w:tcPr/>
          <w:p w:rsidR="00000000" w:rsidDel="00000000" w:rsidP="00000000" w:rsidRDefault="00000000" w:rsidRPr="00000000" w14:paraId="00000C0E">
            <w:pPr>
              <w:rPr/>
            </w:pPr>
            <w:r w:rsidDel="00000000" w:rsidR="00000000" w:rsidRPr="00000000">
              <w:rPr>
                <w:rtl w:val="0"/>
              </w:rPr>
              <w:t xml:space="preserve">Int16_t</w:t>
            </w:r>
          </w:p>
        </w:tc>
        <w:tc>
          <w:tcPr/>
          <w:p w:rsidR="00000000" w:rsidDel="00000000" w:rsidP="00000000" w:rsidRDefault="00000000" w:rsidRPr="00000000" w14:paraId="00000C0F">
            <w:pPr>
              <w:rPr/>
            </w:pPr>
            <w:r w:rsidDel="00000000" w:rsidR="00000000" w:rsidRPr="00000000">
              <w:rPr>
                <w:rtl w:val="0"/>
              </w:rPr>
              <w:t xml:space="preserve">INT16_MIN (-32768) zet deze controle uit, temperatuur is in 2 decimalen nauwkeurig int16_t</w:t>
            </w:r>
          </w:p>
        </w:tc>
      </w:tr>
      <w:tr>
        <w:tc>
          <w:tcPr/>
          <w:p w:rsidR="00000000" w:rsidDel="00000000" w:rsidP="00000000" w:rsidRDefault="00000000" w:rsidRPr="00000000" w14:paraId="00000C10">
            <w:pPr>
              <w:rPr/>
            </w:pPr>
            <w:r w:rsidDel="00000000" w:rsidR="00000000" w:rsidRPr="00000000">
              <w:rPr>
                <w:rtl w:val="0"/>
              </w:rPr>
              <w:t xml:space="preserve">Diff</w:t>
            </w:r>
          </w:p>
        </w:tc>
        <w:tc>
          <w:tcPr/>
          <w:p w:rsidR="00000000" w:rsidDel="00000000" w:rsidP="00000000" w:rsidRDefault="00000000" w:rsidRPr="00000000" w14:paraId="00000C11">
            <w:pPr>
              <w:rPr/>
            </w:pPr>
            <w:r w:rsidDel="00000000" w:rsidR="00000000" w:rsidRPr="00000000">
              <w:rPr>
                <w:rtl w:val="0"/>
              </w:rPr>
              <w:t xml:space="preserve">uint16_t</w:t>
            </w:r>
          </w:p>
        </w:tc>
        <w:tc>
          <w:tcPr/>
          <w:p w:rsidR="00000000" w:rsidDel="00000000" w:rsidP="00000000" w:rsidRDefault="00000000" w:rsidRPr="00000000" w14:paraId="00000C12">
            <w:pPr>
              <w:rPr/>
            </w:pPr>
            <w:r w:rsidDel="00000000" w:rsidR="00000000" w:rsidRPr="00000000">
              <w:rPr>
                <w:rtl w:val="0"/>
              </w:rPr>
              <w:t xml:space="preserve">UINT16_MAX (65535)zet deze controle uit, temperatuur is in 2 decimalen nauwkeurig int16_t</w:t>
            </w:r>
          </w:p>
        </w:tc>
      </w:tr>
    </w:tbl>
    <w:p w:rsidR="00000000" w:rsidDel="00000000" w:rsidP="00000000" w:rsidRDefault="00000000" w:rsidRPr="00000000" w14:paraId="00000C13">
      <w:pPr>
        <w:rPr/>
      </w:pPr>
      <w:r w:rsidDel="00000000" w:rsidR="00000000" w:rsidRPr="00000000">
        <w:rPr>
          <w:rtl w:val="0"/>
        </w:rPr>
      </w:r>
    </w:p>
    <w:p w:rsidR="00000000" w:rsidDel="00000000" w:rsidP="00000000" w:rsidRDefault="00000000" w:rsidRPr="00000000" w14:paraId="00000C14">
      <w:pPr>
        <w:rPr>
          <w:b w:val="1"/>
        </w:rPr>
      </w:pPr>
      <w:r w:rsidDel="00000000" w:rsidR="00000000" w:rsidRPr="00000000">
        <w:rPr>
          <w:b w:val="1"/>
          <w:rtl w:val="0"/>
        </w:rPr>
        <w:t xml:space="preserve">Voorbeeld:</w:t>
      </w:r>
    </w:p>
    <w:p w:rsidR="00000000" w:rsidDel="00000000" w:rsidP="00000000" w:rsidRDefault="00000000" w:rsidRPr="00000000" w14:paraId="00000C15">
      <w:pPr>
        <w:rPr>
          <w:b w:val="1"/>
        </w:rPr>
      </w:pPr>
      <w:r w:rsidDel="00000000" w:rsidR="00000000" w:rsidRPr="00000000">
        <w:rPr>
          <w:rtl w:val="0"/>
        </w:rPr>
      </w:r>
    </w:p>
    <w:p w:rsidR="00000000" w:rsidDel="00000000" w:rsidP="00000000" w:rsidRDefault="00000000" w:rsidRPr="00000000" w14:paraId="00000C16">
      <w:pPr>
        <w:rPr/>
      </w:pPr>
      <w:r w:rsidDel="00000000" w:rsidR="00000000" w:rsidRPr="00000000">
        <w:rPr>
          <w:rtl w:val="0"/>
        </w:rPr>
      </w:r>
    </w:p>
    <w:tbl>
      <w:tblPr>
        <w:tblStyle w:val="Table147"/>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15"/>
        <w:gridCol w:w="1020"/>
        <w:gridCol w:w="1065"/>
        <w:gridCol w:w="4500"/>
        <w:tblGridChange w:id="0">
          <w:tblGrid>
            <w:gridCol w:w="3015"/>
            <w:gridCol w:w="1020"/>
            <w:gridCol w:w="1065"/>
            <w:gridCol w:w="4500"/>
          </w:tblGrid>
        </w:tblGridChange>
      </w:tblGrid>
      <w:tr>
        <w:tc>
          <w:tcPr/>
          <w:p w:rsidR="00000000" w:rsidDel="00000000" w:rsidP="00000000" w:rsidRDefault="00000000" w:rsidRPr="00000000" w14:paraId="00000C17">
            <w:pPr>
              <w:rPr>
                <w:b w:val="1"/>
              </w:rPr>
            </w:pPr>
            <w:r w:rsidDel="00000000" w:rsidR="00000000" w:rsidRPr="00000000">
              <w:rPr>
                <w:b w:val="1"/>
                <w:rtl w:val="0"/>
              </w:rPr>
              <w:t xml:space="preserve">Veld</w:t>
            </w:r>
          </w:p>
        </w:tc>
        <w:tc>
          <w:tcPr/>
          <w:p w:rsidR="00000000" w:rsidDel="00000000" w:rsidP="00000000" w:rsidRDefault="00000000" w:rsidRPr="00000000" w14:paraId="00000C18">
            <w:pPr>
              <w:rPr>
                <w:b w:val="1"/>
              </w:rPr>
            </w:pPr>
            <w:r w:rsidDel="00000000" w:rsidR="00000000" w:rsidRPr="00000000">
              <w:rPr>
                <w:b w:val="1"/>
                <w:rtl w:val="0"/>
              </w:rPr>
              <w:t xml:space="preserve">Grote</w:t>
            </w:r>
          </w:p>
        </w:tc>
        <w:tc>
          <w:tcPr/>
          <w:p w:rsidR="00000000" w:rsidDel="00000000" w:rsidP="00000000" w:rsidRDefault="00000000" w:rsidRPr="00000000" w14:paraId="00000C19">
            <w:pPr>
              <w:rPr>
                <w:b w:val="1"/>
              </w:rPr>
            </w:pPr>
            <w:r w:rsidDel="00000000" w:rsidR="00000000" w:rsidRPr="00000000">
              <w:rPr>
                <w:b w:val="1"/>
                <w:rtl w:val="0"/>
              </w:rPr>
              <w:t xml:space="preserve">Waarde</w:t>
            </w:r>
          </w:p>
        </w:tc>
        <w:tc>
          <w:tcPr/>
          <w:p w:rsidR="00000000" w:rsidDel="00000000" w:rsidP="00000000" w:rsidRDefault="00000000" w:rsidRPr="00000000" w14:paraId="00000C1A">
            <w:pPr>
              <w:rPr>
                <w:b w:val="1"/>
              </w:rPr>
            </w:pPr>
            <w:r w:rsidDel="00000000" w:rsidR="00000000" w:rsidRPr="00000000">
              <w:rPr>
                <w:b w:val="1"/>
                <w:rtl w:val="0"/>
              </w:rPr>
              <w:t xml:space="preserve">Omschrijving</w:t>
            </w:r>
          </w:p>
        </w:tc>
      </w:tr>
      <w:tr>
        <w:tc>
          <w:tcPr/>
          <w:p w:rsidR="00000000" w:rsidDel="00000000" w:rsidP="00000000" w:rsidRDefault="00000000" w:rsidRPr="00000000" w14:paraId="00000C1B">
            <w:pPr>
              <w:rPr/>
            </w:pPr>
            <w:r w:rsidDel="00000000" w:rsidR="00000000" w:rsidRPr="00000000">
              <w:rPr>
                <w:rtl w:val="0"/>
              </w:rPr>
              <w:t xml:space="preserve">ALARM_CONFIG_WRITE</w:t>
            </w:r>
          </w:p>
        </w:tc>
        <w:tc>
          <w:tcPr/>
          <w:p w:rsidR="00000000" w:rsidDel="00000000" w:rsidP="00000000" w:rsidRDefault="00000000" w:rsidRPr="00000000" w14:paraId="00000C1C">
            <w:pPr>
              <w:rPr/>
            </w:pPr>
            <w:r w:rsidDel="00000000" w:rsidR="00000000" w:rsidRPr="00000000">
              <w:rPr>
                <w:rtl w:val="0"/>
              </w:rPr>
              <w:t xml:space="preserve">Uint8_t</w:t>
            </w:r>
          </w:p>
        </w:tc>
        <w:tc>
          <w:tcPr/>
          <w:p w:rsidR="00000000" w:rsidDel="00000000" w:rsidP="00000000" w:rsidRDefault="00000000" w:rsidRPr="00000000" w14:paraId="00000C1D">
            <w:pPr>
              <w:rPr/>
            </w:pPr>
            <w:r w:rsidDel="00000000" w:rsidR="00000000" w:rsidRPr="00000000">
              <w:rPr>
                <w:rtl w:val="0"/>
              </w:rPr>
              <w:t xml:space="preserve">0xA3</w:t>
            </w:r>
          </w:p>
        </w:tc>
        <w:tc>
          <w:tcPr/>
          <w:p w:rsidR="00000000" w:rsidDel="00000000" w:rsidP="00000000" w:rsidRDefault="00000000" w:rsidRPr="00000000" w14:paraId="00000C1E">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1F">
            <w:pPr>
              <w:rPr/>
            </w:pPr>
            <w:r w:rsidDel="00000000" w:rsidR="00000000" w:rsidRPr="00000000">
              <w:rPr>
                <w:rtl w:val="0"/>
              </w:rPr>
              <w:t xml:space="preserve">Sensor type</w:t>
            </w:r>
          </w:p>
        </w:tc>
        <w:tc>
          <w:tcPr/>
          <w:p w:rsidR="00000000" w:rsidDel="00000000" w:rsidP="00000000" w:rsidRDefault="00000000" w:rsidRPr="00000000" w14:paraId="00000C20">
            <w:pPr>
              <w:rPr/>
            </w:pPr>
            <w:r w:rsidDel="00000000" w:rsidR="00000000" w:rsidRPr="00000000">
              <w:rPr>
                <w:rtl w:val="0"/>
              </w:rPr>
              <w:t xml:space="preserve">Uint8_t</w:t>
            </w:r>
          </w:p>
        </w:tc>
        <w:tc>
          <w:tcPr/>
          <w:p w:rsidR="00000000" w:rsidDel="00000000" w:rsidP="00000000" w:rsidRDefault="00000000" w:rsidRPr="00000000" w14:paraId="00000C21">
            <w:pPr>
              <w:rPr/>
            </w:pPr>
            <w:r w:rsidDel="00000000" w:rsidR="00000000" w:rsidRPr="00000000">
              <w:rPr>
                <w:rtl w:val="0"/>
              </w:rPr>
              <w:t xml:space="preserve">0x00</w:t>
            </w:r>
          </w:p>
        </w:tc>
        <w:tc>
          <w:tcPr/>
          <w:p w:rsidR="00000000" w:rsidDel="00000000" w:rsidP="00000000" w:rsidRDefault="00000000" w:rsidRPr="00000000" w14:paraId="00000C22">
            <w:pPr>
              <w:rPr/>
            </w:pPr>
            <w:r w:rsidDel="00000000" w:rsidR="00000000" w:rsidRPr="00000000">
              <w:rPr>
                <w:rtl w:val="0"/>
              </w:rPr>
              <w:t xml:space="preserve">DS18B20</w:t>
            </w:r>
          </w:p>
        </w:tc>
      </w:tr>
      <w:tr>
        <w:trPr>
          <w:trHeight w:val="210" w:hRule="atLeast"/>
        </w:trPr>
        <w:tc>
          <w:tcPr/>
          <w:p w:rsidR="00000000" w:rsidDel="00000000" w:rsidP="00000000" w:rsidRDefault="00000000" w:rsidRPr="00000000" w14:paraId="00000C23">
            <w:pPr>
              <w:rPr/>
            </w:pPr>
            <w:r w:rsidDel="00000000" w:rsidR="00000000" w:rsidRPr="00000000">
              <w:rPr>
                <w:rtl w:val="0"/>
              </w:rPr>
              <w:t xml:space="preserve">Maximum</w:t>
            </w:r>
          </w:p>
        </w:tc>
        <w:tc>
          <w:tcPr/>
          <w:p w:rsidR="00000000" w:rsidDel="00000000" w:rsidP="00000000" w:rsidRDefault="00000000" w:rsidRPr="00000000" w14:paraId="00000C24">
            <w:pPr>
              <w:rPr/>
            </w:pPr>
            <w:r w:rsidDel="00000000" w:rsidR="00000000" w:rsidRPr="00000000">
              <w:rPr>
                <w:rtl w:val="0"/>
              </w:rPr>
              <w:t xml:space="preserve">Int16_t</w:t>
            </w:r>
          </w:p>
        </w:tc>
        <w:tc>
          <w:tcPr/>
          <w:p w:rsidR="00000000" w:rsidDel="00000000" w:rsidP="00000000" w:rsidRDefault="00000000" w:rsidRPr="00000000" w14:paraId="00000C25">
            <w:pPr>
              <w:rPr/>
            </w:pPr>
            <w:r w:rsidDel="00000000" w:rsidR="00000000" w:rsidRPr="00000000">
              <w:rPr>
                <w:rtl w:val="0"/>
              </w:rPr>
              <w:t xml:space="preserve">0x1F40</w:t>
            </w:r>
          </w:p>
        </w:tc>
        <w:tc>
          <w:tcPr/>
          <w:p w:rsidR="00000000" w:rsidDel="00000000" w:rsidP="00000000" w:rsidRDefault="00000000" w:rsidRPr="00000000" w14:paraId="00000C26">
            <w:pPr>
              <w:rPr/>
            </w:pPr>
            <w:r w:rsidDel="00000000" w:rsidR="00000000" w:rsidRPr="00000000">
              <w:rPr>
                <w:rtl w:val="0"/>
              </w:rPr>
              <w:t xml:space="preserve">8000d  = 80.00 C°</w:t>
            </w:r>
          </w:p>
        </w:tc>
      </w:tr>
      <w:tr>
        <w:tc>
          <w:tcPr/>
          <w:p w:rsidR="00000000" w:rsidDel="00000000" w:rsidP="00000000" w:rsidRDefault="00000000" w:rsidRPr="00000000" w14:paraId="00000C27">
            <w:pPr>
              <w:rPr/>
            </w:pPr>
            <w:r w:rsidDel="00000000" w:rsidR="00000000" w:rsidRPr="00000000">
              <w:rPr>
                <w:rtl w:val="0"/>
              </w:rPr>
              <w:t xml:space="preserve">Minimum</w:t>
            </w:r>
          </w:p>
        </w:tc>
        <w:tc>
          <w:tcPr/>
          <w:p w:rsidR="00000000" w:rsidDel="00000000" w:rsidP="00000000" w:rsidRDefault="00000000" w:rsidRPr="00000000" w14:paraId="00000C28">
            <w:pPr>
              <w:rPr/>
            </w:pPr>
            <w:r w:rsidDel="00000000" w:rsidR="00000000" w:rsidRPr="00000000">
              <w:rPr>
                <w:rtl w:val="0"/>
              </w:rPr>
              <w:t xml:space="preserve">Int16_t</w:t>
            </w:r>
          </w:p>
        </w:tc>
        <w:tc>
          <w:tcPr/>
          <w:p w:rsidR="00000000" w:rsidDel="00000000" w:rsidP="00000000" w:rsidRDefault="00000000" w:rsidRPr="00000000" w14:paraId="00000C29">
            <w:pPr>
              <w:rPr/>
            </w:pPr>
            <w:r w:rsidDel="00000000" w:rsidR="00000000" w:rsidRPr="00000000">
              <w:rPr>
                <w:rtl w:val="0"/>
              </w:rPr>
              <w:t xml:space="preserve">0xF63C</w:t>
            </w:r>
          </w:p>
        </w:tc>
        <w:tc>
          <w:tcPr/>
          <w:p w:rsidR="00000000" w:rsidDel="00000000" w:rsidP="00000000" w:rsidRDefault="00000000" w:rsidRPr="00000000" w14:paraId="00000C2A">
            <w:pPr>
              <w:rPr/>
            </w:pPr>
            <w:r w:rsidDel="00000000" w:rsidR="00000000" w:rsidRPr="00000000">
              <w:rPr>
                <w:rtl w:val="0"/>
              </w:rPr>
              <w:t xml:space="preserve">-2500d = -25.00 C°</w:t>
            </w:r>
          </w:p>
        </w:tc>
      </w:tr>
      <w:tr>
        <w:tc>
          <w:tcPr/>
          <w:p w:rsidR="00000000" w:rsidDel="00000000" w:rsidP="00000000" w:rsidRDefault="00000000" w:rsidRPr="00000000" w14:paraId="00000C2B">
            <w:pPr>
              <w:rPr/>
            </w:pPr>
            <w:r w:rsidDel="00000000" w:rsidR="00000000" w:rsidRPr="00000000">
              <w:rPr>
                <w:rtl w:val="0"/>
              </w:rPr>
              <w:t xml:space="preserve">Verschil</w:t>
            </w:r>
          </w:p>
        </w:tc>
        <w:tc>
          <w:tcPr/>
          <w:p w:rsidR="00000000" w:rsidDel="00000000" w:rsidP="00000000" w:rsidRDefault="00000000" w:rsidRPr="00000000" w14:paraId="00000C2C">
            <w:pPr>
              <w:rPr/>
            </w:pPr>
            <w:r w:rsidDel="00000000" w:rsidR="00000000" w:rsidRPr="00000000">
              <w:rPr>
                <w:rtl w:val="0"/>
              </w:rPr>
              <w:t xml:space="preserve">uint16_t</w:t>
            </w:r>
          </w:p>
        </w:tc>
        <w:tc>
          <w:tcPr/>
          <w:p w:rsidR="00000000" w:rsidDel="00000000" w:rsidP="00000000" w:rsidRDefault="00000000" w:rsidRPr="00000000" w14:paraId="00000C2D">
            <w:pPr>
              <w:rPr/>
            </w:pPr>
            <w:r w:rsidDel="00000000" w:rsidR="00000000" w:rsidRPr="00000000">
              <w:rPr>
                <w:rtl w:val="0"/>
              </w:rPr>
              <w:t xml:space="preserve">0x03E8</w:t>
            </w:r>
          </w:p>
        </w:tc>
        <w:tc>
          <w:tcPr/>
          <w:p w:rsidR="00000000" w:rsidDel="00000000" w:rsidP="00000000" w:rsidRDefault="00000000" w:rsidRPr="00000000" w14:paraId="00000C2E">
            <w:pPr>
              <w:rPr/>
            </w:pPr>
            <w:r w:rsidDel="00000000" w:rsidR="00000000" w:rsidRPr="00000000">
              <w:rPr>
                <w:rtl w:val="0"/>
              </w:rPr>
              <w:t xml:space="preserve">1000d  = 10.00 C°</w:t>
            </w:r>
          </w:p>
        </w:tc>
      </w:tr>
    </w:tbl>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rPr>
          <w:b w:val="1"/>
        </w:rPr>
      </w:pPr>
      <w:r w:rsidDel="00000000" w:rsidR="00000000" w:rsidRPr="00000000">
        <w:rPr>
          <w:rtl w:val="0"/>
        </w:rPr>
      </w:r>
    </w:p>
    <w:tbl>
      <w:tblPr>
        <w:tblStyle w:val="Table148"/>
        <w:tblW w:w="39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2765"/>
        <w:tblGridChange w:id="0">
          <w:tblGrid>
            <w:gridCol w:w="1199"/>
            <w:gridCol w:w="2765"/>
          </w:tblGrid>
        </w:tblGridChange>
      </w:tblGrid>
      <w:tr>
        <w:tc>
          <w:tcPr/>
          <w:p w:rsidR="00000000" w:rsidDel="00000000" w:rsidP="00000000" w:rsidRDefault="00000000" w:rsidRPr="00000000" w14:paraId="00000C31">
            <w:pPr>
              <w:rPr>
                <w:b w:val="1"/>
              </w:rPr>
            </w:pPr>
            <w:r w:rsidDel="00000000" w:rsidR="00000000" w:rsidRPr="00000000">
              <w:rPr>
                <w:rtl w:val="0"/>
              </w:rPr>
            </w:r>
          </w:p>
        </w:tc>
        <w:tc>
          <w:tcPr/>
          <w:p w:rsidR="00000000" w:rsidDel="00000000" w:rsidP="00000000" w:rsidRDefault="00000000" w:rsidRPr="00000000" w14:paraId="00000C32">
            <w:pPr>
              <w:rPr>
                <w:b w:val="1"/>
              </w:rPr>
            </w:pPr>
            <w:r w:rsidDel="00000000" w:rsidR="00000000" w:rsidRPr="00000000">
              <w:rPr>
                <w:b w:val="1"/>
                <w:rtl w:val="0"/>
              </w:rPr>
              <w:t xml:space="preserve">Hex bericht</w:t>
            </w:r>
          </w:p>
        </w:tc>
      </w:tr>
      <w:tr>
        <w:tc>
          <w:tcPr/>
          <w:p w:rsidR="00000000" w:rsidDel="00000000" w:rsidP="00000000" w:rsidRDefault="00000000" w:rsidRPr="00000000" w14:paraId="00000C33">
            <w:pPr>
              <w:rPr>
                <w:b w:val="1"/>
              </w:rPr>
            </w:pPr>
            <w:r w:rsidDel="00000000" w:rsidR="00000000" w:rsidRPr="00000000">
              <w:rPr>
                <w:b w:val="1"/>
                <w:rtl w:val="0"/>
              </w:rPr>
              <w:t xml:space="preserve">Opdracht</w:t>
            </w:r>
          </w:p>
        </w:tc>
        <w:tc>
          <w:tcPr/>
          <w:p w:rsidR="00000000" w:rsidDel="00000000" w:rsidP="00000000" w:rsidRDefault="00000000" w:rsidRPr="00000000" w14:paraId="00000C34">
            <w:pPr>
              <w:rPr/>
            </w:pPr>
            <w:r w:rsidDel="00000000" w:rsidR="00000000" w:rsidRPr="00000000">
              <w:rPr>
                <w:rtl w:val="0"/>
              </w:rPr>
              <w:t xml:space="preserve">0xA3001F40F63C03E8</w:t>
            </w:r>
          </w:p>
        </w:tc>
      </w:tr>
      <w:tr>
        <w:trPr>
          <w:trHeight w:val="260" w:hRule="atLeast"/>
        </w:trPr>
        <w:tc>
          <w:tcPr/>
          <w:p w:rsidR="00000000" w:rsidDel="00000000" w:rsidP="00000000" w:rsidRDefault="00000000" w:rsidRPr="00000000" w14:paraId="00000C35">
            <w:pPr>
              <w:rPr>
                <w:b w:val="1"/>
              </w:rPr>
            </w:pPr>
            <w:r w:rsidDel="00000000" w:rsidR="00000000" w:rsidRPr="00000000">
              <w:rPr>
                <w:b w:val="1"/>
                <w:rtl w:val="0"/>
              </w:rPr>
              <w:t xml:space="preserve">Antwoord</w:t>
            </w:r>
          </w:p>
        </w:tc>
        <w:tc>
          <w:tcPr/>
          <w:p w:rsidR="00000000" w:rsidDel="00000000" w:rsidP="00000000" w:rsidRDefault="00000000" w:rsidRPr="00000000" w14:paraId="00000C36">
            <w:pPr>
              <w:rPr/>
            </w:pPr>
            <w:r w:rsidDel="00000000" w:rsidR="00000000" w:rsidRPr="00000000">
              <w:rPr>
                <w:rtl w:val="0"/>
              </w:rPr>
              <w:t xml:space="preserve">0x00A300000000</w:t>
            </w:r>
          </w:p>
        </w:tc>
      </w:tr>
    </w:tbl>
    <w:p w:rsidR="00000000" w:rsidDel="00000000" w:rsidP="00000000" w:rsidRDefault="00000000" w:rsidRPr="00000000" w14:paraId="00000C37">
      <w:pPr>
        <w:rPr/>
      </w:pPr>
      <w:r w:rsidDel="00000000" w:rsidR="00000000" w:rsidRPr="00000000">
        <w:rPr>
          <w:rtl w:val="0"/>
        </w:rPr>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rPr>
          <w:b w:val="1"/>
        </w:rPr>
      </w:pPr>
      <w:r w:rsidDel="00000000" w:rsidR="00000000" w:rsidRPr="00000000">
        <w:rPr>
          <w:b w:val="1"/>
          <w:rtl w:val="0"/>
        </w:rPr>
        <w:t xml:space="preserve">BME280</w:t>
      </w:r>
    </w:p>
    <w:p w:rsidR="00000000" w:rsidDel="00000000" w:rsidP="00000000" w:rsidRDefault="00000000" w:rsidRPr="00000000" w14:paraId="00000C3A">
      <w:pPr>
        <w:rPr/>
      </w:pPr>
      <w:r w:rsidDel="00000000" w:rsidR="00000000" w:rsidRPr="00000000">
        <w:rPr>
          <w:rtl w:val="0"/>
        </w:rPr>
        <w:t xml:space="preserve">De BME280 meet temperatuur, luchtvochtigheid en de barometrische druk, voor elk meetresultaat is er een maximum, minimum en verschil waarde in te stellen.</w:t>
      </w:r>
    </w:p>
    <w:p w:rsidR="00000000" w:rsidDel="00000000" w:rsidP="00000000" w:rsidRDefault="00000000" w:rsidRPr="00000000" w14:paraId="00000C3B">
      <w:pPr>
        <w:rPr/>
      </w:pPr>
      <w:r w:rsidDel="00000000" w:rsidR="00000000" w:rsidRPr="00000000">
        <w:rPr>
          <w:rtl w:val="0"/>
        </w:rPr>
      </w:r>
    </w:p>
    <w:tbl>
      <w:tblPr>
        <w:tblStyle w:val="Table149"/>
        <w:tblW w:w="87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4230"/>
        <w:tblGridChange w:id="0">
          <w:tblGrid>
            <w:gridCol w:w="3495"/>
            <w:gridCol w:w="1035"/>
            <w:gridCol w:w="4230"/>
          </w:tblGrid>
        </w:tblGridChange>
      </w:tblGrid>
      <w:tr>
        <w:tc>
          <w:tcPr/>
          <w:p w:rsidR="00000000" w:rsidDel="00000000" w:rsidP="00000000" w:rsidRDefault="00000000" w:rsidRPr="00000000" w14:paraId="00000C3C">
            <w:pPr>
              <w:rPr>
                <w:b w:val="1"/>
              </w:rPr>
            </w:pPr>
            <w:r w:rsidDel="00000000" w:rsidR="00000000" w:rsidRPr="00000000">
              <w:rPr>
                <w:b w:val="1"/>
                <w:rtl w:val="0"/>
              </w:rPr>
              <w:t xml:space="preserve">Veld</w:t>
            </w:r>
          </w:p>
        </w:tc>
        <w:tc>
          <w:tcPr/>
          <w:p w:rsidR="00000000" w:rsidDel="00000000" w:rsidP="00000000" w:rsidRDefault="00000000" w:rsidRPr="00000000" w14:paraId="00000C3D">
            <w:pPr>
              <w:rPr>
                <w:b w:val="1"/>
              </w:rPr>
            </w:pPr>
            <w:r w:rsidDel="00000000" w:rsidR="00000000" w:rsidRPr="00000000">
              <w:rPr>
                <w:b w:val="1"/>
                <w:rtl w:val="0"/>
              </w:rPr>
              <w:t xml:space="preserve">Grote</w:t>
            </w:r>
          </w:p>
        </w:tc>
        <w:tc>
          <w:tcPr/>
          <w:p w:rsidR="00000000" w:rsidDel="00000000" w:rsidP="00000000" w:rsidRDefault="00000000" w:rsidRPr="00000000" w14:paraId="00000C3E">
            <w:pPr>
              <w:rPr>
                <w:b w:val="1"/>
              </w:rPr>
            </w:pPr>
            <w:r w:rsidDel="00000000" w:rsidR="00000000" w:rsidRPr="00000000">
              <w:rPr>
                <w:b w:val="1"/>
                <w:rtl w:val="0"/>
              </w:rPr>
              <w:t xml:space="preserve">Omschrijving</w:t>
            </w:r>
          </w:p>
        </w:tc>
      </w:tr>
      <w:tr>
        <w:tc>
          <w:tcPr/>
          <w:p w:rsidR="00000000" w:rsidDel="00000000" w:rsidP="00000000" w:rsidRDefault="00000000" w:rsidRPr="00000000" w14:paraId="00000C3F">
            <w:pPr>
              <w:rPr/>
            </w:pPr>
            <w:r w:rsidDel="00000000" w:rsidR="00000000" w:rsidRPr="00000000">
              <w:rPr>
                <w:rtl w:val="0"/>
              </w:rPr>
              <w:t xml:space="preserve">ALARM_CONFIG_WRITE</w:t>
            </w:r>
          </w:p>
        </w:tc>
        <w:tc>
          <w:tcPr/>
          <w:p w:rsidR="00000000" w:rsidDel="00000000" w:rsidP="00000000" w:rsidRDefault="00000000" w:rsidRPr="00000000" w14:paraId="00000C40">
            <w:pPr>
              <w:rPr/>
            </w:pPr>
            <w:r w:rsidDel="00000000" w:rsidR="00000000" w:rsidRPr="00000000">
              <w:rPr>
                <w:rtl w:val="0"/>
              </w:rPr>
              <w:t xml:space="preserve">Uint8_t</w:t>
            </w:r>
          </w:p>
        </w:tc>
        <w:tc>
          <w:tcPr/>
          <w:p w:rsidR="00000000" w:rsidDel="00000000" w:rsidP="00000000" w:rsidRDefault="00000000" w:rsidRPr="00000000" w14:paraId="00000C41">
            <w:pPr>
              <w:rPr/>
            </w:pPr>
            <w:r w:rsidDel="00000000" w:rsidR="00000000" w:rsidRPr="00000000">
              <w:rPr>
                <w:rtl w:val="0"/>
              </w:rPr>
              <w:t xml:space="preserve">0xA3 = ALARM_CONFIG_WRITE</w:t>
            </w:r>
          </w:p>
        </w:tc>
      </w:tr>
      <w:tr>
        <w:trPr>
          <w:trHeight w:val="225" w:hRule="atLeast"/>
        </w:trPr>
        <w:tc>
          <w:tcPr/>
          <w:p w:rsidR="00000000" w:rsidDel="00000000" w:rsidP="00000000" w:rsidRDefault="00000000" w:rsidRPr="00000000" w14:paraId="00000C42">
            <w:pPr>
              <w:rPr/>
            </w:pPr>
            <w:r w:rsidDel="00000000" w:rsidR="00000000" w:rsidRPr="00000000">
              <w:rPr>
                <w:rtl w:val="0"/>
              </w:rPr>
              <w:t xml:space="preserve">Sensor type</w:t>
            </w:r>
          </w:p>
        </w:tc>
        <w:tc>
          <w:tcPr/>
          <w:p w:rsidR="00000000" w:rsidDel="00000000" w:rsidP="00000000" w:rsidRDefault="00000000" w:rsidRPr="00000000" w14:paraId="00000C43">
            <w:pPr>
              <w:rPr/>
            </w:pPr>
            <w:r w:rsidDel="00000000" w:rsidR="00000000" w:rsidRPr="00000000">
              <w:rPr>
                <w:rtl w:val="0"/>
              </w:rPr>
              <w:t xml:space="preserve">Uint8_t</w:t>
            </w:r>
          </w:p>
        </w:tc>
        <w:tc>
          <w:tcPr/>
          <w:p w:rsidR="00000000" w:rsidDel="00000000" w:rsidP="00000000" w:rsidRDefault="00000000" w:rsidRPr="00000000" w14:paraId="00000C44">
            <w:pPr>
              <w:rPr/>
            </w:pPr>
            <w:r w:rsidDel="00000000" w:rsidR="00000000" w:rsidRPr="00000000">
              <w:rPr>
                <w:rtl w:val="0"/>
              </w:rPr>
              <w:t xml:space="preserve">0x01 = BME280</w:t>
            </w:r>
          </w:p>
        </w:tc>
      </w:tr>
      <w:tr>
        <w:tc>
          <w:tcPr/>
          <w:p w:rsidR="00000000" w:rsidDel="00000000" w:rsidP="00000000" w:rsidRDefault="00000000" w:rsidRPr="00000000" w14:paraId="00000C45">
            <w:pPr>
              <w:rPr/>
            </w:pPr>
            <w:r w:rsidDel="00000000" w:rsidR="00000000" w:rsidRPr="00000000">
              <w:rPr>
                <w:rtl w:val="0"/>
              </w:rPr>
              <w:t xml:space="preserve">Temperatuur maximum</w:t>
            </w:r>
          </w:p>
        </w:tc>
        <w:tc>
          <w:tcPr/>
          <w:p w:rsidR="00000000" w:rsidDel="00000000" w:rsidP="00000000" w:rsidRDefault="00000000" w:rsidRPr="00000000" w14:paraId="00000C46">
            <w:pPr>
              <w:rPr/>
            </w:pPr>
            <w:r w:rsidDel="00000000" w:rsidR="00000000" w:rsidRPr="00000000">
              <w:rPr>
                <w:rtl w:val="0"/>
              </w:rPr>
              <w:t xml:space="preserve">Int16_t</w:t>
            </w:r>
          </w:p>
        </w:tc>
        <w:tc>
          <w:tcPr/>
          <w:p w:rsidR="00000000" w:rsidDel="00000000" w:rsidP="00000000" w:rsidRDefault="00000000" w:rsidRPr="00000000" w14:paraId="00000C47">
            <w:pPr>
              <w:rPr/>
            </w:pPr>
            <w:r w:rsidDel="00000000" w:rsidR="00000000" w:rsidRPr="00000000">
              <w:rPr>
                <w:rtl w:val="0"/>
              </w:rPr>
              <w:t xml:space="preserve">INT16_MAX (32767)zet deze controle uit</w:t>
            </w:r>
          </w:p>
        </w:tc>
      </w:tr>
      <w:tr>
        <w:tc>
          <w:tcPr/>
          <w:p w:rsidR="00000000" w:rsidDel="00000000" w:rsidP="00000000" w:rsidRDefault="00000000" w:rsidRPr="00000000" w14:paraId="00000C48">
            <w:pPr>
              <w:rPr/>
            </w:pPr>
            <w:r w:rsidDel="00000000" w:rsidR="00000000" w:rsidRPr="00000000">
              <w:rPr>
                <w:rtl w:val="0"/>
              </w:rPr>
              <w:t xml:space="preserve">Temperatuur minimum</w:t>
            </w:r>
          </w:p>
        </w:tc>
        <w:tc>
          <w:tcPr/>
          <w:p w:rsidR="00000000" w:rsidDel="00000000" w:rsidP="00000000" w:rsidRDefault="00000000" w:rsidRPr="00000000" w14:paraId="00000C49">
            <w:pPr>
              <w:rPr/>
            </w:pPr>
            <w:r w:rsidDel="00000000" w:rsidR="00000000" w:rsidRPr="00000000">
              <w:rPr>
                <w:rtl w:val="0"/>
              </w:rPr>
              <w:t xml:space="preserve">Int16_t</w:t>
            </w:r>
          </w:p>
        </w:tc>
        <w:tc>
          <w:tcPr/>
          <w:p w:rsidR="00000000" w:rsidDel="00000000" w:rsidP="00000000" w:rsidRDefault="00000000" w:rsidRPr="00000000" w14:paraId="00000C4A">
            <w:pPr>
              <w:rPr/>
            </w:pPr>
            <w:r w:rsidDel="00000000" w:rsidR="00000000" w:rsidRPr="00000000">
              <w:rPr>
                <w:rtl w:val="0"/>
              </w:rPr>
              <w:t xml:space="preserve">INT16_MIN (-32768) zet deze controle uit</w:t>
            </w:r>
          </w:p>
        </w:tc>
      </w:tr>
      <w:tr>
        <w:tc>
          <w:tcPr/>
          <w:p w:rsidR="00000000" w:rsidDel="00000000" w:rsidP="00000000" w:rsidRDefault="00000000" w:rsidRPr="00000000" w14:paraId="00000C4B">
            <w:pPr>
              <w:rPr/>
            </w:pPr>
            <w:r w:rsidDel="00000000" w:rsidR="00000000" w:rsidRPr="00000000">
              <w:rPr>
                <w:rtl w:val="0"/>
              </w:rPr>
              <w:t xml:space="preserve">Temperatuur verschil</w:t>
            </w:r>
          </w:p>
        </w:tc>
        <w:tc>
          <w:tcPr/>
          <w:p w:rsidR="00000000" w:rsidDel="00000000" w:rsidP="00000000" w:rsidRDefault="00000000" w:rsidRPr="00000000" w14:paraId="00000C4C">
            <w:pPr>
              <w:rPr/>
            </w:pPr>
            <w:r w:rsidDel="00000000" w:rsidR="00000000" w:rsidRPr="00000000">
              <w:rPr>
                <w:rtl w:val="0"/>
              </w:rPr>
              <w:t xml:space="preserve">Uint16_t</w:t>
            </w:r>
          </w:p>
        </w:tc>
        <w:tc>
          <w:tcPr/>
          <w:p w:rsidR="00000000" w:rsidDel="00000000" w:rsidP="00000000" w:rsidRDefault="00000000" w:rsidRPr="00000000" w14:paraId="00000C4D">
            <w:pPr>
              <w:rPr/>
            </w:pPr>
            <w:r w:rsidDel="00000000" w:rsidR="00000000" w:rsidRPr="00000000">
              <w:rPr>
                <w:rtl w:val="0"/>
              </w:rPr>
              <w:t xml:space="preserve">UINT16_MAX (65535 of 0)zet deze controle uit</w:t>
            </w:r>
          </w:p>
        </w:tc>
      </w:tr>
      <w:tr>
        <w:tc>
          <w:tcPr/>
          <w:p w:rsidR="00000000" w:rsidDel="00000000" w:rsidP="00000000" w:rsidRDefault="00000000" w:rsidRPr="00000000" w14:paraId="00000C4E">
            <w:pPr>
              <w:rPr/>
            </w:pPr>
            <w:r w:rsidDel="00000000" w:rsidR="00000000" w:rsidRPr="00000000">
              <w:rPr>
                <w:rtl w:val="0"/>
              </w:rPr>
              <w:t xml:space="preserve">Luchtvochtigheid maximum</w:t>
            </w:r>
          </w:p>
        </w:tc>
        <w:tc>
          <w:tcPr/>
          <w:p w:rsidR="00000000" w:rsidDel="00000000" w:rsidP="00000000" w:rsidRDefault="00000000" w:rsidRPr="00000000" w14:paraId="00000C4F">
            <w:pPr>
              <w:rPr/>
            </w:pPr>
            <w:r w:rsidDel="00000000" w:rsidR="00000000" w:rsidRPr="00000000">
              <w:rPr>
                <w:rtl w:val="0"/>
              </w:rPr>
              <w:t xml:space="preserve">Uint16_t</w:t>
            </w:r>
          </w:p>
        </w:tc>
        <w:tc>
          <w:tcPr/>
          <w:p w:rsidR="00000000" w:rsidDel="00000000" w:rsidP="00000000" w:rsidRDefault="00000000" w:rsidRPr="00000000" w14:paraId="00000C50">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51">
            <w:pPr>
              <w:rPr/>
            </w:pPr>
            <w:r w:rsidDel="00000000" w:rsidR="00000000" w:rsidRPr="00000000">
              <w:rPr>
                <w:rtl w:val="0"/>
              </w:rPr>
              <w:t xml:space="preserve">Luchtvochtigheid minimum</w:t>
            </w:r>
          </w:p>
        </w:tc>
        <w:tc>
          <w:tcPr/>
          <w:p w:rsidR="00000000" w:rsidDel="00000000" w:rsidP="00000000" w:rsidRDefault="00000000" w:rsidRPr="00000000" w14:paraId="00000C52">
            <w:pPr>
              <w:rPr/>
            </w:pPr>
            <w:r w:rsidDel="00000000" w:rsidR="00000000" w:rsidRPr="00000000">
              <w:rPr>
                <w:rtl w:val="0"/>
              </w:rPr>
              <w:t xml:space="preserve">Uint16_t</w:t>
            </w:r>
          </w:p>
        </w:tc>
        <w:tc>
          <w:tcPr/>
          <w:p w:rsidR="00000000" w:rsidDel="00000000" w:rsidP="00000000" w:rsidRDefault="00000000" w:rsidRPr="00000000" w14:paraId="00000C53">
            <w:pPr>
              <w:rPr/>
            </w:pPr>
            <w:r w:rsidDel="00000000" w:rsidR="00000000" w:rsidRPr="00000000">
              <w:rPr>
                <w:rtl w:val="0"/>
              </w:rPr>
              <w:t xml:space="preserve">0 zet deze controle uit</w:t>
            </w:r>
          </w:p>
        </w:tc>
      </w:tr>
      <w:tr>
        <w:tc>
          <w:tcPr/>
          <w:p w:rsidR="00000000" w:rsidDel="00000000" w:rsidP="00000000" w:rsidRDefault="00000000" w:rsidRPr="00000000" w14:paraId="00000C54">
            <w:pPr>
              <w:rPr/>
            </w:pPr>
            <w:r w:rsidDel="00000000" w:rsidR="00000000" w:rsidRPr="00000000">
              <w:rPr>
                <w:rtl w:val="0"/>
              </w:rPr>
              <w:t xml:space="preserve">Luchtvochtigheid verschil</w:t>
            </w:r>
          </w:p>
        </w:tc>
        <w:tc>
          <w:tcPr/>
          <w:p w:rsidR="00000000" w:rsidDel="00000000" w:rsidP="00000000" w:rsidRDefault="00000000" w:rsidRPr="00000000" w14:paraId="00000C55">
            <w:pPr>
              <w:rPr/>
            </w:pPr>
            <w:r w:rsidDel="00000000" w:rsidR="00000000" w:rsidRPr="00000000">
              <w:rPr>
                <w:rtl w:val="0"/>
              </w:rPr>
              <w:t xml:space="preserve">Uint16_t</w:t>
            </w:r>
          </w:p>
        </w:tc>
        <w:tc>
          <w:tcPr/>
          <w:p w:rsidR="00000000" w:rsidDel="00000000" w:rsidP="00000000" w:rsidRDefault="00000000" w:rsidRPr="00000000" w14:paraId="00000C56">
            <w:pPr>
              <w:rPr/>
            </w:pPr>
            <w:r w:rsidDel="00000000" w:rsidR="00000000" w:rsidRPr="00000000">
              <w:rPr>
                <w:rtl w:val="0"/>
              </w:rPr>
              <w:t xml:space="preserve">UINT16_MAX (65535 of 0)zet deze controle uit</w:t>
            </w:r>
          </w:p>
        </w:tc>
      </w:tr>
      <w:tr>
        <w:tc>
          <w:tcPr/>
          <w:p w:rsidR="00000000" w:rsidDel="00000000" w:rsidP="00000000" w:rsidRDefault="00000000" w:rsidRPr="00000000" w14:paraId="00000C57">
            <w:pPr>
              <w:rPr/>
            </w:pPr>
            <w:r w:rsidDel="00000000" w:rsidR="00000000" w:rsidRPr="00000000">
              <w:rPr>
                <w:rtl w:val="0"/>
              </w:rPr>
              <w:t xml:space="preserve">Barometrische druk maximum</w:t>
            </w:r>
          </w:p>
        </w:tc>
        <w:tc>
          <w:tcPr/>
          <w:p w:rsidR="00000000" w:rsidDel="00000000" w:rsidP="00000000" w:rsidRDefault="00000000" w:rsidRPr="00000000" w14:paraId="00000C58">
            <w:pPr>
              <w:rPr/>
            </w:pPr>
            <w:r w:rsidDel="00000000" w:rsidR="00000000" w:rsidRPr="00000000">
              <w:rPr>
                <w:rtl w:val="0"/>
              </w:rPr>
              <w:t xml:space="preserve">Uint16_t</w:t>
            </w:r>
          </w:p>
        </w:tc>
        <w:tc>
          <w:tcPr/>
          <w:p w:rsidR="00000000" w:rsidDel="00000000" w:rsidP="00000000" w:rsidRDefault="00000000" w:rsidRPr="00000000" w14:paraId="00000C59">
            <w:pPr>
              <w:rPr/>
            </w:pPr>
            <w:r w:rsidDel="00000000" w:rsidR="00000000" w:rsidRPr="00000000">
              <w:rPr>
                <w:rtl w:val="0"/>
              </w:rPr>
              <w:t xml:space="preserve">UINT16_MAX (65535)zet deze controle uit</w:t>
            </w:r>
          </w:p>
        </w:tc>
      </w:tr>
      <w:tr>
        <w:tc>
          <w:tcPr/>
          <w:p w:rsidR="00000000" w:rsidDel="00000000" w:rsidP="00000000" w:rsidRDefault="00000000" w:rsidRPr="00000000" w14:paraId="00000C5A">
            <w:pPr>
              <w:rPr/>
            </w:pPr>
            <w:r w:rsidDel="00000000" w:rsidR="00000000" w:rsidRPr="00000000">
              <w:rPr>
                <w:rtl w:val="0"/>
              </w:rPr>
              <w:t xml:space="preserve">Barometrische druk minimum</w:t>
            </w:r>
          </w:p>
        </w:tc>
        <w:tc>
          <w:tcPr/>
          <w:p w:rsidR="00000000" w:rsidDel="00000000" w:rsidP="00000000" w:rsidRDefault="00000000" w:rsidRPr="00000000" w14:paraId="00000C5B">
            <w:pPr>
              <w:rPr/>
            </w:pPr>
            <w:r w:rsidDel="00000000" w:rsidR="00000000" w:rsidRPr="00000000">
              <w:rPr>
                <w:rtl w:val="0"/>
              </w:rPr>
              <w:t xml:space="preserve">Uint16_t</w:t>
            </w:r>
          </w:p>
        </w:tc>
        <w:tc>
          <w:tcPr/>
          <w:p w:rsidR="00000000" w:rsidDel="00000000" w:rsidP="00000000" w:rsidRDefault="00000000" w:rsidRPr="00000000" w14:paraId="00000C5C">
            <w:pPr>
              <w:rPr/>
            </w:pPr>
            <w:r w:rsidDel="00000000" w:rsidR="00000000" w:rsidRPr="00000000">
              <w:rPr>
                <w:rtl w:val="0"/>
              </w:rPr>
              <w:t xml:space="preserve">0 zet deze controle uit</w:t>
            </w:r>
          </w:p>
        </w:tc>
      </w:tr>
      <w:tr>
        <w:tc>
          <w:tcPr/>
          <w:p w:rsidR="00000000" w:rsidDel="00000000" w:rsidP="00000000" w:rsidRDefault="00000000" w:rsidRPr="00000000" w14:paraId="00000C5D">
            <w:pPr>
              <w:rPr/>
            </w:pPr>
            <w:r w:rsidDel="00000000" w:rsidR="00000000" w:rsidRPr="00000000">
              <w:rPr>
                <w:rtl w:val="0"/>
              </w:rPr>
              <w:t xml:space="preserve">Barometrische druk verschil</w:t>
            </w:r>
          </w:p>
        </w:tc>
        <w:tc>
          <w:tcPr/>
          <w:p w:rsidR="00000000" w:rsidDel="00000000" w:rsidP="00000000" w:rsidRDefault="00000000" w:rsidRPr="00000000" w14:paraId="00000C5E">
            <w:pPr>
              <w:rPr/>
            </w:pPr>
            <w:r w:rsidDel="00000000" w:rsidR="00000000" w:rsidRPr="00000000">
              <w:rPr>
                <w:rtl w:val="0"/>
              </w:rPr>
              <w:t xml:space="preserve">Uint16_t</w:t>
            </w:r>
          </w:p>
        </w:tc>
        <w:tc>
          <w:tcPr/>
          <w:p w:rsidR="00000000" w:rsidDel="00000000" w:rsidP="00000000" w:rsidRDefault="00000000" w:rsidRPr="00000000" w14:paraId="00000C5F">
            <w:pPr>
              <w:rPr/>
            </w:pPr>
            <w:r w:rsidDel="00000000" w:rsidR="00000000" w:rsidRPr="00000000">
              <w:rPr>
                <w:rtl w:val="0"/>
              </w:rPr>
              <w:t xml:space="preserve">UINT16_MAX (65535 of 0)zet deze controle uit</w:t>
            </w:r>
          </w:p>
        </w:tc>
      </w:tr>
    </w:tbl>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rPr/>
      </w:pPr>
      <w:r w:rsidDel="00000000" w:rsidR="00000000" w:rsidRPr="00000000">
        <w:rPr>
          <w:rtl w:val="0"/>
        </w:rPr>
      </w:r>
    </w:p>
    <w:tbl>
      <w:tblPr>
        <w:tblStyle w:val="Table150"/>
        <w:tblW w:w="97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5"/>
        <w:gridCol w:w="975"/>
        <w:gridCol w:w="1020"/>
        <w:gridCol w:w="4905"/>
        <w:tblGridChange w:id="0">
          <w:tblGrid>
            <w:gridCol w:w="2865"/>
            <w:gridCol w:w="975"/>
            <w:gridCol w:w="1020"/>
            <w:gridCol w:w="4905"/>
          </w:tblGrid>
        </w:tblGridChange>
      </w:tblGrid>
      <w:tr>
        <w:tc>
          <w:tcPr/>
          <w:p w:rsidR="00000000" w:rsidDel="00000000" w:rsidP="00000000" w:rsidRDefault="00000000" w:rsidRPr="00000000" w14:paraId="00000C64">
            <w:pPr>
              <w:rPr>
                <w:b w:val="1"/>
              </w:rPr>
            </w:pPr>
            <w:r w:rsidDel="00000000" w:rsidR="00000000" w:rsidRPr="00000000">
              <w:rPr>
                <w:b w:val="1"/>
                <w:rtl w:val="0"/>
              </w:rPr>
              <w:t xml:space="preserve">Veld</w:t>
            </w:r>
          </w:p>
        </w:tc>
        <w:tc>
          <w:tcPr/>
          <w:p w:rsidR="00000000" w:rsidDel="00000000" w:rsidP="00000000" w:rsidRDefault="00000000" w:rsidRPr="00000000" w14:paraId="00000C65">
            <w:pPr>
              <w:rPr>
                <w:b w:val="1"/>
              </w:rPr>
            </w:pPr>
            <w:r w:rsidDel="00000000" w:rsidR="00000000" w:rsidRPr="00000000">
              <w:rPr>
                <w:b w:val="1"/>
                <w:rtl w:val="0"/>
              </w:rPr>
              <w:t xml:space="preserve">Grote</w:t>
            </w:r>
          </w:p>
        </w:tc>
        <w:tc>
          <w:tcPr/>
          <w:p w:rsidR="00000000" w:rsidDel="00000000" w:rsidP="00000000" w:rsidRDefault="00000000" w:rsidRPr="00000000" w14:paraId="00000C66">
            <w:pPr>
              <w:rPr>
                <w:b w:val="1"/>
              </w:rPr>
            </w:pPr>
            <w:r w:rsidDel="00000000" w:rsidR="00000000" w:rsidRPr="00000000">
              <w:rPr>
                <w:b w:val="1"/>
                <w:rtl w:val="0"/>
              </w:rPr>
              <w:t xml:space="preserve">Waarde</w:t>
            </w:r>
          </w:p>
        </w:tc>
        <w:tc>
          <w:tcPr/>
          <w:p w:rsidR="00000000" w:rsidDel="00000000" w:rsidP="00000000" w:rsidRDefault="00000000" w:rsidRPr="00000000" w14:paraId="00000C67">
            <w:pPr>
              <w:rPr>
                <w:b w:val="1"/>
              </w:rPr>
            </w:pPr>
            <w:r w:rsidDel="00000000" w:rsidR="00000000" w:rsidRPr="00000000">
              <w:rPr>
                <w:b w:val="1"/>
                <w:rtl w:val="0"/>
              </w:rPr>
              <w:t xml:space="preserve">Omschrijving</w:t>
            </w:r>
          </w:p>
        </w:tc>
      </w:tr>
      <w:tr>
        <w:tc>
          <w:tcPr/>
          <w:p w:rsidR="00000000" w:rsidDel="00000000" w:rsidP="00000000" w:rsidRDefault="00000000" w:rsidRPr="00000000" w14:paraId="00000C68">
            <w:pPr>
              <w:rPr/>
            </w:pPr>
            <w:r w:rsidDel="00000000" w:rsidR="00000000" w:rsidRPr="00000000">
              <w:rPr>
                <w:rtl w:val="0"/>
              </w:rPr>
              <w:t xml:space="preserve">ALARM_CONFIG_WRITE</w:t>
            </w:r>
          </w:p>
        </w:tc>
        <w:tc>
          <w:tcPr/>
          <w:p w:rsidR="00000000" w:rsidDel="00000000" w:rsidP="00000000" w:rsidRDefault="00000000" w:rsidRPr="00000000" w14:paraId="00000C69">
            <w:pPr>
              <w:rPr/>
            </w:pPr>
            <w:r w:rsidDel="00000000" w:rsidR="00000000" w:rsidRPr="00000000">
              <w:rPr>
                <w:rtl w:val="0"/>
              </w:rPr>
              <w:t xml:space="preserve">Uint8_t</w:t>
            </w:r>
          </w:p>
        </w:tc>
        <w:tc>
          <w:tcPr/>
          <w:p w:rsidR="00000000" w:rsidDel="00000000" w:rsidP="00000000" w:rsidRDefault="00000000" w:rsidRPr="00000000" w14:paraId="00000C6A">
            <w:pPr>
              <w:rPr/>
            </w:pPr>
            <w:r w:rsidDel="00000000" w:rsidR="00000000" w:rsidRPr="00000000">
              <w:rPr>
                <w:rtl w:val="0"/>
              </w:rPr>
              <w:t xml:space="preserve">0xA3</w:t>
            </w:r>
          </w:p>
        </w:tc>
        <w:tc>
          <w:tcPr/>
          <w:p w:rsidR="00000000" w:rsidDel="00000000" w:rsidP="00000000" w:rsidRDefault="00000000" w:rsidRPr="00000000" w14:paraId="00000C6B">
            <w:pPr>
              <w:rPr/>
            </w:pPr>
            <w:r w:rsidDel="00000000" w:rsidR="00000000" w:rsidRPr="00000000">
              <w:rPr>
                <w:rtl w:val="0"/>
              </w:rPr>
              <w:t xml:space="preserve">0xA3 = ALARM_CONFIG_WRITE</w:t>
            </w:r>
          </w:p>
        </w:tc>
      </w:tr>
      <w:tr>
        <w:trPr>
          <w:trHeight w:val="225" w:hRule="atLeast"/>
        </w:trPr>
        <w:tc>
          <w:tcPr/>
          <w:p w:rsidR="00000000" w:rsidDel="00000000" w:rsidP="00000000" w:rsidRDefault="00000000" w:rsidRPr="00000000" w14:paraId="00000C6C">
            <w:pPr>
              <w:rPr/>
            </w:pPr>
            <w:r w:rsidDel="00000000" w:rsidR="00000000" w:rsidRPr="00000000">
              <w:rPr>
                <w:rtl w:val="0"/>
              </w:rPr>
              <w:t xml:space="preserve">Sensor type</w:t>
            </w:r>
          </w:p>
        </w:tc>
        <w:tc>
          <w:tcPr/>
          <w:p w:rsidR="00000000" w:rsidDel="00000000" w:rsidP="00000000" w:rsidRDefault="00000000" w:rsidRPr="00000000" w14:paraId="00000C6D">
            <w:pPr>
              <w:rPr/>
            </w:pPr>
            <w:r w:rsidDel="00000000" w:rsidR="00000000" w:rsidRPr="00000000">
              <w:rPr>
                <w:rtl w:val="0"/>
              </w:rPr>
              <w:t xml:space="preserve">Uint8_t</w:t>
            </w:r>
          </w:p>
        </w:tc>
        <w:tc>
          <w:tcPr/>
          <w:p w:rsidR="00000000" w:rsidDel="00000000" w:rsidP="00000000" w:rsidRDefault="00000000" w:rsidRPr="00000000" w14:paraId="00000C6E">
            <w:pPr>
              <w:rPr/>
            </w:pPr>
            <w:r w:rsidDel="00000000" w:rsidR="00000000" w:rsidRPr="00000000">
              <w:rPr>
                <w:rtl w:val="0"/>
              </w:rPr>
              <w:t xml:space="preserve">0x01</w:t>
            </w:r>
          </w:p>
        </w:tc>
        <w:tc>
          <w:tcPr/>
          <w:p w:rsidR="00000000" w:rsidDel="00000000" w:rsidP="00000000" w:rsidRDefault="00000000" w:rsidRPr="00000000" w14:paraId="00000C6F">
            <w:pPr>
              <w:rPr/>
            </w:pPr>
            <w:r w:rsidDel="00000000" w:rsidR="00000000" w:rsidRPr="00000000">
              <w:rPr>
                <w:rtl w:val="0"/>
              </w:rPr>
              <w:t xml:space="preserve">0x01 = BME280</w:t>
            </w:r>
          </w:p>
        </w:tc>
      </w:tr>
      <w:tr>
        <w:tc>
          <w:tcPr/>
          <w:p w:rsidR="00000000" w:rsidDel="00000000" w:rsidP="00000000" w:rsidRDefault="00000000" w:rsidRPr="00000000" w14:paraId="00000C70">
            <w:pPr>
              <w:rPr/>
            </w:pPr>
            <w:r w:rsidDel="00000000" w:rsidR="00000000" w:rsidRPr="00000000">
              <w:rPr>
                <w:rtl w:val="0"/>
              </w:rPr>
              <w:t xml:space="preserve">Temperatuur maximum</w:t>
            </w:r>
          </w:p>
        </w:tc>
        <w:tc>
          <w:tcPr/>
          <w:p w:rsidR="00000000" w:rsidDel="00000000" w:rsidP="00000000" w:rsidRDefault="00000000" w:rsidRPr="00000000" w14:paraId="00000C71">
            <w:pPr>
              <w:rPr/>
            </w:pPr>
            <w:r w:rsidDel="00000000" w:rsidR="00000000" w:rsidRPr="00000000">
              <w:rPr>
                <w:rtl w:val="0"/>
              </w:rPr>
              <w:t xml:space="preserve">Int16_t</w:t>
            </w:r>
          </w:p>
        </w:tc>
        <w:tc>
          <w:tcPr/>
          <w:p w:rsidR="00000000" w:rsidDel="00000000" w:rsidP="00000000" w:rsidRDefault="00000000" w:rsidRPr="00000000" w14:paraId="00000C72">
            <w:pPr>
              <w:rPr/>
            </w:pPr>
            <w:r w:rsidDel="00000000" w:rsidR="00000000" w:rsidRPr="00000000">
              <w:rPr>
                <w:rtl w:val="0"/>
              </w:rPr>
              <w:t xml:space="preserve">0x1F40</w:t>
            </w:r>
          </w:p>
        </w:tc>
        <w:tc>
          <w:tcPr/>
          <w:p w:rsidR="00000000" w:rsidDel="00000000" w:rsidP="00000000" w:rsidRDefault="00000000" w:rsidRPr="00000000" w14:paraId="00000C73">
            <w:pPr>
              <w:rPr/>
            </w:pPr>
            <w:r w:rsidDel="00000000" w:rsidR="00000000" w:rsidRPr="00000000">
              <w:rPr>
                <w:rtl w:val="0"/>
              </w:rPr>
              <w:t xml:space="preserve">8000 = 80.00</w:t>
            </w:r>
          </w:p>
        </w:tc>
      </w:tr>
      <w:tr>
        <w:tc>
          <w:tcPr/>
          <w:p w:rsidR="00000000" w:rsidDel="00000000" w:rsidP="00000000" w:rsidRDefault="00000000" w:rsidRPr="00000000" w14:paraId="00000C74">
            <w:pPr>
              <w:rPr/>
            </w:pPr>
            <w:r w:rsidDel="00000000" w:rsidR="00000000" w:rsidRPr="00000000">
              <w:rPr>
                <w:rtl w:val="0"/>
              </w:rPr>
              <w:t xml:space="preserve">Temperatuur minimum</w:t>
            </w:r>
          </w:p>
        </w:tc>
        <w:tc>
          <w:tcPr/>
          <w:p w:rsidR="00000000" w:rsidDel="00000000" w:rsidP="00000000" w:rsidRDefault="00000000" w:rsidRPr="00000000" w14:paraId="00000C75">
            <w:pPr>
              <w:rPr/>
            </w:pPr>
            <w:r w:rsidDel="00000000" w:rsidR="00000000" w:rsidRPr="00000000">
              <w:rPr>
                <w:rtl w:val="0"/>
              </w:rPr>
              <w:t xml:space="preserve">Int16_t</w:t>
            </w:r>
          </w:p>
        </w:tc>
        <w:tc>
          <w:tcPr/>
          <w:p w:rsidR="00000000" w:rsidDel="00000000" w:rsidP="00000000" w:rsidRDefault="00000000" w:rsidRPr="00000000" w14:paraId="00000C76">
            <w:pPr>
              <w:rPr/>
            </w:pPr>
            <w:r w:rsidDel="00000000" w:rsidR="00000000" w:rsidRPr="00000000">
              <w:rPr>
                <w:rtl w:val="0"/>
              </w:rPr>
              <w:t xml:space="preserve">0xF63C</w:t>
            </w:r>
          </w:p>
        </w:tc>
        <w:tc>
          <w:tcPr/>
          <w:p w:rsidR="00000000" w:rsidDel="00000000" w:rsidP="00000000" w:rsidRDefault="00000000" w:rsidRPr="00000000" w14:paraId="00000C77">
            <w:pPr>
              <w:rPr/>
            </w:pPr>
            <w:r w:rsidDel="00000000" w:rsidR="00000000" w:rsidRPr="00000000">
              <w:rPr>
                <w:rtl w:val="0"/>
              </w:rPr>
              <w:t xml:space="preserve">-2500 = 25.00</w:t>
            </w:r>
          </w:p>
        </w:tc>
      </w:tr>
      <w:tr>
        <w:tc>
          <w:tcPr/>
          <w:p w:rsidR="00000000" w:rsidDel="00000000" w:rsidP="00000000" w:rsidRDefault="00000000" w:rsidRPr="00000000" w14:paraId="00000C78">
            <w:pPr>
              <w:rPr/>
            </w:pPr>
            <w:r w:rsidDel="00000000" w:rsidR="00000000" w:rsidRPr="00000000">
              <w:rPr>
                <w:rtl w:val="0"/>
              </w:rPr>
              <w:t xml:space="preserve">Temperatuur verschil</w:t>
            </w:r>
          </w:p>
        </w:tc>
        <w:tc>
          <w:tcPr/>
          <w:p w:rsidR="00000000" w:rsidDel="00000000" w:rsidP="00000000" w:rsidRDefault="00000000" w:rsidRPr="00000000" w14:paraId="00000C79">
            <w:pPr>
              <w:rPr/>
            </w:pPr>
            <w:r w:rsidDel="00000000" w:rsidR="00000000" w:rsidRPr="00000000">
              <w:rPr>
                <w:rtl w:val="0"/>
              </w:rPr>
              <w:t xml:space="preserve">Uint16_t</w:t>
            </w:r>
          </w:p>
        </w:tc>
        <w:tc>
          <w:tcPr/>
          <w:p w:rsidR="00000000" w:rsidDel="00000000" w:rsidP="00000000" w:rsidRDefault="00000000" w:rsidRPr="00000000" w14:paraId="00000C7A">
            <w:pPr>
              <w:rPr/>
            </w:pPr>
            <w:r w:rsidDel="00000000" w:rsidR="00000000" w:rsidRPr="00000000">
              <w:rPr>
                <w:rtl w:val="0"/>
              </w:rPr>
              <w:t xml:space="preserve">0x03E8</w:t>
            </w:r>
          </w:p>
        </w:tc>
        <w:tc>
          <w:tcPr/>
          <w:p w:rsidR="00000000" w:rsidDel="00000000" w:rsidP="00000000" w:rsidRDefault="00000000" w:rsidRPr="00000000" w14:paraId="00000C7B">
            <w:pPr>
              <w:rPr/>
            </w:pPr>
            <w:r w:rsidDel="00000000" w:rsidR="00000000" w:rsidRPr="00000000">
              <w:rPr>
                <w:rtl w:val="0"/>
              </w:rPr>
              <w:t xml:space="preserve">1000 = 10.00</w:t>
            </w:r>
          </w:p>
        </w:tc>
      </w:tr>
      <w:tr>
        <w:tc>
          <w:tcPr/>
          <w:p w:rsidR="00000000" w:rsidDel="00000000" w:rsidP="00000000" w:rsidRDefault="00000000" w:rsidRPr="00000000" w14:paraId="00000C7C">
            <w:pPr>
              <w:rPr/>
            </w:pPr>
            <w:r w:rsidDel="00000000" w:rsidR="00000000" w:rsidRPr="00000000">
              <w:rPr>
                <w:rtl w:val="0"/>
              </w:rPr>
              <w:t xml:space="preserve">Luchtvochtigheid maximum</w:t>
            </w:r>
          </w:p>
        </w:tc>
        <w:tc>
          <w:tcPr/>
          <w:p w:rsidR="00000000" w:rsidDel="00000000" w:rsidP="00000000" w:rsidRDefault="00000000" w:rsidRPr="00000000" w14:paraId="00000C7D">
            <w:pPr>
              <w:rPr/>
            </w:pPr>
            <w:r w:rsidDel="00000000" w:rsidR="00000000" w:rsidRPr="00000000">
              <w:rPr>
                <w:rtl w:val="0"/>
              </w:rPr>
              <w:t xml:space="preserve">Uint16_t</w:t>
            </w:r>
          </w:p>
        </w:tc>
        <w:tc>
          <w:tcPr/>
          <w:p w:rsidR="00000000" w:rsidDel="00000000" w:rsidP="00000000" w:rsidRDefault="00000000" w:rsidRPr="00000000" w14:paraId="00000C7E">
            <w:pPr>
              <w:rPr/>
            </w:pPr>
            <w:r w:rsidDel="00000000" w:rsidR="00000000" w:rsidRPr="00000000">
              <w:rPr>
                <w:rtl w:val="0"/>
              </w:rPr>
              <w:t xml:space="preserve">0x2328</w:t>
            </w:r>
          </w:p>
        </w:tc>
        <w:tc>
          <w:tcPr/>
          <w:p w:rsidR="00000000" w:rsidDel="00000000" w:rsidP="00000000" w:rsidRDefault="00000000" w:rsidRPr="00000000" w14:paraId="00000C7F">
            <w:pPr>
              <w:rPr/>
            </w:pPr>
            <w:r w:rsidDel="00000000" w:rsidR="00000000" w:rsidRPr="00000000">
              <w:rPr>
                <w:rtl w:val="0"/>
              </w:rPr>
              <w:t xml:space="preserve">9000 = 90.00% RH</w:t>
            </w:r>
          </w:p>
        </w:tc>
      </w:tr>
      <w:tr>
        <w:tc>
          <w:tcPr/>
          <w:p w:rsidR="00000000" w:rsidDel="00000000" w:rsidP="00000000" w:rsidRDefault="00000000" w:rsidRPr="00000000" w14:paraId="00000C80">
            <w:pPr>
              <w:rPr/>
            </w:pPr>
            <w:r w:rsidDel="00000000" w:rsidR="00000000" w:rsidRPr="00000000">
              <w:rPr>
                <w:rtl w:val="0"/>
              </w:rPr>
              <w:t xml:space="preserve">Luchtvochtigheid minimum</w:t>
            </w:r>
          </w:p>
        </w:tc>
        <w:tc>
          <w:tcPr/>
          <w:p w:rsidR="00000000" w:rsidDel="00000000" w:rsidP="00000000" w:rsidRDefault="00000000" w:rsidRPr="00000000" w14:paraId="00000C81">
            <w:pPr>
              <w:rPr/>
            </w:pPr>
            <w:r w:rsidDel="00000000" w:rsidR="00000000" w:rsidRPr="00000000">
              <w:rPr>
                <w:rtl w:val="0"/>
              </w:rPr>
              <w:t xml:space="preserve">Uint16_t</w:t>
            </w:r>
          </w:p>
        </w:tc>
        <w:tc>
          <w:tcPr/>
          <w:p w:rsidR="00000000" w:rsidDel="00000000" w:rsidP="00000000" w:rsidRDefault="00000000" w:rsidRPr="00000000" w14:paraId="00000C82">
            <w:pPr>
              <w:rPr/>
            </w:pPr>
            <w:r w:rsidDel="00000000" w:rsidR="00000000" w:rsidRPr="00000000">
              <w:rPr>
                <w:rtl w:val="0"/>
              </w:rPr>
              <w:t xml:space="preserve">0x03E8</w:t>
            </w:r>
          </w:p>
        </w:tc>
        <w:tc>
          <w:tcPr/>
          <w:p w:rsidR="00000000" w:rsidDel="00000000" w:rsidP="00000000" w:rsidRDefault="00000000" w:rsidRPr="00000000" w14:paraId="00000C83">
            <w:pPr>
              <w:rPr/>
            </w:pPr>
            <w:r w:rsidDel="00000000" w:rsidR="00000000" w:rsidRPr="00000000">
              <w:rPr>
                <w:rtl w:val="0"/>
              </w:rPr>
              <w:t xml:space="preserve">1000 = 10.00% RH</w:t>
            </w:r>
          </w:p>
        </w:tc>
      </w:tr>
      <w:tr>
        <w:tc>
          <w:tcPr/>
          <w:p w:rsidR="00000000" w:rsidDel="00000000" w:rsidP="00000000" w:rsidRDefault="00000000" w:rsidRPr="00000000" w14:paraId="00000C84">
            <w:pPr>
              <w:rPr/>
            </w:pPr>
            <w:r w:rsidDel="00000000" w:rsidR="00000000" w:rsidRPr="00000000">
              <w:rPr>
                <w:rtl w:val="0"/>
              </w:rPr>
              <w:t xml:space="preserve">Luchtvochtigheid verschil</w:t>
            </w:r>
          </w:p>
        </w:tc>
        <w:tc>
          <w:tcPr/>
          <w:p w:rsidR="00000000" w:rsidDel="00000000" w:rsidP="00000000" w:rsidRDefault="00000000" w:rsidRPr="00000000" w14:paraId="00000C85">
            <w:pPr>
              <w:rPr/>
            </w:pPr>
            <w:r w:rsidDel="00000000" w:rsidR="00000000" w:rsidRPr="00000000">
              <w:rPr>
                <w:rtl w:val="0"/>
              </w:rPr>
              <w:t xml:space="preserve">Uint16_t</w:t>
            </w:r>
          </w:p>
        </w:tc>
        <w:tc>
          <w:tcPr/>
          <w:p w:rsidR="00000000" w:rsidDel="00000000" w:rsidP="00000000" w:rsidRDefault="00000000" w:rsidRPr="00000000" w14:paraId="00000C86">
            <w:pPr>
              <w:rPr/>
            </w:pPr>
            <w:r w:rsidDel="00000000" w:rsidR="00000000" w:rsidRPr="00000000">
              <w:rPr>
                <w:rtl w:val="0"/>
              </w:rPr>
              <w:t xml:space="preserve">0x01F4</w:t>
            </w:r>
          </w:p>
        </w:tc>
        <w:tc>
          <w:tcPr/>
          <w:p w:rsidR="00000000" w:rsidDel="00000000" w:rsidP="00000000" w:rsidRDefault="00000000" w:rsidRPr="00000000" w14:paraId="00000C87">
            <w:pPr>
              <w:rPr/>
            </w:pPr>
            <w:r w:rsidDel="00000000" w:rsidR="00000000" w:rsidRPr="00000000">
              <w:rPr>
                <w:rtl w:val="0"/>
              </w:rPr>
              <w:t xml:space="preserve">500 = 5.00% RH</w:t>
            </w:r>
          </w:p>
        </w:tc>
      </w:tr>
      <w:tr>
        <w:tc>
          <w:tcPr/>
          <w:p w:rsidR="00000000" w:rsidDel="00000000" w:rsidP="00000000" w:rsidRDefault="00000000" w:rsidRPr="00000000" w14:paraId="00000C88">
            <w:pPr>
              <w:rPr/>
            </w:pPr>
            <w:r w:rsidDel="00000000" w:rsidR="00000000" w:rsidRPr="00000000">
              <w:rPr>
                <w:rtl w:val="0"/>
              </w:rPr>
              <w:t xml:space="preserve">Barometrische druk maximum</w:t>
            </w:r>
          </w:p>
        </w:tc>
        <w:tc>
          <w:tcPr/>
          <w:p w:rsidR="00000000" w:rsidDel="00000000" w:rsidP="00000000" w:rsidRDefault="00000000" w:rsidRPr="00000000" w14:paraId="00000C89">
            <w:pPr>
              <w:rPr/>
            </w:pPr>
            <w:r w:rsidDel="00000000" w:rsidR="00000000" w:rsidRPr="00000000">
              <w:rPr>
                <w:rtl w:val="0"/>
              </w:rPr>
              <w:t xml:space="preserve">Uint16_t</w:t>
            </w:r>
          </w:p>
        </w:tc>
        <w:tc>
          <w:tcPr/>
          <w:p w:rsidR="00000000" w:rsidDel="00000000" w:rsidP="00000000" w:rsidRDefault="00000000" w:rsidRPr="00000000" w14:paraId="00000C8A">
            <w:pPr>
              <w:rPr/>
            </w:pPr>
            <w:r w:rsidDel="00000000" w:rsidR="00000000" w:rsidRPr="00000000">
              <w:rPr>
                <w:rtl w:val="0"/>
              </w:rPr>
              <w:t xml:space="preserve">0x2710</w:t>
            </w:r>
          </w:p>
        </w:tc>
        <w:tc>
          <w:tcPr/>
          <w:p w:rsidR="00000000" w:rsidDel="00000000" w:rsidP="00000000" w:rsidRDefault="00000000" w:rsidRPr="00000000" w14:paraId="00000C8B">
            <w:pPr>
              <w:rPr/>
            </w:pPr>
            <w:r w:rsidDel="00000000" w:rsidR="00000000" w:rsidRPr="00000000">
              <w:rPr>
                <w:rtl w:val="0"/>
              </w:rPr>
              <w:t xml:space="preserve">10000 hPa</w:t>
            </w:r>
          </w:p>
        </w:tc>
      </w:tr>
      <w:tr>
        <w:tc>
          <w:tcPr/>
          <w:p w:rsidR="00000000" w:rsidDel="00000000" w:rsidP="00000000" w:rsidRDefault="00000000" w:rsidRPr="00000000" w14:paraId="00000C8C">
            <w:pPr>
              <w:rPr/>
            </w:pPr>
            <w:r w:rsidDel="00000000" w:rsidR="00000000" w:rsidRPr="00000000">
              <w:rPr>
                <w:rtl w:val="0"/>
              </w:rPr>
              <w:t xml:space="preserve">Barometrische druk minimum</w:t>
            </w:r>
          </w:p>
        </w:tc>
        <w:tc>
          <w:tcPr/>
          <w:p w:rsidR="00000000" w:rsidDel="00000000" w:rsidP="00000000" w:rsidRDefault="00000000" w:rsidRPr="00000000" w14:paraId="00000C8D">
            <w:pPr>
              <w:rPr/>
            </w:pPr>
            <w:r w:rsidDel="00000000" w:rsidR="00000000" w:rsidRPr="00000000">
              <w:rPr>
                <w:rtl w:val="0"/>
              </w:rPr>
              <w:t xml:space="preserve">Uint16_t</w:t>
            </w:r>
          </w:p>
        </w:tc>
        <w:tc>
          <w:tcPr/>
          <w:p w:rsidR="00000000" w:rsidDel="00000000" w:rsidP="00000000" w:rsidRDefault="00000000" w:rsidRPr="00000000" w14:paraId="00000C8E">
            <w:pPr>
              <w:rPr/>
            </w:pPr>
            <w:r w:rsidDel="00000000" w:rsidR="00000000" w:rsidRPr="00000000">
              <w:rPr>
                <w:rtl w:val="0"/>
              </w:rPr>
              <w:t xml:space="preserve">0x00C8</w:t>
            </w:r>
          </w:p>
        </w:tc>
        <w:tc>
          <w:tcPr/>
          <w:p w:rsidR="00000000" w:rsidDel="00000000" w:rsidP="00000000" w:rsidRDefault="00000000" w:rsidRPr="00000000" w14:paraId="00000C8F">
            <w:pPr>
              <w:rPr/>
            </w:pPr>
            <w:r w:rsidDel="00000000" w:rsidR="00000000" w:rsidRPr="00000000">
              <w:rPr>
                <w:rtl w:val="0"/>
              </w:rPr>
              <w:t xml:space="preserve">200 hPa</w:t>
            </w:r>
          </w:p>
        </w:tc>
      </w:tr>
      <w:tr>
        <w:tc>
          <w:tcPr/>
          <w:p w:rsidR="00000000" w:rsidDel="00000000" w:rsidP="00000000" w:rsidRDefault="00000000" w:rsidRPr="00000000" w14:paraId="00000C90">
            <w:pPr>
              <w:rPr/>
            </w:pPr>
            <w:r w:rsidDel="00000000" w:rsidR="00000000" w:rsidRPr="00000000">
              <w:rPr>
                <w:rtl w:val="0"/>
              </w:rPr>
              <w:t xml:space="preserve">Barometrische druk verschil</w:t>
            </w:r>
          </w:p>
        </w:tc>
        <w:tc>
          <w:tcPr/>
          <w:p w:rsidR="00000000" w:rsidDel="00000000" w:rsidP="00000000" w:rsidRDefault="00000000" w:rsidRPr="00000000" w14:paraId="00000C91">
            <w:pPr>
              <w:rPr/>
            </w:pPr>
            <w:r w:rsidDel="00000000" w:rsidR="00000000" w:rsidRPr="00000000">
              <w:rPr>
                <w:rtl w:val="0"/>
              </w:rPr>
              <w:t xml:space="preserve">Uint16_t</w:t>
            </w:r>
          </w:p>
        </w:tc>
        <w:tc>
          <w:tcPr/>
          <w:p w:rsidR="00000000" w:rsidDel="00000000" w:rsidP="00000000" w:rsidRDefault="00000000" w:rsidRPr="00000000" w14:paraId="00000C92">
            <w:pPr>
              <w:rPr/>
            </w:pPr>
            <w:r w:rsidDel="00000000" w:rsidR="00000000" w:rsidRPr="00000000">
              <w:rPr>
                <w:rtl w:val="0"/>
              </w:rPr>
              <w:t xml:space="preserve">0x00C8</w:t>
            </w:r>
          </w:p>
        </w:tc>
        <w:tc>
          <w:tcPr/>
          <w:p w:rsidR="00000000" w:rsidDel="00000000" w:rsidP="00000000" w:rsidRDefault="00000000" w:rsidRPr="00000000" w14:paraId="00000C93">
            <w:pPr>
              <w:rPr/>
            </w:pPr>
            <w:r w:rsidDel="00000000" w:rsidR="00000000" w:rsidRPr="00000000">
              <w:rPr>
                <w:rtl w:val="0"/>
              </w:rPr>
              <w:t xml:space="preserve">200 hPa</w:t>
            </w:r>
          </w:p>
        </w:tc>
      </w:tr>
    </w:tbl>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r>
    </w:p>
    <w:p w:rsidR="00000000" w:rsidDel="00000000" w:rsidP="00000000" w:rsidRDefault="00000000" w:rsidRPr="00000000" w14:paraId="00000C96">
      <w:pPr>
        <w:rPr/>
      </w:pPr>
      <w:r w:rsidDel="00000000" w:rsidR="00000000" w:rsidRPr="00000000">
        <w:rPr>
          <w:b w:val="1"/>
          <w:rtl w:val="0"/>
        </w:rPr>
        <w:t xml:space="preserve">Voorbeeld:</w:t>
      </w:r>
      <w:r w:rsidDel="00000000" w:rsidR="00000000" w:rsidRPr="00000000">
        <w:rPr>
          <w:rtl w:val="0"/>
        </w:rPr>
      </w:r>
    </w:p>
    <w:tbl>
      <w:tblPr>
        <w:tblStyle w:val="Table151"/>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97">
            <w:pPr>
              <w:rPr>
                <w:b w:val="1"/>
              </w:rPr>
            </w:pPr>
            <w:r w:rsidDel="00000000" w:rsidR="00000000" w:rsidRPr="00000000">
              <w:rPr>
                <w:rtl w:val="0"/>
              </w:rPr>
            </w:r>
          </w:p>
        </w:tc>
        <w:tc>
          <w:tcPr/>
          <w:p w:rsidR="00000000" w:rsidDel="00000000" w:rsidP="00000000" w:rsidRDefault="00000000" w:rsidRPr="00000000" w14:paraId="00000C98">
            <w:pPr>
              <w:rPr>
                <w:b w:val="1"/>
              </w:rPr>
            </w:pPr>
            <w:r w:rsidDel="00000000" w:rsidR="00000000" w:rsidRPr="00000000">
              <w:rPr>
                <w:b w:val="1"/>
                <w:rtl w:val="0"/>
              </w:rPr>
              <w:t xml:space="preserve">Hex bericht</w:t>
            </w:r>
          </w:p>
        </w:tc>
      </w:tr>
      <w:tr>
        <w:tc>
          <w:tcPr/>
          <w:p w:rsidR="00000000" w:rsidDel="00000000" w:rsidP="00000000" w:rsidRDefault="00000000" w:rsidRPr="00000000" w14:paraId="00000C99">
            <w:pPr>
              <w:rPr>
                <w:b w:val="1"/>
              </w:rPr>
            </w:pPr>
            <w:r w:rsidDel="00000000" w:rsidR="00000000" w:rsidRPr="00000000">
              <w:rPr>
                <w:b w:val="1"/>
                <w:rtl w:val="0"/>
              </w:rPr>
              <w:t xml:space="preserve">Opdracht</w:t>
            </w:r>
          </w:p>
        </w:tc>
        <w:tc>
          <w:tcPr/>
          <w:p w:rsidR="00000000" w:rsidDel="00000000" w:rsidP="00000000" w:rsidRDefault="00000000" w:rsidRPr="00000000" w14:paraId="00000C9A">
            <w:pPr>
              <w:rPr/>
            </w:pPr>
            <w:r w:rsidDel="00000000" w:rsidR="00000000" w:rsidRPr="00000000">
              <w:rPr>
                <w:rtl w:val="0"/>
              </w:rPr>
              <w:t xml:space="preserve">0xA3011F40F63C03E8232803E801F4271000C800C8</w:t>
            </w:r>
          </w:p>
        </w:tc>
      </w:tr>
      <w:tr>
        <w:trPr>
          <w:trHeight w:val="260" w:hRule="atLeast"/>
        </w:trPr>
        <w:tc>
          <w:tcPr/>
          <w:p w:rsidR="00000000" w:rsidDel="00000000" w:rsidP="00000000" w:rsidRDefault="00000000" w:rsidRPr="00000000" w14:paraId="00000C9B">
            <w:pPr>
              <w:rPr>
                <w:b w:val="1"/>
              </w:rPr>
            </w:pPr>
            <w:r w:rsidDel="00000000" w:rsidR="00000000" w:rsidRPr="00000000">
              <w:rPr>
                <w:b w:val="1"/>
                <w:rtl w:val="0"/>
              </w:rPr>
              <w:t xml:space="preserve">Antwoord</w:t>
            </w:r>
          </w:p>
        </w:tc>
        <w:tc>
          <w:tcPr/>
          <w:p w:rsidR="00000000" w:rsidDel="00000000" w:rsidP="00000000" w:rsidRDefault="00000000" w:rsidRPr="00000000" w14:paraId="00000C9C">
            <w:pPr>
              <w:rPr/>
            </w:pPr>
            <w:r w:rsidDel="00000000" w:rsidR="00000000" w:rsidRPr="00000000">
              <w:rPr>
                <w:rtl w:val="0"/>
              </w:rPr>
              <w:t xml:space="preserve">0x00A300000000</w:t>
            </w:r>
          </w:p>
        </w:tc>
      </w:tr>
    </w:tbl>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b w:val="1"/>
        </w:rPr>
      </w:pPr>
      <w:r w:rsidDel="00000000" w:rsidR="00000000" w:rsidRPr="00000000">
        <w:rPr>
          <w:rtl w:val="0"/>
        </w:rPr>
      </w:r>
    </w:p>
    <w:p w:rsidR="00000000" w:rsidDel="00000000" w:rsidP="00000000" w:rsidRDefault="00000000" w:rsidRPr="00000000" w14:paraId="00000C9F">
      <w:pPr>
        <w:rPr>
          <w:b w:val="1"/>
        </w:rPr>
      </w:pPr>
      <w:r w:rsidDel="00000000" w:rsidR="00000000" w:rsidRPr="00000000">
        <w:rPr>
          <w:b w:val="1"/>
          <w:rtl w:val="0"/>
        </w:rPr>
        <w:t xml:space="preserve">HX711</w:t>
      </w:r>
    </w:p>
    <w:p w:rsidR="00000000" w:rsidDel="00000000" w:rsidP="00000000" w:rsidRDefault="00000000" w:rsidRPr="00000000" w14:paraId="00000CA0">
      <w:pPr>
        <w:rPr/>
      </w:pPr>
      <w:r w:rsidDel="00000000" w:rsidR="00000000" w:rsidRPr="00000000">
        <w:rPr>
          <w:rtl w:val="0"/>
        </w:rPr>
        <w:t xml:space="preserve">Per kanaal worden dezelfde grenzen gebruikt. Het is dan ook niet de bedoeling om op een specifieke waarde een alarm te laten generen. Dat kan ik het back-end het beste worden opgelost. Maar meer op een indicatie te krijgen als bijvoorbeeld de load-cell niet meer aangesloten is. </w:t>
      </w:r>
    </w:p>
    <w:p w:rsidR="00000000" w:rsidDel="00000000" w:rsidP="00000000" w:rsidRDefault="00000000" w:rsidRPr="00000000" w14:paraId="00000CA1">
      <w:pPr>
        <w:rPr/>
      </w:pPr>
      <w:r w:rsidDel="00000000" w:rsidR="00000000" w:rsidRPr="00000000">
        <w:rPr>
          <w:rtl w:val="0"/>
        </w:rPr>
        <w:t xml:space="preserve">De grenswaarden zijn </w:t>
      </w:r>
    </w:p>
    <w:tbl>
      <w:tblPr>
        <w:tblStyle w:val="Table152"/>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5"/>
        <w:gridCol w:w="975"/>
        <w:gridCol w:w="1095"/>
        <w:gridCol w:w="5925"/>
        <w:tblGridChange w:id="0">
          <w:tblGrid>
            <w:gridCol w:w="2505"/>
            <w:gridCol w:w="975"/>
            <w:gridCol w:w="1095"/>
            <w:gridCol w:w="5925"/>
          </w:tblGrid>
        </w:tblGridChange>
      </w:tblGrid>
      <w:tr>
        <w:tc>
          <w:tcPr/>
          <w:p w:rsidR="00000000" w:rsidDel="00000000" w:rsidP="00000000" w:rsidRDefault="00000000" w:rsidRPr="00000000" w14:paraId="00000CA2">
            <w:pPr>
              <w:rPr>
                <w:b w:val="1"/>
              </w:rPr>
            </w:pPr>
            <w:r w:rsidDel="00000000" w:rsidR="00000000" w:rsidRPr="00000000">
              <w:rPr>
                <w:b w:val="1"/>
                <w:rtl w:val="0"/>
              </w:rPr>
              <w:t xml:space="preserve">Veld</w:t>
            </w:r>
          </w:p>
        </w:tc>
        <w:tc>
          <w:tcPr/>
          <w:p w:rsidR="00000000" w:rsidDel="00000000" w:rsidP="00000000" w:rsidRDefault="00000000" w:rsidRPr="00000000" w14:paraId="00000CA3">
            <w:pPr>
              <w:rPr>
                <w:b w:val="1"/>
              </w:rPr>
            </w:pPr>
            <w:r w:rsidDel="00000000" w:rsidR="00000000" w:rsidRPr="00000000">
              <w:rPr>
                <w:b w:val="1"/>
                <w:rtl w:val="0"/>
              </w:rPr>
              <w:t xml:space="preserve">Grote</w:t>
            </w:r>
          </w:p>
        </w:tc>
        <w:tc>
          <w:tcPr/>
          <w:p w:rsidR="00000000" w:rsidDel="00000000" w:rsidP="00000000" w:rsidRDefault="00000000" w:rsidRPr="00000000" w14:paraId="00000CA4">
            <w:pPr>
              <w:rPr>
                <w:b w:val="1"/>
              </w:rPr>
            </w:pPr>
            <w:r w:rsidDel="00000000" w:rsidR="00000000" w:rsidRPr="00000000">
              <w:rPr>
                <w:b w:val="1"/>
                <w:rtl w:val="0"/>
              </w:rPr>
              <w:t xml:space="preserve">Waarde</w:t>
            </w:r>
          </w:p>
        </w:tc>
        <w:tc>
          <w:tcPr/>
          <w:p w:rsidR="00000000" w:rsidDel="00000000" w:rsidP="00000000" w:rsidRDefault="00000000" w:rsidRPr="00000000" w14:paraId="00000CA5">
            <w:pPr>
              <w:rPr>
                <w:b w:val="1"/>
              </w:rPr>
            </w:pPr>
            <w:r w:rsidDel="00000000" w:rsidR="00000000" w:rsidRPr="00000000">
              <w:rPr>
                <w:b w:val="1"/>
                <w:rtl w:val="0"/>
              </w:rPr>
              <w:t xml:space="preserve">Omschrijving</w:t>
            </w:r>
          </w:p>
        </w:tc>
      </w:tr>
      <w:tr>
        <w:tc>
          <w:tcPr/>
          <w:p w:rsidR="00000000" w:rsidDel="00000000" w:rsidP="00000000" w:rsidRDefault="00000000" w:rsidRPr="00000000" w14:paraId="00000CA6">
            <w:pPr>
              <w:rPr/>
            </w:pPr>
            <w:r w:rsidDel="00000000" w:rsidR="00000000" w:rsidRPr="00000000">
              <w:rPr>
                <w:rtl w:val="0"/>
              </w:rPr>
              <w:t xml:space="preserve">ALARM_CONFIG_WRITE</w:t>
            </w:r>
          </w:p>
        </w:tc>
        <w:tc>
          <w:tcPr/>
          <w:p w:rsidR="00000000" w:rsidDel="00000000" w:rsidP="00000000" w:rsidRDefault="00000000" w:rsidRPr="00000000" w14:paraId="00000CA7">
            <w:pPr>
              <w:rPr/>
            </w:pPr>
            <w:r w:rsidDel="00000000" w:rsidR="00000000" w:rsidRPr="00000000">
              <w:rPr>
                <w:rtl w:val="0"/>
              </w:rPr>
              <w:t xml:space="preserve">Uint8_t</w:t>
            </w:r>
          </w:p>
        </w:tc>
        <w:tc>
          <w:tcPr/>
          <w:p w:rsidR="00000000" w:rsidDel="00000000" w:rsidP="00000000" w:rsidRDefault="00000000" w:rsidRPr="00000000" w14:paraId="00000CA8">
            <w:pPr>
              <w:rPr/>
            </w:pPr>
            <w:r w:rsidDel="00000000" w:rsidR="00000000" w:rsidRPr="00000000">
              <w:rPr>
                <w:rtl w:val="0"/>
              </w:rPr>
              <w:t xml:space="preserve">0xA3</w:t>
            </w:r>
          </w:p>
        </w:tc>
        <w:tc>
          <w:tcPr/>
          <w:p w:rsidR="00000000" w:rsidDel="00000000" w:rsidP="00000000" w:rsidRDefault="00000000" w:rsidRPr="00000000" w14:paraId="00000CA9">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AA">
            <w:pPr>
              <w:rPr/>
            </w:pPr>
            <w:r w:rsidDel="00000000" w:rsidR="00000000" w:rsidRPr="00000000">
              <w:rPr>
                <w:rtl w:val="0"/>
              </w:rPr>
              <w:t xml:space="preserve">Sensor type</w:t>
            </w:r>
          </w:p>
        </w:tc>
        <w:tc>
          <w:tcPr/>
          <w:p w:rsidR="00000000" w:rsidDel="00000000" w:rsidP="00000000" w:rsidRDefault="00000000" w:rsidRPr="00000000" w14:paraId="00000CAB">
            <w:pPr>
              <w:rPr/>
            </w:pPr>
            <w:r w:rsidDel="00000000" w:rsidR="00000000" w:rsidRPr="00000000">
              <w:rPr>
                <w:rtl w:val="0"/>
              </w:rPr>
              <w:t xml:space="preserve">Uint8_t</w:t>
            </w:r>
          </w:p>
        </w:tc>
        <w:tc>
          <w:tcPr/>
          <w:p w:rsidR="00000000" w:rsidDel="00000000" w:rsidP="00000000" w:rsidRDefault="00000000" w:rsidRPr="00000000" w14:paraId="00000CAC">
            <w:pPr>
              <w:rPr/>
            </w:pPr>
            <w:r w:rsidDel="00000000" w:rsidR="00000000" w:rsidRPr="00000000">
              <w:rPr>
                <w:rtl w:val="0"/>
              </w:rPr>
              <w:t xml:space="preserve">0x02</w:t>
            </w:r>
          </w:p>
        </w:tc>
        <w:tc>
          <w:tcPr/>
          <w:p w:rsidR="00000000" w:rsidDel="00000000" w:rsidP="00000000" w:rsidRDefault="00000000" w:rsidRPr="00000000" w14:paraId="00000CAD">
            <w:pPr>
              <w:rPr/>
            </w:pPr>
            <w:r w:rsidDel="00000000" w:rsidR="00000000" w:rsidRPr="00000000">
              <w:rPr>
                <w:rtl w:val="0"/>
              </w:rPr>
              <w:t xml:space="preserve">HX711</w:t>
            </w:r>
          </w:p>
        </w:tc>
      </w:tr>
      <w:tr>
        <w:tc>
          <w:tcPr/>
          <w:p w:rsidR="00000000" w:rsidDel="00000000" w:rsidP="00000000" w:rsidRDefault="00000000" w:rsidRPr="00000000" w14:paraId="00000CAE">
            <w:pPr>
              <w:rPr/>
            </w:pPr>
            <w:r w:rsidDel="00000000" w:rsidR="00000000" w:rsidRPr="00000000">
              <w:rPr>
                <w:rtl w:val="0"/>
              </w:rPr>
              <w:t xml:space="preserve">Maximum</w:t>
            </w:r>
          </w:p>
        </w:tc>
        <w:tc>
          <w:tcPr/>
          <w:p w:rsidR="00000000" w:rsidDel="00000000" w:rsidP="00000000" w:rsidRDefault="00000000" w:rsidRPr="00000000" w14:paraId="00000CAF">
            <w:pPr>
              <w:rPr/>
            </w:pPr>
            <w:r w:rsidDel="00000000" w:rsidR="00000000" w:rsidRPr="00000000">
              <w:rPr>
                <w:rtl w:val="0"/>
              </w:rPr>
              <w:t xml:space="preserve">Int24_t</w:t>
            </w:r>
          </w:p>
        </w:tc>
        <w:tc>
          <w:tcPr/>
          <w:p w:rsidR="00000000" w:rsidDel="00000000" w:rsidP="00000000" w:rsidRDefault="00000000" w:rsidRPr="00000000" w14:paraId="00000CB0">
            <w:pPr>
              <w:rPr/>
            </w:pPr>
            <w:r w:rsidDel="00000000" w:rsidR="00000000" w:rsidRPr="00000000">
              <w:rPr>
                <w:rtl w:val="0"/>
              </w:rPr>
              <w:t xml:space="preserve">-</w:t>
            </w:r>
          </w:p>
        </w:tc>
        <w:tc>
          <w:tcPr/>
          <w:p w:rsidR="00000000" w:rsidDel="00000000" w:rsidP="00000000" w:rsidRDefault="00000000" w:rsidRPr="00000000" w14:paraId="00000CB1">
            <w:pPr>
              <w:rPr/>
            </w:pPr>
            <w:r w:rsidDel="00000000" w:rsidR="00000000" w:rsidRPr="00000000">
              <w:rPr>
                <w:rtl w:val="0"/>
              </w:rPr>
              <w:t xml:space="preserve">INT32_MAX (0x7FFFFFFF)zet deze controle uit</w:t>
            </w:r>
          </w:p>
        </w:tc>
      </w:tr>
      <w:tr>
        <w:tc>
          <w:tcPr/>
          <w:p w:rsidR="00000000" w:rsidDel="00000000" w:rsidP="00000000" w:rsidRDefault="00000000" w:rsidRPr="00000000" w14:paraId="00000CB2">
            <w:pPr>
              <w:rPr/>
            </w:pPr>
            <w:r w:rsidDel="00000000" w:rsidR="00000000" w:rsidRPr="00000000">
              <w:rPr>
                <w:rtl w:val="0"/>
              </w:rPr>
              <w:t xml:space="preserve">Minium</w:t>
            </w:r>
          </w:p>
        </w:tc>
        <w:tc>
          <w:tcPr/>
          <w:p w:rsidR="00000000" w:rsidDel="00000000" w:rsidP="00000000" w:rsidRDefault="00000000" w:rsidRPr="00000000" w14:paraId="00000CB3">
            <w:pPr>
              <w:rPr/>
            </w:pPr>
            <w:r w:rsidDel="00000000" w:rsidR="00000000" w:rsidRPr="00000000">
              <w:rPr>
                <w:rtl w:val="0"/>
              </w:rPr>
              <w:t xml:space="preserve">Int24_t</w:t>
            </w:r>
          </w:p>
        </w:tc>
        <w:tc>
          <w:tcPr/>
          <w:p w:rsidR="00000000" w:rsidDel="00000000" w:rsidP="00000000" w:rsidRDefault="00000000" w:rsidRPr="00000000" w14:paraId="00000CB4">
            <w:pPr>
              <w:rPr/>
            </w:pPr>
            <w:r w:rsidDel="00000000" w:rsidR="00000000" w:rsidRPr="00000000">
              <w:rPr>
                <w:rtl w:val="0"/>
              </w:rPr>
              <w:t xml:space="preserve">-</w:t>
            </w:r>
          </w:p>
        </w:tc>
        <w:tc>
          <w:tcPr/>
          <w:p w:rsidR="00000000" w:rsidDel="00000000" w:rsidP="00000000" w:rsidRDefault="00000000" w:rsidRPr="00000000" w14:paraId="00000CB5">
            <w:pPr>
              <w:rPr/>
            </w:pPr>
            <w:r w:rsidDel="00000000" w:rsidR="00000000" w:rsidRPr="00000000">
              <w:rPr>
                <w:rtl w:val="0"/>
              </w:rPr>
              <w:t xml:space="preserve">INT32_MIN (0x80000000)zet deze controle uit</w:t>
            </w:r>
          </w:p>
        </w:tc>
      </w:tr>
      <w:tr>
        <w:tc>
          <w:tcPr/>
          <w:p w:rsidR="00000000" w:rsidDel="00000000" w:rsidP="00000000" w:rsidRDefault="00000000" w:rsidRPr="00000000" w14:paraId="00000CB6">
            <w:pPr>
              <w:rPr/>
            </w:pPr>
            <w:r w:rsidDel="00000000" w:rsidR="00000000" w:rsidRPr="00000000">
              <w:rPr>
                <w:rtl w:val="0"/>
              </w:rPr>
              <w:t xml:space="preserve">Verschil</w:t>
            </w:r>
          </w:p>
        </w:tc>
        <w:tc>
          <w:tcPr/>
          <w:p w:rsidR="00000000" w:rsidDel="00000000" w:rsidP="00000000" w:rsidRDefault="00000000" w:rsidRPr="00000000" w14:paraId="00000CB7">
            <w:pPr>
              <w:rPr/>
            </w:pPr>
            <w:r w:rsidDel="00000000" w:rsidR="00000000" w:rsidRPr="00000000">
              <w:rPr>
                <w:rtl w:val="0"/>
              </w:rPr>
              <w:t xml:space="preserve">Int24_t</w:t>
            </w:r>
          </w:p>
        </w:tc>
        <w:tc>
          <w:tcPr/>
          <w:p w:rsidR="00000000" w:rsidDel="00000000" w:rsidP="00000000" w:rsidRDefault="00000000" w:rsidRPr="00000000" w14:paraId="00000CB8">
            <w:pPr>
              <w:rPr/>
            </w:pPr>
            <w:r w:rsidDel="00000000" w:rsidR="00000000" w:rsidRPr="00000000">
              <w:rPr>
                <w:rtl w:val="0"/>
              </w:rPr>
              <w:t xml:space="preserve">-</w:t>
            </w:r>
          </w:p>
        </w:tc>
        <w:tc>
          <w:tcPr/>
          <w:p w:rsidR="00000000" w:rsidDel="00000000" w:rsidP="00000000" w:rsidRDefault="00000000" w:rsidRPr="00000000" w14:paraId="00000CB9">
            <w:pPr>
              <w:rPr/>
            </w:pPr>
            <w:r w:rsidDel="00000000" w:rsidR="00000000" w:rsidRPr="00000000">
              <w:rPr>
                <w:rtl w:val="0"/>
              </w:rPr>
              <w:t xml:space="preserve">Een waarde boven de 0xFFFFFF zet deze controle uit</w:t>
            </w:r>
          </w:p>
        </w:tc>
      </w:tr>
    </w:tbl>
    <w:p w:rsidR="00000000" w:rsidDel="00000000" w:rsidP="00000000" w:rsidRDefault="00000000" w:rsidRPr="00000000" w14:paraId="00000CBA">
      <w:pPr>
        <w:rPr/>
      </w:pPr>
      <w:r w:rsidDel="00000000" w:rsidR="00000000" w:rsidRPr="00000000">
        <w:rPr>
          <w:rtl w:val="0"/>
        </w:rPr>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b w:val="1"/>
          <w:rtl w:val="0"/>
        </w:rPr>
        <w:t xml:space="preserve">Voorbeeld 1:</w:t>
      </w:r>
      <w:r w:rsidDel="00000000" w:rsidR="00000000" w:rsidRPr="00000000">
        <w:rPr>
          <w:rtl w:val="0"/>
        </w:rPr>
      </w:r>
    </w:p>
    <w:tbl>
      <w:tblPr>
        <w:tblStyle w:val="Table153"/>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990"/>
        <w:gridCol w:w="1335"/>
        <w:gridCol w:w="5610"/>
        <w:tblGridChange w:id="0">
          <w:tblGrid>
            <w:gridCol w:w="2565"/>
            <w:gridCol w:w="990"/>
            <w:gridCol w:w="1335"/>
            <w:gridCol w:w="5610"/>
          </w:tblGrid>
        </w:tblGridChange>
      </w:tblGrid>
      <w:tr>
        <w:tc>
          <w:tcPr/>
          <w:p w:rsidR="00000000" w:rsidDel="00000000" w:rsidP="00000000" w:rsidRDefault="00000000" w:rsidRPr="00000000" w14:paraId="00000CBD">
            <w:pPr>
              <w:rPr>
                <w:b w:val="1"/>
              </w:rPr>
            </w:pPr>
            <w:r w:rsidDel="00000000" w:rsidR="00000000" w:rsidRPr="00000000">
              <w:rPr>
                <w:b w:val="1"/>
                <w:rtl w:val="0"/>
              </w:rPr>
              <w:t xml:space="preserve">Veld</w:t>
            </w:r>
          </w:p>
        </w:tc>
        <w:tc>
          <w:tcPr/>
          <w:p w:rsidR="00000000" w:rsidDel="00000000" w:rsidP="00000000" w:rsidRDefault="00000000" w:rsidRPr="00000000" w14:paraId="00000CBE">
            <w:pPr>
              <w:rPr>
                <w:b w:val="1"/>
              </w:rPr>
            </w:pPr>
            <w:r w:rsidDel="00000000" w:rsidR="00000000" w:rsidRPr="00000000">
              <w:rPr>
                <w:b w:val="1"/>
                <w:rtl w:val="0"/>
              </w:rPr>
              <w:t xml:space="preserve">Grote</w:t>
            </w:r>
          </w:p>
        </w:tc>
        <w:tc>
          <w:tcPr/>
          <w:p w:rsidR="00000000" w:rsidDel="00000000" w:rsidP="00000000" w:rsidRDefault="00000000" w:rsidRPr="00000000" w14:paraId="00000CBF">
            <w:pPr>
              <w:rPr>
                <w:b w:val="1"/>
              </w:rPr>
            </w:pPr>
            <w:r w:rsidDel="00000000" w:rsidR="00000000" w:rsidRPr="00000000">
              <w:rPr>
                <w:b w:val="1"/>
                <w:rtl w:val="0"/>
              </w:rPr>
              <w:t xml:space="preserve">Waarde</w:t>
            </w:r>
          </w:p>
        </w:tc>
        <w:tc>
          <w:tcPr/>
          <w:p w:rsidR="00000000" w:rsidDel="00000000" w:rsidP="00000000" w:rsidRDefault="00000000" w:rsidRPr="00000000" w14:paraId="00000CC0">
            <w:pPr>
              <w:rPr>
                <w:b w:val="1"/>
              </w:rPr>
            </w:pPr>
            <w:r w:rsidDel="00000000" w:rsidR="00000000" w:rsidRPr="00000000">
              <w:rPr>
                <w:b w:val="1"/>
                <w:rtl w:val="0"/>
              </w:rPr>
              <w:t xml:space="preserve">Omschrijving</w:t>
            </w:r>
          </w:p>
        </w:tc>
      </w:tr>
      <w:tr>
        <w:tc>
          <w:tcPr/>
          <w:p w:rsidR="00000000" w:rsidDel="00000000" w:rsidP="00000000" w:rsidRDefault="00000000" w:rsidRPr="00000000" w14:paraId="00000CC1">
            <w:pPr>
              <w:rPr/>
            </w:pPr>
            <w:r w:rsidDel="00000000" w:rsidR="00000000" w:rsidRPr="00000000">
              <w:rPr>
                <w:rtl w:val="0"/>
              </w:rPr>
              <w:t xml:space="preserve">ALARM_CONFIG_WRITE</w:t>
            </w:r>
          </w:p>
        </w:tc>
        <w:tc>
          <w:tcPr/>
          <w:p w:rsidR="00000000" w:rsidDel="00000000" w:rsidP="00000000" w:rsidRDefault="00000000" w:rsidRPr="00000000" w14:paraId="00000CC2">
            <w:pPr>
              <w:rPr/>
            </w:pPr>
            <w:r w:rsidDel="00000000" w:rsidR="00000000" w:rsidRPr="00000000">
              <w:rPr>
                <w:rtl w:val="0"/>
              </w:rPr>
              <w:t xml:space="preserve">Uint8_t</w:t>
            </w:r>
          </w:p>
        </w:tc>
        <w:tc>
          <w:tcPr/>
          <w:p w:rsidR="00000000" w:rsidDel="00000000" w:rsidP="00000000" w:rsidRDefault="00000000" w:rsidRPr="00000000" w14:paraId="00000CC3">
            <w:pPr>
              <w:rPr/>
            </w:pPr>
            <w:r w:rsidDel="00000000" w:rsidR="00000000" w:rsidRPr="00000000">
              <w:rPr>
                <w:rtl w:val="0"/>
              </w:rPr>
              <w:t xml:space="preserve">0xA3</w:t>
            </w:r>
          </w:p>
        </w:tc>
        <w:tc>
          <w:tcPr/>
          <w:p w:rsidR="00000000" w:rsidDel="00000000" w:rsidP="00000000" w:rsidRDefault="00000000" w:rsidRPr="00000000" w14:paraId="00000CC4">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C5">
            <w:pPr>
              <w:rPr/>
            </w:pPr>
            <w:r w:rsidDel="00000000" w:rsidR="00000000" w:rsidRPr="00000000">
              <w:rPr>
                <w:rtl w:val="0"/>
              </w:rPr>
              <w:t xml:space="preserve">Sensor type</w:t>
            </w:r>
          </w:p>
        </w:tc>
        <w:tc>
          <w:tcPr/>
          <w:p w:rsidR="00000000" w:rsidDel="00000000" w:rsidP="00000000" w:rsidRDefault="00000000" w:rsidRPr="00000000" w14:paraId="00000CC6">
            <w:pPr>
              <w:rPr/>
            </w:pPr>
            <w:r w:rsidDel="00000000" w:rsidR="00000000" w:rsidRPr="00000000">
              <w:rPr>
                <w:rtl w:val="0"/>
              </w:rPr>
              <w:t xml:space="preserve">Uint8_t</w:t>
            </w:r>
          </w:p>
        </w:tc>
        <w:tc>
          <w:tcPr/>
          <w:p w:rsidR="00000000" w:rsidDel="00000000" w:rsidP="00000000" w:rsidRDefault="00000000" w:rsidRPr="00000000" w14:paraId="00000CC7">
            <w:pPr>
              <w:rPr/>
            </w:pPr>
            <w:r w:rsidDel="00000000" w:rsidR="00000000" w:rsidRPr="00000000">
              <w:rPr>
                <w:rtl w:val="0"/>
              </w:rPr>
              <w:t xml:space="preserve">0x02</w:t>
            </w:r>
          </w:p>
        </w:tc>
        <w:tc>
          <w:tcPr/>
          <w:p w:rsidR="00000000" w:rsidDel="00000000" w:rsidP="00000000" w:rsidRDefault="00000000" w:rsidRPr="00000000" w14:paraId="00000CC8">
            <w:pPr>
              <w:rPr/>
            </w:pPr>
            <w:r w:rsidDel="00000000" w:rsidR="00000000" w:rsidRPr="00000000">
              <w:rPr>
                <w:rtl w:val="0"/>
              </w:rPr>
              <w:t xml:space="preserve">HX711</w:t>
            </w:r>
          </w:p>
        </w:tc>
      </w:tr>
      <w:tr>
        <w:tc>
          <w:tcPr/>
          <w:p w:rsidR="00000000" w:rsidDel="00000000" w:rsidP="00000000" w:rsidRDefault="00000000" w:rsidRPr="00000000" w14:paraId="00000CC9">
            <w:pPr>
              <w:rPr/>
            </w:pPr>
            <w:r w:rsidDel="00000000" w:rsidR="00000000" w:rsidRPr="00000000">
              <w:rPr>
                <w:rtl w:val="0"/>
              </w:rPr>
              <w:t xml:space="preserve">Maximum</w:t>
            </w:r>
          </w:p>
        </w:tc>
        <w:tc>
          <w:tcPr/>
          <w:p w:rsidR="00000000" w:rsidDel="00000000" w:rsidP="00000000" w:rsidRDefault="00000000" w:rsidRPr="00000000" w14:paraId="00000CCA">
            <w:pPr>
              <w:rPr/>
            </w:pPr>
            <w:r w:rsidDel="00000000" w:rsidR="00000000" w:rsidRPr="00000000">
              <w:rPr>
                <w:rtl w:val="0"/>
              </w:rPr>
              <w:t xml:space="preserve">Int32_t</w:t>
            </w:r>
          </w:p>
        </w:tc>
        <w:tc>
          <w:tcPr/>
          <w:p w:rsidR="00000000" w:rsidDel="00000000" w:rsidP="00000000" w:rsidRDefault="00000000" w:rsidRPr="00000000" w14:paraId="00000CCB">
            <w:pPr>
              <w:rPr/>
            </w:pPr>
            <w:r w:rsidDel="00000000" w:rsidR="00000000" w:rsidRPr="00000000">
              <w:rPr>
                <w:rtl w:val="0"/>
              </w:rPr>
              <w:t xml:space="preserve">0x00003E80</w:t>
            </w:r>
          </w:p>
        </w:tc>
        <w:tc>
          <w:tcPr/>
          <w:p w:rsidR="00000000" w:rsidDel="00000000" w:rsidP="00000000" w:rsidRDefault="00000000" w:rsidRPr="00000000" w14:paraId="00000CCC">
            <w:pPr>
              <w:rPr/>
            </w:pPr>
            <w:r w:rsidDel="00000000" w:rsidR="00000000" w:rsidRPr="00000000">
              <w:rPr>
                <w:rtl w:val="0"/>
              </w:rPr>
              <w:t xml:space="preserve">16000</w:t>
            </w:r>
          </w:p>
        </w:tc>
      </w:tr>
      <w:tr>
        <w:tc>
          <w:tcPr/>
          <w:p w:rsidR="00000000" w:rsidDel="00000000" w:rsidP="00000000" w:rsidRDefault="00000000" w:rsidRPr="00000000" w14:paraId="00000CCD">
            <w:pPr>
              <w:rPr/>
            </w:pPr>
            <w:r w:rsidDel="00000000" w:rsidR="00000000" w:rsidRPr="00000000">
              <w:rPr>
                <w:rtl w:val="0"/>
              </w:rPr>
              <w:t xml:space="preserve">Minium</w:t>
            </w:r>
          </w:p>
        </w:tc>
        <w:tc>
          <w:tcPr/>
          <w:p w:rsidR="00000000" w:rsidDel="00000000" w:rsidP="00000000" w:rsidRDefault="00000000" w:rsidRPr="00000000" w14:paraId="00000CCE">
            <w:pPr>
              <w:rPr/>
            </w:pPr>
            <w:r w:rsidDel="00000000" w:rsidR="00000000" w:rsidRPr="00000000">
              <w:rPr>
                <w:rtl w:val="0"/>
              </w:rPr>
              <w:t xml:space="preserve">Int32_t</w:t>
            </w:r>
          </w:p>
        </w:tc>
        <w:tc>
          <w:tcPr/>
          <w:p w:rsidR="00000000" w:rsidDel="00000000" w:rsidP="00000000" w:rsidRDefault="00000000" w:rsidRPr="00000000" w14:paraId="00000CCF">
            <w:pPr>
              <w:rPr/>
            </w:pPr>
            <w:r w:rsidDel="00000000" w:rsidR="00000000" w:rsidRPr="00000000">
              <w:rPr>
                <w:rtl w:val="0"/>
              </w:rPr>
              <w:t xml:space="preserve">0xFFFFC180</w:t>
            </w:r>
          </w:p>
        </w:tc>
        <w:tc>
          <w:tcPr/>
          <w:p w:rsidR="00000000" w:rsidDel="00000000" w:rsidP="00000000" w:rsidRDefault="00000000" w:rsidRPr="00000000" w14:paraId="00000CD0">
            <w:pPr>
              <w:rPr/>
            </w:pPr>
            <w:r w:rsidDel="00000000" w:rsidR="00000000" w:rsidRPr="00000000">
              <w:rPr>
                <w:rtl w:val="0"/>
              </w:rPr>
              <w:t xml:space="preserve">-16000</w:t>
            </w:r>
          </w:p>
        </w:tc>
      </w:tr>
      <w:tr>
        <w:tc>
          <w:tcPr/>
          <w:p w:rsidR="00000000" w:rsidDel="00000000" w:rsidP="00000000" w:rsidRDefault="00000000" w:rsidRPr="00000000" w14:paraId="00000CD1">
            <w:pPr>
              <w:rPr/>
            </w:pPr>
            <w:r w:rsidDel="00000000" w:rsidR="00000000" w:rsidRPr="00000000">
              <w:rPr>
                <w:rtl w:val="0"/>
              </w:rPr>
              <w:t xml:space="preserve">Verschil</w:t>
            </w:r>
          </w:p>
        </w:tc>
        <w:tc>
          <w:tcPr/>
          <w:p w:rsidR="00000000" w:rsidDel="00000000" w:rsidP="00000000" w:rsidRDefault="00000000" w:rsidRPr="00000000" w14:paraId="00000CD2">
            <w:pPr>
              <w:rPr/>
            </w:pPr>
            <w:r w:rsidDel="00000000" w:rsidR="00000000" w:rsidRPr="00000000">
              <w:rPr>
                <w:rtl w:val="0"/>
              </w:rPr>
              <w:t xml:space="preserve">Uint32_t</w:t>
            </w:r>
          </w:p>
        </w:tc>
        <w:tc>
          <w:tcPr/>
          <w:p w:rsidR="00000000" w:rsidDel="00000000" w:rsidP="00000000" w:rsidRDefault="00000000" w:rsidRPr="00000000" w14:paraId="00000CD3">
            <w:pPr>
              <w:rPr/>
            </w:pPr>
            <w:r w:rsidDel="00000000" w:rsidR="00000000" w:rsidRPr="00000000">
              <w:rPr>
                <w:rtl w:val="0"/>
              </w:rPr>
              <w:t xml:space="preserve">0x000003E8</w:t>
            </w:r>
          </w:p>
        </w:tc>
        <w:tc>
          <w:tcPr/>
          <w:p w:rsidR="00000000" w:rsidDel="00000000" w:rsidP="00000000" w:rsidRDefault="00000000" w:rsidRPr="00000000" w14:paraId="00000CD4">
            <w:pPr>
              <w:rPr/>
            </w:pPr>
            <w:r w:rsidDel="00000000" w:rsidR="00000000" w:rsidRPr="00000000">
              <w:rPr>
                <w:rtl w:val="0"/>
              </w:rPr>
              <w:t xml:space="preserve">1000</w:t>
            </w:r>
          </w:p>
        </w:tc>
      </w:tr>
    </w:tbl>
    <w:p w:rsidR="00000000" w:rsidDel="00000000" w:rsidP="00000000" w:rsidRDefault="00000000" w:rsidRPr="00000000" w14:paraId="00000CD5">
      <w:pPr>
        <w:rPr/>
      </w:pPr>
      <w:r w:rsidDel="00000000" w:rsidR="00000000" w:rsidRPr="00000000">
        <w:rPr>
          <w:rtl w:val="0"/>
        </w:rPr>
      </w:r>
    </w:p>
    <w:p w:rsidR="00000000" w:rsidDel="00000000" w:rsidP="00000000" w:rsidRDefault="00000000" w:rsidRPr="00000000" w14:paraId="00000CD6">
      <w:pPr>
        <w:rPr/>
      </w:pPr>
      <w:r w:rsidDel="00000000" w:rsidR="00000000" w:rsidRPr="00000000">
        <w:rPr>
          <w:rtl w:val="0"/>
        </w:rPr>
      </w:r>
    </w:p>
    <w:tbl>
      <w:tblPr>
        <w:tblStyle w:val="Table154"/>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D7">
            <w:pPr>
              <w:rPr>
                <w:b w:val="1"/>
              </w:rPr>
            </w:pPr>
            <w:r w:rsidDel="00000000" w:rsidR="00000000" w:rsidRPr="00000000">
              <w:rPr>
                <w:rtl w:val="0"/>
              </w:rPr>
            </w:r>
          </w:p>
        </w:tc>
        <w:tc>
          <w:tcPr/>
          <w:p w:rsidR="00000000" w:rsidDel="00000000" w:rsidP="00000000" w:rsidRDefault="00000000" w:rsidRPr="00000000" w14:paraId="00000CD8">
            <w:pPr>
              <w:rPr>
                <w:b w:val="1"/>
              </w:rPr>
            </w:pPr>
            <w:r w:rsidDel="00000000" w:rsidR="00000000" w:rsidRPr="00000000">
              <w:rPr>
                <w:b w:val="1"/>
                <w:rtl w:val="0"/>
              </w:rPr>
              <w:t xml:space="preserve">Hex bericht</w:t>
            </w:r>
          </w:p>
        </w:tc>
      </w:tr>
      <w:tr>
        <w:tc>
          <w:tcPr/>
          <w:p w:rsidR="00000000" w:rsidDel="00000000" w:rsidP="00000000" w:rsidRDefault="00000000" w:rsidRPr="00000000" w14:paraId="00000CD9">
            <w:pPr>
              <w:rPr>
                <w:b w:val="1"/>
              </w:rPr>
            </w:pPr>
            <w:r w:rsidDel="00000000" w:rsidR="00000000" w:rsidRPr="00000000">
              <w:rPr>
                <w:b w:val="1"/>
                <w:rtl w:val="0"/>
              </w:rPr>
              <w:t xml:space="preserve">Opdracht</w:t>
            </w:r>
          </w:p>
        </w:tc>
        <w:tc>
          <w:tcPr/>
          <w:p w:rsidR="00000000" w:rsidDel="00000000" w:rsidP="00000000" w:rsidRDefault="00000000" w:rsidRPr="00000000" w14:paraId="00000CDA">
            <w:pPr>
              <w:rPr/>
            </w:pPr>
            <w:r w:rsidDel="00000000" w:rsidR="00000000" w:rsidRPr="00000000">
              <w:rPr>
                <w:rtl w:val="0"/>
              </w:rPr>
              <w:t xml:space="preserve">0xA30200003E80FFFFC180000003E8</w:t>
            </w:r>
          </w:p>
        </w:tc>
      </w:tr>
      <w:tr>
        <w:trPr>
          <w:trHeight w:val="260" w:hRule="atLeast"/>
        </w:trPr>
        <w:tc>
          <w:tcPr/>
          <w:p w:rsidR="00000000" w:rsidDel="00000000" w:rsidP="00000000" w:rsidRDefault="00000000" w:rsidRPr="00000000" w14:paraId="00000CDB">
            <w:pPr>
              <w:rPr>
                <w:b w:val="1"/>
              </w:rPr>
            </w:pPr>
            <w:r w:rsidDel="00000000" w:rsidR="00000000" w:rsidRPr="00000000">
              <w:rPr>
                <w:b w:val="1"/>
                <w:rtl w:val="0"/>
              </w:rPr>
              <w:t xml:space="preserve">Antwoord</w:t>
            </w:r>
          </w:p>
        </w:tc>
        <w:tc>
          <w:tcPr/>
          <w:p w:rsidR="00000000" w:rsidDel="00000000" w:rsidP="00000000" w:rsidRDefault="00000000" w:rsidRPr="00000000" w14:paraId="00000CDC">
            <w:pPr>
              <w:rPr/>
            </w:pPr>
            <w:r w:rsidDel="00000000" w:rsidR="00000000" w:rsidRPr="00000000">
              <w:rPr>
                <w:rtl w:val="0"/>
              </w:rPr>
              <w:t xml:space="preserve">0x00A300000000</w:t>
            </w:r>
          </w:p>
        </w:tc>
      </w:tr>
    </w:tbl>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rPr/>
      </w:pPr>
      <w:r w:rsidDel="00000000" w:rsidR="00000000" w:rsidRPr="00000000">
        <w:rPr>
          <w:b w:val="1"/>
          <w:rtl w:val="0"/>
        </w:rPr>
        <w:t xml:space="preserve">Voorbeeld 2:</w:t>
      </w:r>
      <w:r w:rsidDel="00000000" w:rsidR="00000000" w:rsidRPr="00000000">
        <w:rPr>
          <w:rtl w:val="0"/>
        </w:rPr>
      </w:r>
    </w:p>
    <w:tbl>
      <w:tblPr>
        <w:tblStyle w:val="Table155"/>
        <w:tblW w:w="10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960"/>
        <w:gridCol w:w="1410"/>
        <w:gridCol w:w="5565"/>
        <w:tblGridChange w:id="0">
          <w:tblGrid>
            <w:gridCol w:w="2565"/>
            <w:gridCol w:w="960"/>
            <w:gridCol w:w="1410"/>
            <w:gridCol w:w="5565"/>
          </w:tblGrid>
        </w:tblGridChange>
      </w:tblGrid>
      <w:tr>
        <w:tc>
          <w:tcPr/>
          <w:p w:rsidR="00000000" w:rsidDel="00000000" w:rsidP="00000000" w:rsidRDefault="00000000" w:rsidRPr="00000000" w14:paraId="00000CE0">
            <w:pPr>
              <w:rPr>
                <w:b w:val="1"/>
              </w:rPr>
            </w:pPr>
            <w:r w:rsidDel="00000000" w:rsidR="00000000" w:rsidRPr="00000000">
              <w:rPr>
                <w:b w:val="1"/>
                <w:rtl w:val="0"/>
              </w:rPr>
              <w:t xml:space="preserve">Veld</w:t>
            </w:r>
          </w:p>
        </w:tc>
        <w:tc>
          <w:tcPr/>
          <w:p w:rsidR="00000000" w:rsidDel="00000000" w:rsidP="00000000" w:rsidRDefault="00000000" w:rsidRPr="00000000" w14:paraId="00000CE1">
            <w:pPr>
              <w:rPr>
                <w:b w:val="1"/>
              </w:rPr>
            </w:pPr>
            <w:r w:rsidDel="00000000" w:rsidR="00000000" w:rsidRPr="00000000">
              <w:rPr>
                <w:b w:val="1"/>
                <w:rtl w:val="0"/>
              </w:rPr>
              <w:t xml:space="preserve">Grote</w:t>
            </w:r>
          </w:p>
        </w:tc>
        <w:tc>
          <w:tcPr/>
          <w:p w:rsidR="00000000" w:rsidDel="00000000" w:rsidP="00000000" w:rsidRDefault="00000000" w:rsidRPr="00000000" w14:paraId="00000CE2">
            <w:pPr>
              <w:rPr>
                <w:b w:val="1"/>
              </w:rPr>
            </w:pPr>
            <w:r w:rsidDel="00000000" w:rsidR="00000000" w:rsidRPr="00000000">
              <w:rPr>
                <w:b w:val="1"/>
                <w:rtl w:val="0"/>
              </w:rPr>
              <w:t xml:space="preserve">Waarde</w:t>
            </w:r>
          </w:p>
        </w:tc>
        <w:tc>
          <w:tcPr/>
          <w:p w:rsidR="00000000" w:rsidDel="00000000" w:rsidP="00000000" w:rsidRDefault="00000000" w:rsidRPr="00000000" w14:paraId="00000CE3">
            <w:pPr>
              <w:rPr>
                <w:b w:val="1"/>
              </w:rPr>
            </w:pPr>
            <w:r w:rsidDel="00000000" w:rsidR="00000000" w:rsidRPr="00000000">
              <w:rPr>
                <w:b w:val="1"/>
                <w:rtl w:val="0"/>
              </w:rPr>
              <w:t xml:space="preserve">Omschrijving</w:t>
            </w:r>
          </w:p>
        </w:tc>
      </w:tr>
      <w:tr>
        <w:tc>
          <w:tcPr/>
          <w:p w:rsidR="00000000" w:rsidDel="00000000" w:rsidP="00000000" w:rsidRDefault="00000000" w:rsidRPr="00000000" w14:paraId="00000CE4">
            <w:pPr>
              <w:rPr/>
            </w:pPr>
            <w:r w:rsidDel="00000000" w:rsidR="00000000" w:rsidRPr="00000000">
              <w:rPr>
                <w:rtl w:val="0"/>
              </w:rPr>
              <w:t xml:space="preserve">ALARM_CONFIG_WRITE</w:t>
            </w:r>
          </w:p>
        </w:tc>
        <w:tc>
          <w:tcPr/>
          <w:p w:rsidR="00000000" w:rsidDel="00000000" w:rsidP="00000000" w:rsidRDefault="00000000" w:rsidRPr="00000000" w14:paraId="00000CE5">
            <w:pPr>
              <w:rPr/>
            </w:pPr>
            <w:r w:rsidDel="00000000" w:rsidR="00000000" w:rsidRPr="00000000">
              <w:rPr>
                <w:rtl w:val="0"/>
              </w:rPr>
              <w:t xml:space="preserve">Uint8_t</w:t>
            </w:r>
          </w:p>
        </w:tc>
        <w:tc>
          <w:tcPr/>
          <w:p w:rsidR="00000000" w:rsidDel="00000000" w:rsidP="00000000" w:rsidRDefault="00000000" w:rsidRPr="00000000" w14:paraId="00000CE6">
            <w:pPr>
              <w:rPr/>
            </w:pPr>
            <w:r w:rsidDel="00000000" w:rsidR="00000000" w:rsidRPr="00000000">
              <w:rPr>
                <w:rtl w:val="0"/>
              </w:rPr>
              <w:t xml:space="preserve">0xA3</w:t>
            </w:r>
          </w:p>
        </w:tc>
        <w:tc>
          <w:tcPr/>
          <w:p w:rsidR="00000000" w:rsidDel="00000000" w:rsidP="00000000" w:rsidRDefault="00000000" w:rsidRPr="00000000" w14:paraId="00000CE7">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CE8">
            <w:pPr>
              <w:rPr/>
            </w:pPr>
            <w:r w:rsidDel="00000000" w:rsidR="00000000" w:rsidRPr="00000000">
              <w:rPr>
                <w:rtl w:val="0"/>
              </w:rPr>
              <w:t xml:space="preserve">Sensor type</w:t>
            </w:r>
          </w:p>
        </w:tc>
        <w:tc>
          <w:tcPr/>
          <w:p w:rsidR="00000000" w:rsidDel="00000000" w:rsidP="00000000" w:rsidRDefault="00000000" w:rsidRPr="00000000" w14:paraId="00000CE9">
            <w:pPr>
              <w:rPr/>
            </w:pPr>
            <w:r w:rsidDel="00000000" w:rsidR="00000000" w:rsidRPr="00000000">
              <w:rPr>
                <w:rtl w:val="0"/>
              </w:rPr>
              <w:t xml:space="preserve">Uint8_t</w:t>
            </w:r>
          </w:p>
        </w:tc>
        <w:tc>
          <w:tcPr/>
          <w:p w:rsidR="00000000" w:rsidDel="00000000" w:rsidP="00000000" w:rsidRDefault="00000000" w:rsidRPr="00000000" w14:paraId="00000CEA">
            <w:pPr>
              <w:rPr/>
            </w:pPr>
            <w:r w:rsidDel="00000000" w:rsidR="00000000" w:rsidRPr="00000000">
              <w:rPr>
                <w:rtl w:val="0"/>
              </w:rPr>
              <w:t xml:space="preserve">0x02</w:t>
            </w:r>
          </w:p>
        </w:tc>
        <w:tc>
          <w:tcPr/>
          <w:p w:rsidR="00000000" w:rsidDel="00000000" w:rsidP="00000000" w:rsidRDefault="00000000" w:rsidRPr="00000000" w14:paraId="00000CEB">
            <w:pPr>
              <w:rPr/>
            </w:pPr>
            <w:r w:rsidDel="00000000" w:rsidR="00000000" w:rsidRPr="00000000">
              <w:rPr>
                <w:rtl w:val="0"/>
              </w:rPr>
              <w:t xml:space="preserve">HX711</w:t>
            </w:r>
          </w:p>
        </w:tc>
      </w:tr>
      <w:tr>
        <w:tc>
          <w:tcPr/>
          <w:p w:rsidR="00000000" w:rsidDel="00000000" w:rsidP="00000000" w:rsidRDefault="00000000" w:rsidRPr="00000000" w14:paraId="00000CEC">
            <w:pPr>
              <w:rPr/>
            </w:pPr>
            <w:r w:rsidDel="00000000" w:rsidR="00000000" w:rsidRPr="00000000">
              <w:rPr>
                <w:rtl w:val="0"/>
              </w:rPr>
              <w:t xml:space="preserve">Maximum</w:t>
            </w:r>
          </w:p>
        </w:tc>
        <w:tc>
          <w:tcPr/>
          <w:p w:rsidR="00000000" w:rsidDel="00000000" w:rsidP="00000000" w:rsidRDefault="00000000" w:rsidRPr="00000000" w14:paraId="00000CED">
            <w:pPr>
              <w:rPr/>
            </w:pPr>
            <w:r w:rsidDel="00000000" w:rsidR="00000000" w:rsidRPr="00000000">
              <w:rPr>
                <w:rtl w:val="0"/>
              </w:rPr>
              <w:t xml:space="preserve">Int32_t</w:t>
            </w:r>
          </w:p>
        </w:tc>
        <w:tc>
          <w:tcPr/>
          <w:p w:rsidR="00000000" w:rsidDel="00000000" w:rsidP="00000000" w:rsidRDefault="00000000" w:rsidRPr="00000000" w14:paraId="00000CEE">
            <w:pPr>
              <w:rPr/>
            </w:pPr>
            <w:r w:rsidDel="00000000" w:rsidR="00000000" w:rsidRPr="00000000">
              <w:rPr>
                <w:rtl w:val="0"/>
              </w:rPr>
              <w:t xml:space="preserve">0x7FFFFFFF</w:t>
            </w:r>
          </w:p>
        </w:tc>
        <w:tc>
          <w:tcPr/>
          <w:p w:rsidR="00000000" w:rsidDel="00000000" w:rsidP="00000000" w:rsidRDefault="00000000" w:rsidRPr="00000000" w14:paraId="00000CEF">
            <w:pPr>
              <w:rPr/>
            </w:pPr>
            <w:r w:rsidDel="00000000" w:rsidR="00000000" w:rsidRPr="00000000">
              <w:rPr>
                <w:rtl w:val="0"/>
              </w:rPr>
              <w:t xml:space="preserve">2147483647</w:t>
            </w:r>
          </w:p>
        </w:tc>
      </w:tr>
      <w:tr>
        <w:tc>
          <w:tcPr/>
          <w:p w:rsidR="00000000" w:rsidDel="00000000" w:rsidP="00000000" w:rsidRDefault="00000000" w:rsidRPr="00000000" w14:paraId="00000CF0">
            <w:pPr>
              <w:rPr/>
            </w:pPr>
            <w:r w:rsidDel="00000000" w:rsidR="00000000" w:rsidRPr="00000000">
              <w:rPr>
                <w:rtl w:val="0"/>
              </w:rPr>
              <w:t xml:space="preserve">Minium</w:t>
            </w:r>
          </w:p>
        </w:tc>
        <w:tc>
          <w:tcPr/>
          <w:p w:rsidR="00000000" w:rsidDel="00000000" w:rsidP="00000000" w:rsidRDefault="00000000" w:rsidRPr="00000000" w14:paraId="00000CF1">
            <w:pPr>
              <w:rPr/>
            </w:pPr>
            <w:r w:rsidDel="00000000" w:rsidR="00000000" w:rsidRPr="00000000">
              <w:rPr>
                <w:rtl w:val="0"/>
              </w:rPr>
              <w:t xml:space="preserve">Int32_t</w:t>
            </w:r>
          </w:p>
        </w:tc>
        <w:tc>
          <w:tcPr/>
          <w:p w:rsidR="00000000" w:rsidDel="00000000" w:rsidP="00000000" w:rsidRDefault="00000000" w:rsidRPr="00000000" w14:paraId="00000CF2">
            <w:pPr>
              <w:rPr/>
            </w:pPr>
            <w:r w:rsidDel="00000000" w:rsidR="00000000" w:rsidRPr="00000000">
              <w:rPr>
                <w:rtl w:val="0"/>
              </w:rPr>
              <w:t xml:space="preserve">0x80000000</w:t>
            </w:r>
          </w:p>
        </w:tc>
        <w:tc>
          <w:tcPr/>
          <w:p w:rsidR="00000000" w:rsidDel="00000000" w:rsidP="00000000" w:rsidRDefault="00000000" w:rsidRPr="00000000" w14:paraId="00000CF3">
            <w:pPr>
              <w:rPr/>
            </w:pPr>
            <w:r w:rsidDel="00000000" w:rsidR="00000000" w:rsidRPr="00000000">
              <w:rPr>
                <w:rtl w:val="0"/>
              </w:rPr>
              <w:t xml:space="preserve">-2147483648</w:t>
            </w:r>
          </w:p>
        </w:tc>
      </w:tr>
      <w:tr>
        <w:tc>
          <w:tcPr/>
          <w:p w:rsidR="00000000" w:rsidDel="00000000" w:rsidP="00000000" w:rsidRDefault="00000000" w:rsidRPr="00000000" w14:paraId="00000CF4">
            <w:pPr>
              <w:rPr/>
            </w:pPr>
            <w:r w:rsidDel="00000000" w:rsidR="00000000" w:rsidRPr="00000000">
              <w:rPr>
                <w:rtl w:val="0"/>
              </w:rPr>
              <w:t xml:space="preserve">Verschil</w:t>
            </w:r>
          </w:p>
        </w:tc>
        <w:tc>
          <w:tcPr/>
          <w:p w:rsidR="00000000" w:rsidDel="00000000" w:rsidP="00000000" w:rsidRDefault="00000000" w:rsidRPr="00000000" w14:paraId="00000CF5">
            <w:pPr>
              <w:rPr/>
            </w:pPr>
            <w:r w:rsidDel="00000000" w:rsidR="00000000" w:rsidRPr="00000000">
              <w:rPr>
                <w:rtl w:val="0"/>
              </w:rPr>
              <w:t xml:space="preserve">Uint32_t</w:t>
            </w:r>
          </w:p>
        </w:tc>
        <w:tc>
          <w:tcPr/>
          <w:p w:rsidR="00000000" w:rsidDel="00000000" w:rsidP="00000000" w:rsidRDefault="00000000" w:rsidRPr="00000000" w14:paraId="00000CF6">
            <w:pPr>
              <w:rPr/>
            </w:pPr>
            <w:r w:rsidDel="00000000" w:rsidR="00000000" w:rsidRPr="00000000">
              <w:rPr>
                <w:rtl w:val="0"/>
              </w:rPr>
              <w:t xml:space="preserve">0xFFFFFFFF</w:t>
            </w:r>
          </w:p>
        </w:tc>
        <w:tc>
          <w:tcPr/>
          <w:p w:rsidR="00000000" w:rsidDel="00000000" w:rsidP="00000000" w:rsidRDefault="00000000" w:rsidRPr="00000000" w14:paraId="00000CF7">
            <w:pPr>
              <w:rPr/>
            </w:pPr>
            <w:r w:rsidDel="00000000" w:rsidR="00000000" w:rsidRPr="00000000">
              <w:rPr>
                <w:rtl w:val="0"/>
              </w:rPr>
              <w:t xml:space="preserve">1000</w:t>
            </w:r>
          </w:p>
        </w:tc>
      </w:tr>
    </w:tbl>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r>
    </w:p>
    <w:tbl>
      <w:tblPr>
        <w:tblStyle w:val="Table156"/>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CFA">
            <w:pPr>
              <w:rPr>
                <w:b w:val="1"/>
              </w:rPr>
            </w:pPr>
            <w:r w:rsidDel="00000000" w:rsidR="00000000" w:rsidRPr="00000000">
              <w:rPr>
                <w:rtl w:val="0"/>
              </w:rPr>
            </w:r>
          </w:p>
        </w:tc>
        <w:tc>
          <w:tcPr/>
          <w:p w:rsidR="00000000" w:rsidDel="00000000" w:rsidP="00000000" w:rsidRDefault="00000000" w:rsidRPr="00000000" w14:paraId="00000CFB">
            <w:pPr>
              <w:rPr>
                <w:b w:val="1"/>
              </w:rPr>
            </w:pPr>
            <w:r w:rsidDel="00000000" w:rsidR="00000000" w:rsidRPr="00000000">
              <w:rPr>
                <w:b w:val="1"/>
                <w:rtl w:val="0"/>
              </w:rPr>
              <w:t xml:space="preserve">Hex bericht</w:t>
            </w:r>
          </w:p>
        </w:tc>
      </w:tr>
      <w:tr>
        <w:tc>
          <w:tcPr/>
          <w:p w:rsidR="00000000" w:rsidDel="00000000" w:rsidP="00000000" w:rsidRDefault="00000000" w:rsidRPr="00000000" w14:paraId="00000CFC">
            <w:pPr>
              <w:rPr>
                <w:b w:val="1"/>
              </w:rPr>
            </w:pPr>
            <w:r w:rsidDel="00000000" w:rsidR="00000000" w:rsidRPr="00000000">
              <w:rPr>
                <w:b w:val="1"/>
                <w:rtl w:val="0"/>
              </w:rPr>
              <w:t xml:space="preserve">Opdracht</w:t>
            </w:r>
          </w:p>
        </w:tc>
        <w:tc>
          <w:tcPr/>
          <w:p w:rsidR="00000000" w:rsidDel="00000000" w:rsidP="00000000" w:rsidRDefault="00000000" w:rsidRPr="00000000" w14:paraId="00000CFD">
            <w:pPr>
              <w:rPr/>
            </w:pPr>
            <w:r w:rsidDel="00000000" w:rsidR="00000000" w:rsidRPr="00000000">
              <w:rPr>
                <w:rtl w:val="0"/>
              </w:rPr>
              <w:t xml:space="preserve">0xA3027FFFFFFF80000000FFFFFFFF</w:t>
            </w:r>
          </w:p>
        </w:tc>
      </w:tr>
      <w:tr>
        <w:trPr>
          <w:trHeight w:val="260" w:hRule="atLeast"/>
        </w:trPr>
        <w:tc>
          <w:tcPr/>
          <w:p w:rsidR="00000000" w:rsidDel="00000000" w:rsidP="00000000" w:rsidRDefault="00000000" w:rsidRPr="00000000" w14:paraId="00000CFE">
            <w:pPr>
              <w:rPr>
                <w:b w:val="1"/>
              </w:rPr>
            </w:pPr>
            <w:r w:rsidDel="00000000" w:rsidR="00000000" w:rsidRPr="00000000">
              <w:rPr>
                <w:b w:val="1"/>
                <w:rtl w:val="0"/>
              </w:rPr>
              <w:t xml:space="preserve">Antwoord</w:t>
            </w:r>
          </w:p>
        </w:tc>
        <w:tc>
          <w:tcPr/>
          <w:p w:rsidR="00000000" w:rsidDel="00000000" w:rsidP="00000000" w:rsidRDefault="00000000" w:rsidRPr="00000000" w14:paraId="00000CFF">
            <w:pPr>
              <w:rPr/>
            </w:pPr>
            <w:r w:rsidDel="00000000" w:rsidR="00000000" w:rsidRPr="00000000">
              <w:rPr>
                <w:rtl w:val="0"/>
              </w:rPr>
              <w:t xml:space="preserve">0x00A300000000</w:t>
            </w:r>
          </w:p>
        </w:tc>
      </w:tr>
    </w:tbl>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b w:val="1"/>
        </w:rPr>
      </w:pPr>
      <w:r w:rsidDel="00000000" w:rsidR="00000000" w:rsidRPr="00000000">
        <w:rPr>
          <w:rtl w:val="0"/>
        </w:rPr>
      </w:r>
    </w:p>
    <w:p w:rsidR="00000000" w:rsidDel="00000000" w:rsidP="00000000" w:rsidRDefault="00000000" w:rsidRPr="00000000" w14:paraId="00000D04">
      <w:pPr>
        <w:rPr>
          <w:b w:val="1"/>
        </w:rPr>
      </w:pPr>
      <w:r w:rsidDel="00000000" w:rsidR="00000000" w:rsidRPr="00000000">
        <w:rPr>
          <w:b w:val="1"/>
          <w:rtl w:val="0"/>
        </w:rPr>
        <w:t xml:space="preserve">nRF ADC</w:t>
      </w:r>
    </w:p>
    <w:p w:rsidR="00000000" w:rsidDel="00000000" w:rsidP="00000000" w:rsidRDefault="00000000" w:rsidRPr="00000000" w14:paraId="00000D05">
      <w:pPr>
        <w:rPr/>
      </w:pPr>
      <w:r w:rsidDel="00000000" w:rsidR="00000000" w:rsidRPr="00000000">
        <w:rPr>
          <w:rtl w:val="0"/>
        </w:rPr>
        <w:t xml:space="preserve">Met de grenswaardes voor de ADC in de nRF52840 worden de batterij spanning en de nRF52 voedingsspanning gecontroleerd.</w:t>
      </w:r>
    </w:p>
    <w:tbl>
      <w:tblPr>
        <w:tblStyle w:val="Table157"/>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D06">
            <w:pPr>
              <w:rPr>
                <w:b w:val="1"/>
              </w:rPr>
            </w:pPr>
            <w:r w:rsidDel="00000000" w:rsidR="00000000" w:rsidRPr="00000000">
              <w:rPr>
                <w:b w:val="1"/>
                <w:rtl w:val="0"/>
              </w:rPr>
              <w:t xml:space="preserve">Veld</w:t>
            </w:r>
          </w:p>
        </w:tc>
        <w:tc>
          <w:tcPr/>
          <w:p w:rsidR="00000000" w:rsidDel="00000000" w:rsidP="00000000" w:rsidRDefault="00000000" w:rsidRPr="00000000" w14:paraId="00000D07">
            <w:pPr>
              <w:rPr>
                <w:b w:val="1"/>
              </w:rPr>
            </w:pPr>
            <w:r w:rsidDel="00000000" w:rsidR="00000000" w:rsidRPr="00000000">
              <w:rPr>
                <w:b w:val="1"/>
                <w:rtl w:val="0"/>
              </w:rPr>
              <w:t xml:space="preserve">Grote</w:t>
            </w:r>
          </w:p>
        </w:tc>
        <w:tc>
          <w:tcPr/>
          <w:p w:rsidR="00000000" w:rsidDel="00000000" w:rsidP="00000000" w:rsidRDefault="00000000" w:rsidRPr="00000000" w14:paraId="00000D08">
            <w:pPr>
              <w:rPr>
                <w:b w:val="1"/>
              </w:rPr>
            </w:pPr>
            <w:r w:rsidDel="00000000" w:rsidR="00000000" w:rsidRPr="00000000">
              <w:rPr>
                <w:b w:val="1"/>
                <w:rtl w:val="0"/>
              </w:rPr>
              <w:t xml:space="preserve">Waarde</w:t>
            </w:r>
          </w:p>
        </w:tc>
        <w:tc>
          <w:tcPr/>
          <w:p w:rsidR="00000000" w:rsidDel="00000000" w:rsidP="00000000" w:rsidRDefault="00000000" w:rsidRPr="00000000" w14:paraId="00000D09">
            <w:pPr>
              <w:rPr>
                <w:b w:val="1"/>
              </w:rPr>
            </w:pPr>
            <w:r w:rsidDel="00000000" w:rsidR="00000000" w:rsidRPr="00000000">
              <w:rPr>
                <w:b w:val="1"/>
                <w:rtl w:val="0"/>
              </w:rPr>
              <w:t xml:space="preserve">Omschrijving</w:t>
            </w:r>
          </w:p>
        </w:tc>
      </w:tr>
      <w:tr>
        <w:tc>
          <w:tcPr/>
          <w:p w:rsidR="00000000" w:rsidDel="00000000" w:rsidP="00000000" w:rsidRDefault="00000000" w:rsidRPr="00000000" w14:paraId="00000D0A">
            <w:pPr>
              <w:rPr/>
            </w:pPr>
            <w:r w:rsidDel="00000000" w:rsidR="00000000" w:rsidRPr="00000000">
              <w:rPr>
                <w:rtl w:val="0"/>
              </w:rPr>
              <w:t xml:space="preserve">ALARM_CONFIG_WRITE</w:t>
            </w:r>
          </w:p>
        </w:tc>
        <w:tc>
          <w:tcPr/>
          <w:p w:rsidR="00000000" w:rsidDel="00000000" w:rsidP="00000000" w:rsidRDefault="00000000" w:rsidRPr="00000000" w14:paraId="00000D0B">
            <w:pPr>
              <w:rPr/>
            </w:pPr>
            <w:r w:rsidDel="00000000" w:rsidR="00000000" w:rsidRPr="00000000">
              <w:rPr>
                <w:rtl w:val="0"/>
              </w:rPr>
              <w:t xml:space="preserve">Uint8_t</w:t>
            </w:r>
          </w:p>
        </w:tc>
        <w:tc>
          <w:tcPr/>
          <w:p w:rsidR="00000000" w:rsidDel="00000000" w:rsidP="00000000" w:rsidRDefault="00000000" w:rsidRPr="00000000" w14:paraId="00000D0C">
            <w:pPr>
              <w:rPr/>
            </w:pPr>
            <w:r w:rsidDel="00000000" w:rsidR="00000000" w:rsidRPr="00000000">
              <w:rPr>
                <w:rtl w:val="0"/>
              </w:rPr>
              <w:t xml:space="preserve">0xA3</w:t>
            </w:r>
          </w:p>
        </w:tc>
        <w:tc>
          <w:tcPr/>
          <w:p w:rsidR="00000000" w:rsidDel="00000000" w:rsidP="00000000" w:rsidRDefault="00000000" w:rsidRPr="00000000" w14:paraId="00000D0D">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D0E">
            <w:pPr>
              <w:rPr/>
            </w:pPr>
            <w:r w:rsidDel="00000000" w:rsidR="00000000" w:rsidRPr="00000000">
              <w:rPr>
                <w:rtl w:val="0"/>
              </w:rPr>
              <w:t xml:space="preserve">Sensor type</w:t>
            </w:r>
          </w:p>
        </w:tc>
        <w:tc>
          <w:tcPr/>
          <w:p w:rsidR="00000000" w:rsidDel="00000000" w:rsidP="00000000" w:rsidRDefault="00000000" w:rsidRPr="00000000" w14:paraId="00000D0F">
            <w:pPr>
              <w:rPr/>
            </w:pPr>
            <w:r w:rsidDel="00000000" w:rsidR="00000000" w:rsidRPr="00000000">
              <w:rPr>
                <w:rtl w:val="0"/>
              </w:rPr>
              <w:t xml:space="preserve">Uint8_t</w:t>
            </w:r>
          </w:p>
        </w:tc>
        <w:tc>
          <w:tcPr/>
          <w:p w:rsidR="00000000" w:rsidDel="00000000" w:rsidP="00000000" w:rsidRDefault="00000000" w:rsidRPr="00000000" w14:paraId="00000D10">
            <w:pPr>
              <w:rPr/>
            </w:pPr>
            <w:r w:rsidDel="00000000" w:rsidR="00000000" w:rsidRPr="00000000">
              <w:rPr>
                <w:rtl w:val="0"/>
              </w:rPr>
              <w:t xml:space="preserve">0x04</w:t>
            </w:r>
          </w:p>
        </w:tc>
        <w:tc>
          <w:tcPr/>
          <w:p w:rsidR="00000000" w:rsidDel="00000000" w:rsidP="00000000" w:rsidRDefault="00000000" w:rsidRPr="00000000" w14:paraId="00000D11">
            <w:pPr>
              <w:rPr/>
            </w:pPr>
            <w:r w:rsidDel="00000000" w:rsidR="00000000" w:rsidRPr="00000000">
              <w:rPr>
                <w:rtl w:val="0"/>
              </w:rPr>
              <w:t xml:space="preserve">nRF ADC</w:t>
            </w:r>
          </w:p>
        </w:tc>
      </w:tr>
      <w:tr>
        <w:tc>
          <w:tcPr/>
          <w:p w:rsidR="00000000" w:rsidDel="00000000" w:rsidP="00000000" w:rsidRDefault="00000000" w:rsidRPr="00000000" w14:paraId="00000D12">
            <w:pPr>
              <w:rPr/>
            </w:pPr>
            <w:r w:rsidDel="00000000" w:rsidR="00000000" w:rsidRPr="00000000">
              <w:rPr>
                <w:rtl w:val="0"/>
              </w:rPr>
              <w:t xml:space="preserve">Maximum</w:t>
            </w:r>
          </w:p>
        </w:tc>
        <w:tc>
          <w:tcPr/>
          <w:p w:rsidR="00000000" w:rsidDel="00000000" w:rsidP="00000000" w:rsidRDefault="00000000" w:rsidRPr="00000000" w14:paraId="00000D13">
            <w:pPr>
              <w:rPr/>
            </w:pPr>
            <w:r w:rsidDel="00000000" w:rsidR="00000000" w:rsidRPr="00000000">
              <w:rPr>
                <w:rtl w:val="0"/>
              </w:rPr>
              <w:t xml:space="preserve">Uint16_t</w:t>
            </w:r>
          </w:p>
        </w:tc>
        <w:tc>
          <w:tcPr/>
          <w:p w:rsidR="00000000" w:rsidDel="00000000" w:rsidP="00000000" w:rsidRDefault="00000000" w:rsidRPr="00000000" w14:paraId="00000D14">
            <w:pPr>
              <w:rPr/>
            </w:pPr>
            <w:r w:rsidDel="00000000" w:rsidR="00000000" w:rsidRPr="00000000">
              <w:rPr>
                <w:rtl w:val="0"/>
              </w:rPr>
            </w:r>
          </w:p>
        </w:tc>
        <w:tc>
          <w:tcPr/>
          <w:p w:rsidR="00000000" w:rsidDel="00000000" w:rsidP="00000000" w:rsidRDefault="00000000" w:rsidRPr="00000000" w14:paraId="00000D15">
            <w:pPr>
              <w:rPr/>
            </w:pPr>
            <w:r w:rsidDel="00000000" w:rsidR="00000000" w:rsidRPr="00000000">
              <w:rPr>
                <w:rtl w:val="0"/>
              </w:rPr>
              <w:t xml:space="preserve">UINT16_MAX (65535)zet deze controle uit</w:t>
            </w:r>
          </w:p>
        </w:tc>
      </w:tr>
      <w:tr>
        <w:tc>
          <w:tcPr/>
          <w:p w:rsidR="00000000" w:rsidDel="00000000" w:rsidP="00000000" w:rsidRDefault="00000000" w:rsidRPr="00000000" w14:paraId="00000D16">
            <w:pPr>
              <w:rPr/>
            </w:pPr>
            <w:r w:rsidDel="00000000" w:rsidR="00000000" w:rsidRPr="00000000">
              <w:rPr>
                <w:rtl w:val="0"/>
              </w:rPr>
              <w:t xml:space="preserve">Minimum</w:t>
            </w:r>
          </w:p>
        </w:tc>
        <w:tc>
          <w:tcPr/>
          <w:p w:rsidR="00000000" w:rsidDel="00000000" w:rsidP="00000000" w:rsidRDefault="00000000" w:rsidRPr="00000000" w14:paraId="00000D17">
            <w:pPr>
              <w:rPr/>
            </w:pPr>
            <w:r w:rsidDel="00000000" w:rsidR="00000000" w:rsidRPr="00000000">
              <w:rPr>
                <w:rtl w:val="0"/>
              </w:rPr>
              <w:t xml:space="preserve">Uint16_t</w:t>
            </w:r>
          </w:p>
        </w:tc>
        <w:tc>
          <w:tcPr/>
          <w:p w:rsidR="00000000" w:rsidDel="00000000" w:rsidP="00000000" w:rsidRDefault="00000000" w:rsidRPr="00000000" w14:paraId="00000D18">
            <w:pPr>
              <w:rPr/>
            </w:pPr>
            <w:r w:rsidDel="00000000" w:rsidR="00000000" w:rsidRPr="00000000">
              <w:rPr>
                <w:rtl w:val="0"/>
              </w:rPr>
            </w:r>
          </w:p>
        </w:tc>
        <w:tc>
          <w:tcPr/>
          <w:p w:rsidR="00000000" w:rsidDel="00000000" w:rsidP="00000000" w:rsidRDefault="00000000" w:rsidRPr="00000000" w14:paraId="00000D19">
            <w:pPr>
              <w:rPr/>
            </w:pPr>
            <w:r w:rsidDel="00000000" w:rsidR="00000000" w:rsidRPr="00000000">
              <w:rPr>
                <w:rtl w:val="0"/>
              </w:rPr>
              <w:t xml:space="preserve">0 zet deze controle uit</w:t>
            </w:r>
          </w:p>
        </w:tc>
      </w:tr>
      <w:tr>
        <w:tc>
          <w:tcPr/>
          <w:p w:rsidR="00000000" w:rsidDel="00000000" w:rsidP="00000000" w:rsidRDefault="00000000" w:rsidRPr="00000000" w14:paraId="00000D1A">
            <w:pPr>
              <w:rPr/>
            </w:pPr>
            <w:r w:rsidDel="00000000" w:rsidR="00000000" w:rsidRPr="00000000">
              <w:rPr>
                <w:rtl w:val="0"/>
              </w:rPr>
              <w:t xml:space="preserve">Verschil</w:t>
            </w:r>
          </w:p>
        </w:tc>
        <w:tc>
          <w:tcPr/>
          <w:p w:rsidR="00000000" w:rsidDel="00000000" w:rsidP="00000000" w:rsidRDefault="00000000" w:rsidRPr="00000000" w14:paraId="00000D1B">
            <w:pPr>
              <w:rPr/>
            </w:pPr>
            <w:r w:rsidDel="00000000" w:rsidR="00000000" w:rsidRPr="00000000">
              <w:rPr>
                <w:rtl w:val="0"/>
              </w:rPr>
              <w:t xml:space="preserve">Uint16_t</w:t>
            </w:r>
          </w:p>
        </w:tc>
        <w:tc>
          <w:tcPr/>
          <w:p w:rsidR="00000000" w:rsidDel="00000000" w:rsidP="00000000" w:rsidRDefault="00000000" w:rsidRPr="00000000" w14:paraId="00000D1C">
            <w:pPr>
              <w:rPr/>
            </w:pPr>
            <w:r w:rsidDel="00000000" w:rsidR="00000000" w:rsidRPr="00000000">
              <w:rPr>
                <w:rtl w:val="0"/>
              </w:rPr>
            </w:r>
          </w:p>
        </w:tc>
        <w:tc>
          <w:tcPr/>
          <w:p w:rsidR="00000000" w:rsidDel="00000000" w:rsidP="00000000" w:rsidRDefault="00000000" w:rsidRPr="00000000" w14:paraId="00000D1D">
            <w:pPr>
              <w:rPr/>
            </w:pPr>
            <w:r w:rsidDel="00000000" w:rsidR="00000000" w:rsidRPr="00000000">
              <w:rPr>
                <w:rtl w:val="0"/>
              </w:rPr>
              <w:t xml:space="preserve">UINT16_MAX (65535)zet deze controle uit</w:t>
            </w:r>
          </w:p>
        </w:tc>
      </w:tr>
    </w:tbl>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r>
    </w:p>
    <w:tbl>
      <w:tblPr>
        <w:tblStyle w:val="Table158"/>
        <w:tblW w:w="9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095"/>
        <w:gridCol w:w="4350"/>
        <w:tblGridChange w:id="0">
          <w:tblGrid>
            <w:gridCol w:w="3495"/>
            <w:gridCol w:w="1035"/>
            <w:gridCol w:w="1095"/>
            <w:gridCol w:w="4350"/>
          </w:tblGrid>
        </w:tblGridChange>
      </w:tblGrid>
      <w:tr>
        <w:tc>
          <w:tcPr/>
          <w:p w:rsidR="00000000" w:rsidDel="00000000" w:rsidP="00000000" w:rsidRDefault="00000000" w:rsidRPr="00000000" w14:paraId="00000D20">
            <w:pPr>
              <w:rPr>
                <w:b w:val="1"/>
              </w:rPr>
            </w:pPr>
            <w:r w:rsidDel="00000000" w:rsidR="00000000" w:rsidRPr="00000000">
              <w:rPr>
                <w:b w:val="1"/>
                <w:rtl w:val="0"/>
              </w:rPr>
              <w:t xml:space="preserve">Veld</w:t>
            </w:r>
          </w:p>
        </w:tc>
        <w:tc>
          <w:tcPr/>
          <w:p w:rsidR="00000000" w:rsidDel="00000000" w:rsidP="00000000" w:rsidRDefault="00000000" w:rsidRPr="00000000" w14:paraId="00000D21">
            <w:pPr>
              <w:rPr>
                <w:b w:val="1"/>
              </w:rPr>
            </w:pPr>
            <w:r w:rsidDel="00000000" w:rsidR="00000000" w:rsidRPr="00000000">
              <w:rPr>
                <w:b w:val="1"/>
                <w:rtl w:val="0"/>
              </w:rPr>
              <w:t xml:space="preserve">Grote</w:t>
            </w:r>
          </w:p>
        </w:tc>
        <w:tc>
          <w:tcPr/>
          <w:p w:rsidR="00000000" w:rsidDel="00000000" w:rsidP="00000000" w:rsidRDefault="00000000" w:rsidRPr="00000000" w14:paraId="00000D22">
            <w:pPr>
              <w:rPr>
                <w:b w:val="1"/>
              </w:rPr>
            </w:pPr>
            <w:r w:rsidDel="00000000" w:rsidR="00000000" w:rsidRPr="00000000">
              <w:rPr>
                <w:b w:val="1"/>
                <w:rtl w:val="0"/>
              </w:rPr>
              <w:t xml:space="preserve">Waarde</w:t>
            </w:r>
          </w:p>
        </w:tc>
        <w:tc>
          <w:tcPr/>
          <w:p w:rsidR="00000000" w:rsidDel="00000000" w:rsidP="00000000" w:rsidRDefault="00000000" w:rsidRPr="00000000" w14:paraId="00000D23">
            <w:pPr>
              <w:rPr>
                <w:b w:val="1"/>
              </w:rPr>
            </w:pPr>
            <w:r w:rsidDel="00000000" w:rsidR="00000000" w:rsidRPr="00000000">
              <w:rPr>
                <w:b w:val="1"/>
                <w:rtl w:val="0"/>
              </w:rPr>
              <w:t xml:space="preserve">Omschrijving</w:t>
            </w:r>
          </w:p>
        </w:tc>
      </w:tr>
      <w:tr>
        <w:tc>
          <w:tcPr/>
          <w:p w:rsidR="00000000" w:rsidDel="00000000" w:rsidP="00000000" w:rsidRDefault="00000000" w:rsidRPr="00000000" w14:paraId="00000D24">
            <w:pPr>
              <w:rPr/>
            </w:pPr>
            <w:r w:rsidDel="00000000" w:rsidR="00000000" w:rsidRPr="00000000">
              <w:rPr>
                <w:rtl w:val="0"/>
              </w:rPr>
              <w:t xml:space="preserve">ALARM_CONFIG_WRITE</w:t>
            </w:r>
          </w:p>
        </w:tc>
        <w:tc>
          <w:tcPr/>
          <w:p w:rsidR="00000000" w:rsidDel="00000000" w:rsidP="00000000" w:rsidRDefault="00000000" w:rsidRPr="00000000" w14:paraId="00000D25">
            <w:pPr>
              <w:rPr/>
            </w:pPr>
            <w:r w:rsidDel="00000000" w:rsidR="00000000" w:rsidRPr="00000000">
              <w:rPr>
                <w:rtl w:val="0"/>
              </w:rPr>
              <w:t xml:space="preserve">Uint8_t</w:t>
            </w:r>
          </w:p>
        </w:tc>
        <w:tc>
          <w:tcPr/>
          <w:p w:rsidR="00000000" w:rsidDel="00000000" w:rsidP="00000000" w:rsidRDefault="00000000" w:rsidRPr="00000000" w14:paraId="00000D26">
            <w:pPr>
              <w:rPr/>
            </w:pPr>
            <w:r w:rsidDel="00000000" w:rsidR="00000000" w:rsidRPr="00000000">
              <w:rPr>
                <w:rtl w:val="0"/>
              </w:rPr>
              <w:t xml:space="preserve">0x23</w:t>
            </w:r>
          </w:p>
        </w:tc>
        <w:tc>
          <w:tcPr/>
          <w:p w:rsidR="00000000" w:rsidDel="00000000" w:rsidP="00000000" w:rsidRDefault="00000000" w:rsidRPr="00000000" w14:paraId="00000D27">
            <w:pPr>
              <w:rPr/>
            </w:pPr>
            <w:r w:rsidDel="00000000" w:rsidR="00000000" w:rsidRPr="00000000">
              <w:rPr>
                <w:rtl w:val="0"/>
              </w:rPr>
              <w:t xml:space="preserve">ALARM_CONFIG_WRITE</w:t>
            </w:r>
          </w:p>
        </w:tc>
      </w:tr>
      <w:tr>
        <w:trPr>
          <w:trHeight w:val="225" w:hRule="atLeast"/>
        </w:trPr>
        <w:tc>
          <w:tcPr/>
          <w:p w:rsidR="00000000" w:rsidDel="00000000" w:rsidP="00000000" w:rsidRDefault="00000000" w:rsidRPr="00000000" w14:paraId="00000D28">
            <w:pPr>
              <w:rPr/>
            </w:pPr>
            <w:r w:rsidDel="00000000" w:rsidR="00000000" w:rsidRPr="00000000">
              <w:rPr>
                <w:rtl w:val="0"/>
              </w:rPr>
              <w:t xml:space="preserve">Sensor type</w:t>
            </w:r>
          </w:p>
        </w:tc>
        <w:tc>
          <w:tcPr/>
          <w:p w:rsidR="00000000" w:rsidDel="00000000" w:rsidP="00000000" w:rsidRDefault="00000000" w:rsidRPr="00000000" w14:paraId="00000D29">
            <w:pPr>
              <w:rPr/>
            </w:pPr>
            <w:r w:rsidDel="00000000" w:rsidR="00000000" w:rsidRPr="00000000">
              <w:rPr>
                <w:rtl w:val="0"/>
              </w:rPr>
              <w:t xml:space="preserve">Uint8_t</w:t>
            </w:r>
          </w:p>
        </w:tc>
        <w:tc>
          <w:tcPr/>
          <w:p w:rsidR="00000000" w:rsidDel="00000000" w:rsidP="00000000" w:rsidRDefault="00000000" w:rsidRPr="00000000" w14:paraId="00000D2A">
            <w:pPr>
              <w:rPr/>
            </w:pPr>
            <w:r w:rsidDel="00000000" w:rsidR="00000000" w:rsidRPr="00000000">
              <w:rPr>
                <w:rtl w:val="0"/>
              </w:rPr>
              <w:t xml:space="preserve">0x04</w:t>
            </w:r>
          </w:p>
        </w:tc>
        <w:tc>
          <w:tcPr/>
          <w:p w:rsidR="00000000" w:rsidDel="00000000" w:rsidP="00000000" w:rsidRDefault="00000000" w:rsidRPr="00000000" w14:paraId="00000D2B">
            <w:pPr>
              <w:rPr/>
            </w:pPr>
            <w:r w:rsidDel="00000000" w:rsidR="00000000" w:rsidRPr="00000000">
              <w:rPr>
                <w:rtl w:val="0"/>
              </w:rPr>
              <w:t xml:space="preserve">nRF ADC</w:t>
            </w:r>
          </w:p>
        </w:tc>
      </w:tr>
      <w:tr>
        <w:tc>
          <w:tcPr/>
          <w:p w:rsidR="00000000" w:rsidDel="00000000" w:rsidP="00000000" w:rsidRDefault="00000000" w:rsidRPr="00000000" w14:paraId="00000D2C">
            <w:pPr>
              <w:rPr/>
            </w:pPr>
            <w:r w:rsidDel="00000000" w:rsidR="00000000" w:rsidRPr="00000000">
              <w:rPr>
                <w:rtl w:val="0"/>
              </w:rPr>
              <w:t xml:space="preserve">Maximum</w:t>
            </w:r>
          </w:p>
        </w:tc>
        <w:tc>
          <w:tcPr/>
          <w:p w:rsidR="00000000" w:rsidDel="00000000" w:rsidP="00000000" w:rsidRDefault="00000000" w:rsidRPr="00000000" w14:paraId="00000D2D">
            <w:pPr>
              <w:rPr/>
            </w:pPr>
            <w:r w:rsidDel="00000000" w:rsidR="00000000" w:rsidRPr="00000000">
              <w:rPr>
                <w:rtl w:val="0"/>
              </w:rPr>
              <w:t xml:space="preserve">Uint16_t</w:t>
            </w:r>
          </w:p>
        </w:tc>
        <w:tc>
          <w:tcPr/>
          <w:p w:rsidR="00000000" w:rsidDel="00000000" w:rsidP="00000000" w:rsidRDefault="00000000" w:rsidRPr="00000000" w14:paraId="00000D2E">
            <w:pPr>
              <w:rPr/>
            </w:pPr>
            <w:r w:rsidDel="00000000" w:rsidR="00000000" w:rsidRPr="00000000">
              <w:rPr>
                <w:rtl w:val="0"/>
              </w:rPr>
              <w:t xml:space="preserve">0x0CE4</w:t>
            </w:r>
          </w:p>
        </w:tc>
        <w:tc>
          <w:tcPr/>
          <w:p w:rsidR="00000000" w:rsidDel="00000000" w:rsidP="00000000" w:rsidRDefault="00000000" w:rsidRPr="00000000" w14:paraId="00000D2F">
            <w:pPr>
              <w:rPr/>
            </w:pPr>
            <w:r w:rsidDel="00000000" w:rsidR="00000000" w:rsidRPr="00000000">
              <w:rPr>
                <w:rtl w:val="0"/>
              </w:rPr>
              <w:t xml:space="preserve">3300 mV</w:t>
            </w:r>
          </w:p>
        </w:tc>
      </w:tr>
      <w:tr>
        <w:tc>
          <w:tcPr/>
          <w:p w:rsidR="00000000" w:rsidDel="00000000" w:rsidP="00000000" w:rsidRDefault="00000000" w:rsidRPr="00000000" w14:paraId="00000D30">
            <w:pPr>
              <w:rPr/>
            </w:pPr>
            <w:r w:rsidDel="00000000" w:rsidR="00000000" w:rsidRPr="00000000">
              <w:rPr>
                <w:rtl w:val="0"/>
              </w:rPr>
              <w:t xml:space="preserve">Minimum</w:t>
            </w:r>
          </w:p>
        </w:tc>
        <w:tc>
          <w:tcPr/>
          <w:p w:rsidR="00000000" w:rsidDel="00000000" w:rsidP="00000000" w:rsidRDefault="00000000" w:rsidRPr="00000000" w14:paraId="00000D31">
            <w:pPr>
              <w:rPr/>
            </w:pPr>
            <w:r w:rsidDel="00000000" w:rsidR="00000000" w:rsidRPr="00000000">
              <w:rPr>
                <w:rtl w:val="0"/>
              </w:rPr>
              <w:t xml:space="preserve">Uint16_t</w:t>
            </w:r>
          </w:p>
        </w:tc>
        <w:tc>
          <w:tcPr/>
          <w:p w:rsidR="00000000" w:rsidDel="00000000" w:rsidP="00000000" w:rsidRDefault="00000000" w:rsidRPr="00000000" w14:paraId="00000D32">
            <w:pPr>
              <w:rPr/>
            </w:pPr>
            <w:r w:rsidDel="00000000" w:rsidR="00000000" w:rsidRPr="00000000">
              <w:rPr>
                <w:rtl w:val="0"/>
              </w:rPr>
              <w:t xml:space="preserve">0x0708</w:t>
            </w:r>
          </w:p>
        </w:tc>
        <w:tc>
          <w:tcPr/>
          <w:p w:rsidR="00000000" w:rsidDel="00000000" w:rsidP="00000000" w:rsidRDefault="00000000" w:rsidRPr="00000000" w14:paraId="00000D33">
            <w:pPr>
              <w:rPr/>
            </w:pPr>
            <w:r w:rsidDel="00000000" w:rsidR="00000000" w:rsidRPr="00000000">
              <w:rPr>
                <w:rtl w:val="0"/>
              </w:rPr>
              <w:t xml:space="preserve">1800 mV</w:t>
            </w:r>
          </w:p>
        </w:tc>
      </w:tr>
      <w:tr>
        <w:tc>
          <w:tcPr/>
          <w:p w:rsidR="00000000" w:rsidDel="00000000" w:rsidP="00000000" w:rsidRDefault="00000000" w:rsidRPr="00000000" w14:paraId="00000D34">
            <w:pPr>
              <w:rPr/>
            </w:pPr>
            <w:r w:rsidDel="00000000" w:rsidR="00000000" w:rsidRPr="00000000">
              <w:rPr>
                <w:rtl w:val="0"/>
              </w:rPr>
              <w:t xml:space="preserve">Verschil</w:t>
            </w:r>
          </w:p>
        </w:tc>
        <w:tc>
          <w:tcPr/>
          <w:p w:rsidR="00000000" w:rsidDel="00000000" w:rsidP="00000000" w:rsidRDefault="00000000" w:rsidRPr="00000000" w14:paraId="00000D35">
            <w:pPr>
              <w:rPr/>
            </w:pPr>
            <w:r w:rsidDel="00000000" w:rsidR="00000000" w:rsidRPr="00000000">
              <w:rPr>
                <w:rtl w:val="0"/>
              </w:rPr>
              <w:t xml:space="preserve">Uint16_t</w:t>
            </w:r>
          </w:p>
        </w:tc>
        <w:tc>
          <w:tcPr/>
          <w:p w:rsidR="00000000" w:rsidDel="00000000" w:rsidP="00000000" w:rsidRDefault="00000000" w:rsidRPr="00000000" w14:paraId="00000D36">
            <w:pPr>
              <w:rPr/>
            </w:pPr>
            <w:r w:rsidDel="00000000" w:rsidR="00000000" w:rsidRPr="00000000">
              <w:rPr>
                <w:rtl w:val="0"/>
              </w:rPr>
              <w:t xml:space="preserve">0x01F4</w:t>
            </w:r>
          </w:p>
        </w:tc>
        <w:tc>
          <w:tcPr/>
          <w:p w:rsidR="00000000" w:rsidDel="00000000" w:rsidP="00000000" w:rsidRDefault="00000000" w:rsidRPr="00000000" w14:paraId="00000D37">
            <w:pPr>
              <w:rPr/>
            </w:pPr>
            <w:r w:rsidDel="00000000" w:rsidR="00000000" w:rsidRPr="00000000">
              <w:rPr>
                <w:rtl w:val="0"/>
              </w:rPr>
              <w:t xml:space="preserve">500 mV</w:t>
            </w:r>
          </w:p>
        </w:tc>
      </w:tr>
    </w:tbl>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pPr>
      <w:r w:rsidDel="00000000" w:rsidR="00000000" w:rsidRPr="00000000">
        <w:rPr>
          <w:rtl w:val="0"/>
        </w:rPr>
      </w:r>
    </w:p>
    <w:p w:rsidR="00000000" w:rsidDel="00000000" w:rsidP="00000000" w:rsidRDefault="00000000" w:rsidRPr="00000000" w14:paraId="00000D3B">
      <w:pPr>
        <w:rPr/>
      </w:pPr>
      <w:r w:rsidDel="00000000" w:rsidR="00000000" w:rsidRPr="00000000">
        <w:rPr>
          <w:b w:val="1"/>
          <w:rtl w:val="0"/>
        </w:rPr>
        <w:t xml:space="preserve">Voorbeeld:</w:t>
      </w:r>
      <w:r w:rsidDel="00000000" w:rsidR="00000000" w:rsidRPr="00000000">
        <w:rPr>
          <w:rtl w:val="0"/>
        </w:rPr>
      </w:r>
    </w:p>
    <w:tbl>
      <w:tblPr>
        <w:tblStyle w:val="Table159"/>
        <w:tblW w:w="6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5235"/>
        <w:tblGridChange w:id="0">
          <w:tblGrid>
            <w:gridCol w:w="1200"/>
            <w:gridCol w:w="5235"/>
          </w:tblGrid>
        </w:tblGridChange>
      </w:tblGrid>
      <w:tr>
        <w:tc>
          <w:tcPr/>
          <w:p w:rsidR="00000000" w:rsidDel="00000000" w:rsidP="00000000" w:rsidRDefault="00000000" w:rsidRPr="00000000" w14:paraId="00000D3C">
            <w:pPr>
              <w:rPr>
                <w:b w:val="1"/>
              </w:rPr>
            </w:pPr>
            <w:r w:rsidDel="00000000" w:rsidR="00000000" w:rsidRPr="00000000">
              <w:rPr>
                <w:rtl w:val="0"/>
              </w:rPr>
            </w:r>
          </w:p>
        </w:tc>
        <w:tc>
          <w:tcPr/>
          <w:p w:rsidR="00000000" w:rsidDel="00000000" w:rsidP="00000000" w:rsidRDefault="00000000" w:rsidRPr="00000000" w14:paraId="00000D3D">
            <w:pPr>
              <w:rPr>
                <w:b w:val="1"/>
              </w:rPr>
            </w:pPr>
            <w:r w:rsidDel="00000000" w:rsidR="00000000" w:rsidRPr="00000000">
              <w:rPr>
                <w:b w:val="1"/>
                <w:rtl w:val="0"/>
              </w:rPr>
              <w:t xml:space="preserve">Hex bericht</w:t>
            </w:r>
          </w:p>
        </w:tc>
      </w:tr>
      <w:tr>
        <w:tc>
          <w:tcPr/>
          <w:p w:rsidR="00000000" w:rsidDel="00000000" w:rsidP="00000000" w:rsidRDefault="00000000" w:rsidRPr="00000000" w14:paraId="00000D3E">
            <w:pPr>
              <w:rPr>
                <w:b w:val="1"/>
              </w:rPr>
            </w:pPr>
            <w:r w:rsidDel="00000000" w:rsidR="00000000" w:rsidRPr="00000000">
              <w:rPr>
                <w:b w:val="1"/>
                <w:rtl w:val="0"/>
              </w:rPr>
              <w:t xml:space="preserve">Opdracht</w:t>
            </w:r>
          </w:p>
        </w:tc>
        <w:tc>
          <w:tcPr/>
          <w:p w:rsidR="00000000" w:rsidDel="00000000" w:rsidP="00000000" w:rsidRDefault="00000000" w:rsidRPr="00000000" w14:paraId="00000D3F">
            <w:pPr>
              <w:rPr/>
            </w:pPr>
            <w:r w:rsidDel="00000000" w:rsidR="00000000" w:rsidRPr="00000000">
              <w:rPr>
                <w:rtl w:val="0"/>
              </w:rPr>
              <w:t xml:space="preserve">0xA3040CE4070801F4</w:t>
            </w:r>
          </w:p>
        </w:tc>
      </w:tr>
      <w:tr>
        <w:trPr>
          <w:trHeight w:val="260" w:hRule="atLeast"/>
        </w:trPr>
        <w:tc>
          <w:tcPr/>
          <w:p w:rsidR="00000000" w:rsidDel="00000000" w:rsidP="00000000" w:rsidRDefault="00000000" w:rsidRPr="00000000" w14:paraId="00000D40">
            <w:pPr>
              <w:rPr>
                <w:b w:val="1"/>
              </w:rPr>
            </w:pPr>
            <w:r w:rsidDel="00000000" w:rsidR="00000000" w:rsidRPr="00000000">
              <w:rPr>
                <w:b w:val="1"/>
                <w:rtl w:val="0"/>
              </w:rPr>
              <w:t xml:space="preserve">Antwoord</w:t>
            </w:r>
          </w:p>
        </w:tc>
        <w:tc>
          <w:tcPr/>
          <w:p w:rsidR="00000000" w:rsidDel="00000000" w:rsidP="00000000" w:rsidRDefault="00000000" w:rsidRPr="00000000" w14:paraId="00000D41">
            <w:pPr>
              <w:rPr/>
            </w:pPr>
            <w:r w:rsidDel="00000000" w:rsidR="00000000" w:rsidRPr="00000000">
              <w:rPr>
                <w:rtl w:val="0"/>
              </w:rPr>
              <w:t xml:space="preserve">0x00A300000000</w:t>
            </w:r>
          </w:p>
        </w:tc>
      </w:tr>
    </w:tbl>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b w:val="1"/>
        </w:rPr>
      </w:pPr>
      <w:r w:rsidDel="00000000" w:rsidR="00000000" w:rsidRPr="00000000">
        <w:rPr>
          <w:rtl w:val="0"/>
        </w:rPr>
      </w:r>
    </w:p>
    <w:p w:rsidR="00000000" w:rsidDel="00000000" w:rsidP="00000000" w:rsidRDefault="00000000" w:rsidRPr="00000000" w14:paraId="00000D44">
      <w:pPr>
        <w:rPr/>
      </w:pPr>
      <w:r w:rsidDel="00000000" w:rsidR="00000000" w:rsidRPr="00000000">
        <w:rPr>
          <w:rtl w:val="0"/>
        </w:rPr>
      </w:r>
    </w:p>
    <w:p w:rsidR="00000000" w:rsidDel="00000000" w:rsidP="00000000" w:rsidRDefault="00000000" w:rsidRPr="00000000" w14:paraId="00000D45">
      <w:pPr>
        <w:pStyle w:val="Heading3"/>
        <w:numPr>
          <w:ilvl w:val="2"/>
          <w:numId w:val="2"/>
        </w:numPr>
        <w:rPr>
          <w:rFonts w:ascii="Arial" w:cs="Arial" w:eastAsia="Arial" w:hAnsi="Arial"/>
          <w:b w:val="1"/>
        </w:rPr>
      </w:pPr>
      <w:bookmarkStart w:colFirst="0" w:colLast="0" w:name="_heading=h.65gkv7koot2y" w:id="61"/>
      <w:bookmarkEnd w:id="61"/>
      <w:r w:rsidDel="00000000" w:rsidR="00000000" w:rsidRPr="00000000">
        <w:rPr>
          <w:rtl w:val="0"/>
        </w:rPr>
        <w:t xml:space="preserve">36d/0x24 - ALARM_STATUS_READ</w:t>
        <w:tab/>
      </w:r>
    </w:p>
    <w:p w:rsidR="00000000" w:rsidDel="00000000" w:rsidP="00000000" w:rsidRDefault="00000000" w:rsidRPr="00000000" w14:paraId="00000D46">
      <w:pPr>
        <w:rPr/>
      </w:pPr>
      <w:r w:rsidDel="00000000" w:rsidR="00000000" w:rsidRPr="00000000">
        <w:rPr>
          <w:rtl w:val="0"/>
        </w:rPr>
        <w:t xml:space="preserve">Lees de huidige alarm status uit. Een alarm wordt gegenereerd of uitgezet bij een nieuwe meting van de betreffende sensor. De DS18B20 temperatuur, HX711, BME280 en nRF ADC hebben maximum, minimum en verschil grenswaardes waar de meetwaarde tussen moet vallen om geen alarm te genereren. De verschil grens is ten opzichte van de vorige meetwaarde, mits de vorige meetwaarde valide is en dezelfde aantal meetwaardes of resolutie heeft. </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rPr>
          <w:b w:val="1"/>
        </w:rPr>
      </w:pPr>
      <w:r w:rsidDel="00000000" w:rsidR="00000000" w:rsidRPr="00000000">
        <w:rPr>
          <w:b w:val="1"/>
          <w:rtl w:val="0"/>
        </w:rPr>
        <w:t xml:space="preserve">Opdracht:</w:t>
      </w:r>
    </w:p>
    <w:tbl>
      <w:tblPr>
        <w:tblStyle w:val="Table160"/>
        <w:tblW w:w="9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930"/>
        <w:gridCol w:w="1095"/>
        <w:gridCol w:w="4095"/>
        <w:tblGridChange w:id="0">
          <w:tblGrid>
            <w:gridCol w:w="3510"/>
            <w:gridCol w:w="930"/>
            <w:gridCol w:w="1095"/>
            <w:gridCol w:w="4095"/>
          </w:tblGrid>
        </w:tblGridChange>
      </w:tblGrid>
      <w:tr>
        <w:tc>
          <w:tcPr/>
          <w:p w:rsidR="00000000" w:rsidDel="00000000" w:rsidP="00000000" w:rsidRDefault="00000000" w:rsidRPr="00000000" w14:paraId="00000D49">
            <w:pPr>
              <w:rPr>
                <w:b w:val="1"/>
              </w:rPr>
            </w:pPr>
            <w:r w:rsidDel="00000000" w:rsidR="00000000" w:rsidRPr="00000000">
              <w:rPr>
                <w:b w:val="1"/>
                <w:rtl w:val="0"/>
              </w:rPr>
              <w:t xml:space="preserve">Veld</w:t>
            </w:r>
          </w:p>
        </w:tc>
        <w:tc>
          <w:tcPr/>
          <w:p w:rsidR="00000000" w:rsidDel="00000000" w:rsidP="00000000" w:rsidRDefault="00000000" w:rsidRPr="00000000" w14:paraId="00000D4A">
            <w:pPr>
              <w:rPr>
                <w:b w:val="1"/>
              </w:rPr>
            </w:pPr>
            <w:r w:rsidDel="00000000" w:rsidR="00000000" w:rsidRPr="00000000">
              <w:rPr>
                <w:b w:val="1"/>
                <w:rtl w:val="0"/>
              </w:rPr>
              <w:t xml:space="preserve">Grote</w:t>
            </w:r>
          </w:p>
        </w:tc>
        <w:tc>
          <w:tcPr/>
          <w:p w:rsidR="00000000" w:rsidDel="00000000" w:rsidP="00000000" w:rsidRDefault="00000000" w:rsidRPr="00000000" w14:paraId="00000D4B">
            <w:pPr>
              <w:rPr>
                <w:b w:val="1"/>
              </w:rPr>
            </w:pPr>
            <w:r w:rsidDel="00000000" w:rsidR="00000000" w:rsidRPr="00000000">
              <w:rPr>
                <w:b w:val="1"/>
                <w:rtl w:val="0"/>
              </w:rPr>
              <w:t xml:space="preserve">Waarde</w:t>
            </w:r>
          </w:p>
        </w:tc>
        <w:tc>
          <w:tcPr/>
          <w:p w:rsidR="00000000" w:rsidDel="00000000" w:rsidP="00000000" w:rsidRDefault="00000000" w:rsidRPr="00000000" w14:paraId="00000D4C">
            <w:pPr>
              <w:rPr>
                <w:b w:val="1"/>
              </w:rPr>
            </w:pPr>
            <w:r w:rsidDel="00000000" w:rsidR="00000000" w:rsidRPr="00000000">
              <w:rPr>
                <w:b w:val="1"/>
                <w:rtl w:val="0"/>
              </w:rPr>
              <w:t xml:space="preserve">Omschrijving</w:t>
            </w:r>
          </w:p>
        </w:tc>
      </w:tr>
      <w:tr>
        <w:tc>
          <w:tcPr/>
          <w:p w:rsidR="00000000" w:rsidDel="00000000" w:rsidP="00000000" w:rsidRDefault="00000000" w:rsidRPr="00000000" w14:paraId="00000D4D">
            <w:pPr>
              <w:rPr/>
            </w:pPr>
            <w:r w:rsidDel="00000000" w:rsidR="00000000" w:rsidRPr="00000000">
              <w:rPr>
                <w:rtl w:val="0"/>
              </w:rPr>
              <w:t xml:space="preserve">ALARM_STATUS_READ</w:t>
            </w:r>
          </w:p>
        </w:tc>
        <w:tc>
          <w:tcPr/>
          <w:p w:rsidR="00000000" w:rsidDel="00000000" w:rsidP="00000000" w:rsidRDefault="00000000" w:rsidRPr="00000000" w14:paraId="00000D4E">
            <w:pPr>
              <w:rPr/>
            </w:pPr>
            <w:r w:rsidDel="00000000" w:rsidR="00000000" w:rsidRPr="00000000">
              <w:rPr>
                <w:rtl w:val="0"/>
              </w:rPr>
              <w:t xml:space="preserve">Uint8_t</w:t>
            </w:r>
          </w:p>
        </w:tc>
        <w:tc>
          <w:tcPr/>
          <w:p w:rsidR="00000000" w:rsidDel="00000000" w:rsidP="00000000" w:rsidRDefault="00000000" w:rsidRPr="00000000" w14:paraId="00000D4F">
            <w:pPr>
              <w:rPr/>
            </w:pPr>
            <w:r w:rsidDel="00000000" w:rsidR="00000000" w:rsidRPr="00000000">
              <w:rPr>
                <w:rtl w:val="0"/>
              </w:rPr>
              <w:t xml:space="preserve">0x24</w:t>
            </w:r>
          </w:p>
        </w:tc>
        <w:tc>
          <w:tcPr/>
          <w:p w:rsidR="00000000" w:rsidDel="00000000" w:rsidP="00000000" w:rsidRDefault="00000000" w:rsidRPr="00000000" w14:paraId="00000D50">
            <w:pPr>
              <w:rPr/>
            </w:pPr>
            <w:r w:rsidDel="00000000" w:rsidR="00000000" w:rsidRPr="00000000">
              <w:rPr>
                <w:rtl w:val="0"/>
              </w:rPr>
              <w:t xml:space="preserve">ALARM_STATUS_READ opdracht ID</w:t>
            </w:r>
          </w:p>
        </w:tc>
      </w:tr>
    </w:tbl>
    <w:p w:rsidR="00000000" w:rsidDel="00000000" w:rsidP="00000000" w:rsidRDefault="00000000" w:rsidRPr="00000000" w14:paraId="00000D51">
      <w:pPr>
        <w:rPr/>
      </w:pPr>
      <w:r w:rsidDel="00000000" w:rsidR="00000000" w:rsidRPr="00000000">
        <w:rPr>
          <w:rtl w:val="0"/>
        </w:rPr>
      </w:r>
    </w:p>
    <w:p w:rsidR="00000000" w:rsidDel="00000000" w:rsidP="00000000" w:rsidRDefault="00000000" w:rsidRPr="00000000" w14:paraId="00000D52">
      <w:pPr>
        <w:rPr/>
      </w:pPr>
      <w:r w:rsidDel="00000000" w:rsidR="00000000" w:rsidRPr="00000000">
        <w:rPr>
          <w:rtl w:val="0"/>
        </w:rPr>
      </w:r>
    </w:p>
    <w:p w:rsidR="00000000" w:rsidDel="00000000" w:rsidP="00000000" w:rsidRDefault="00000000" w:rsidRPr="00000000" w14:paraId="00000D53">
      <w:pPr>
        <w:rPr/>
      </w:pPr>
      <w:r w:rsidDel="00000000" w:rsidR="00000000" w:rsidRPr="00000000">
        <w:rPr>
          <w:b w:val="1"/>
          <w:rtl w:val="0"/>
        </w:rPr>
        <w:t xml:space="preserve">Antwoord:</w:t>
      </w:r>
      <w:r w:rsidDel="00000000" w:rsidR="00000000" w:rsidRPr="00000000">
        <w:rPr>
          <w:rtl w:val="0"/>
        </w:rPr>
      </w:r>
    </w:p>
    <w:tbl>
      <w:tblPr>
        <w:tblStyle w:val="Table161"/>
        <w:tblW w:w="96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035"/>
        <w:gridCol w:w="1102"/>
        <w:gridCol w:w="3986"/>
        <w:tblGridChange w:id="0">
          <w:tblGrid>
            <w:gridCol w:w="3495"/>
            <w:gridCol w:w="1035"/>
            <w:gridCol w:w="1102"/>
            <w:gridCol w:w="3986"/>
          </w:tblGrid>
        </w:tblGridChange>
      </w:tblGrid>
      <w:tr>
        <w:tc>
          <w:tcPr/>
          <w:p w:rsidR="00000000" w:rsidDel="00000000" w:rsidP="00000000" w:rsidRDefault="00000000" w:rsidRPr="00000000" w14:paraId="00000D54">
            <w:pPr>
              <w:rPr>
                <w:b w:val="1"/>
              </w:rPr>
            </w:pPr>
            <w:r w:rsidDel="00000000" w:rsidR="00000000" w:rsidRPr="00000000">
              <w:rPr>
                <w:b w:val="1"/>
                <w:rtl w:val="0"/>
              </w:rPr>
              <w:t xml:space="preserve">Veld</w:t>
            </w:r>
          </w:p>
        </w:tc>
        <w:tc>
          <w:tcPr/>
          <w:p w:rsidR="00000000" w:rsidDel="00000000" w:rsidP="00000000" w:rsidRDefault="00000000" w:rsidRPr="00000000" w14:paraId="00000D55">
            <w:pPr>
              <w:rPr>
                <w:b w:val="1"/>
              </w:rPr>
            </w:pPr>
            <w:r w:rsidDel="00000000" w:rsidR="00000000" w:rsidRPr="00000000">
              <w:rPr>
                <w:b w:val="1"/>
                <w:rtl w:val="0"/>
              </w:rPr>
              <w:t xml:space="preserve">Grote</w:t>
            </w:r>
          </w:p>
        </w:tc>
        <w:tc>
          <w:tcPr/>
          <w:p w:rsidR="00000000" w:rsidDel="00000000" w:rsidP="00000000" w:rsidRDefault="00000000" w:rsidRPr="00000000" w14:paraId="00000D56">
            <w:pPr>
              <w:rPr>
                <w:b w:val="1"/>
              </w:rPr>
            </w:pPr>
            <w:r w:rsidDel="00000000" w:rsidR="00000000" w:rsidRPr="00000000">
              <w:rPr>
                <w:b w:val="1"/>
                <w:rtl w:val="0"/>
              </w:rPr>
              <w:t xml:space="preserve">Waarde</w:t>
            </w:r>
          </w:p>
        </w:tc>
        <w:tc>
          <w:tcPr/>
          <w:p w:rsidR="00000000" w:rsidDel="00000000" w:rsidP="00000000" w:rsidRDefault="00000000" w:rsidRPr="00000000" w14:paraId="00000D57">
            <w:pPr>
              <w:rPr>
                <w:b w:val="1"/>
              </w:rPr>
            </w:pPr>
            <w:r w:rsidDel="00000000" w:rsidR="00000000" w:rsidRPr="00000000">
              <w:rPr>
                <w:b w:val="1"/>
                <w:rtl w:val="0"/>
              </w:rPr>
              <w:t xml:space="preserve">Omschrijving</w:t>
            </w:r>
          </w:p>
        </w:tc>
      </w:tr>
      <w:tr>
        <w:tc>
          <w:tcPr/>
          <w:p w:rsidR="00000000" w:rsidDel="00000000" w:rsidP="00000000" w:rsidRDefault="00000000" w:rsidRPr="00000000" w14:paraId="00000D58">
            <w:pPr>
              <w:rPr/>
            </w:pPr>
            <w:r w:rsidDel="00000000" w:rsidR="00000000" w:rsidRPr="00000000">
              <w:rPr>
                <w:rtl w:val="0"/>
              </w:rPr>
              <w:t xml:space="preserve">ALARM_STATUS_READ</w:t>
            </w:r>
          </w:p>
        </w:tc>
        <w:tc>
          <w:tcPr/>
          <w:p w:rsidR="00000000" w:rsidDel="00000000" w:rsidP="00000000" w:rsidRDefault="00000000" w:rsidRPr="00000000" w14:paraId="00000D59">
            <w:pPr>
              <w:rPr/>
            </w:pPr>
            <w:r w:rsidDel="00000000" w:rsidR="00000000" w:rsidRPr="00000000">
              <w:rPr>
                <w:rtl w:val="0"/>
              </w:rPr>
              <w:t xml:space="preserve">Uint8_t</w:t>
            </w:r>
          </w:p>
        </w:tc>
        <w:tc>
          <w:tcPr/>
          <w:p w:rsidR="00000000" w:rsidDel="00000000" w:rsidP="00000000" w:rsidRDefault="00000000" w:rsidRPr="00000000" w14:paraId="00000D5A">
            <w:pPr>
              <w:rPr/>
            </w:pPr>
            <w:r w:rsidDel="00000000" w:rsidR="00000000" w:rsidRPr="00000000">
              <w:rPr>
                <w:rtl w:val="0"/>
              </w:rPr>
              <w:t xml:space="preserve">0x24</w:t>
            </w:r>
          </w:p>
        </w:tc>
        <w:tc>
          <w:tcPr/>
          <w:p w:rsidR="00000000" w:rsidDel="00000000" w:rsidP="00000000" w:rsidRDefault="00000000" w:rsidRPr="00000000" w14:paraId="00000D5B">
            <w:pPr>
              <w:rPr/>
            </w:pPr>
            <w:r w:rsidDel="00000000" w:rsidR="00000000" w:rsidRPr="00000000">
              <w:rPr>
                <w:rtl w:val="0"/>
              </w:rPr>
              <w:t xml:space="preserve">ALARM_STATUS_READ</w:t>
            </w:r>
          </w:p>
        </w:tc>
      </w:tr>
      <w:tr>
        <w:tc>
          <w:tcPr/>
          <w:p w:rsidR="00000000" w:rsidDel="00000000" w:rsidP="00000000" w:rsidRDefault="00000000" w:rsidRPr="00000000" w14:paraId="00000D5C">
            <w:pPr>
              <w:rPr/>
            </w:pPr>
            <w:r w:rsidDel="00000000" w:rsidR="00000000" w:rsidRPr="00000000">
              <w:rPr>
                <w:rtl w:val="0"/>
              </w:rPr>
              <w:t xml:space="preserve">Alarms status bits</w:t>
            </w:r>
          </w:p>
        </w:tc>
        <w:tc>
          <w:tcPr/>
          <w:p w:rsidR="00000000" w:rsidDel="00000000" w:rsidP="00000000" w:rsidRDefault="00000000" w:rsidRPr="00000000" w14:paraId="00000D5D">
            <w:pPr>
              <w:rPr/>
            </w:pPr>
            <w:r w:rsidDel="00000000" w:rsidR="00000000" w:rsidRPr="00000000">
              <w:rPr>
                <w:rtl w:val="0"/>
              </w:rPr>
              <w:t xml:space="preserve">uint8_t</w:t>
            </w:r>
          </w:p>
        </w:tc>
        <w:tc>
          <w:tcPr/>
          <w:p w:rsidR="00000000" w:rsidDel="00000000" w:rsidP="00000000" w:rsidRDefault="00000000" w:rsidRPr="00000000" w14:paraId="00000D5E">
            <w:pPr>
              <w:rPr/>
            </w:pPr>
            <w:r w:rsidDel="00000000" w:rsidR="00000000" w:rsidRPr="00000000">
              <w:rPr>
                <w:rtl w:val="0"/>
              </w:rPr>
            </w:r>
          </w:p>
        </w:tc>
        <w:tc>
          <w:tcPr/>
          <w:p w:rsidR="00000000" w:rsidDel="00000000" w:rsidP="00000000" w:rsidRDefault="00000000" w:rsidRPr="00000000" w14:paraId="00000D5F">
            <w:pPr>
              <w:rPr/>
            </w:pPr>
            <w:r w:rsidDel="00000000" w:rsidR="00000000" w:rsidRPr="00000000">
              <w:rPr>
                <w:rtl w:val="0"/>
              </w:rPr>
              <w:t xml:space="preserve">bit 0 = DS18B20</w:t>
            </w:r>
          </w:p>
          <w:p w:rsidR="00000000" w:rsidDel="00000000" w:rsidP="00000000" w:rsidRDefault="00000000" w:rsidRPr="00000000" w14:paraId="00000D60">
            <w:pPr>
              <w:rPr/>
            </w:pPr>
            <w:r w:rsidDel="00000000" w:rsidR="00000000" w:rsidRPr="00000000">
              <w:rPr>
                <w:rtl w:val="0"/>
              </w:rPr>
              <w:t xml:space="preserve">bit 1 = BME280</w:t>
            </w:r>
          </w:p>
          <w:p w:rsidR="00000000" w:rsidDel="00000000" w:rsidP="00000000" w:rsidRDefault="00000000" w:rsidRPr="00000000" w14:paraId="00000D61">
            <w:pPr>
              <w:rPr/>
            </w:pPr>
            <w:r w:rsidDel="00000000" w:rsidR="00000000" w:rsidRPr="00000000">
              <w:rPr>
                <w:rtl w:val="0"/>
              </w:rPr>
              <w:t xml:space="preserve">bit 2 = HX711</w:t>
            </w:r>
          </w:p>
          <w:p w:rsidR="00000000" w:rsidDel="00000000" w:rsidP="00000000" w:rsidRDefault="00000000" w:rsidRPr="00000000" w14:paraId="00000D62">
            <w:pPr>
              <w:rPr/>
            </w:pPr>
            <w:r w:rsidDel="00000000" w:rsidR="00000000" w:rsidRPr="00000000">
              <w:rPr>
                <w:rtl w:val="0"/>
              </w:rPr>
              <w:t xml:space="preserve">bit 3 = Audio ADC</w:t>
            </w:r>
          </w:p>
          <w:p w:rsidR="00000000" w:rsidDel="00000000" w:rsidP="00000000" w:rsidRDefault="00000000" w:rsidRPr="00000000" w14:paraId="00000D63">
            <w:pPr>
              <w:rPr/>
            </w:pPr>
            <w:r w:rsidDel="00000000" w:rsidR="00000000" w:rsidRPr="00000000">
              <w:rPr>
                <w:rtl w:val="0"/>
              </w:rPr>
              <w:t xml:space="preserve">bit 4 = nRF ADC</w:t>
            </w:r>
          </w:p>
        </w:tc>
      </w:tr>
    </w:tbl>
    <w:p w:rsidR="00000000" w:rsidDel="00000000" w:rsidP="00000000" w:rsidRDefault="00000000" w:rsidRPr="00000000" w14:paraId="00000D64">
      <w:pPr>
        <w:rPr/>
      </w:pPr>
      <w:r w:rsidDel="00000000" w:rsidR="00000000" w:rsidRPr="00000000">
        <w:rPr>
          <w:rtl w:val="0"/>
        </w:rPr>
      </w:r>
    </w:p>
    <w:p w:rsidR="00000000" w:rsidDel="00000000" w:rsidP="00000000" w:rsidRDefault="00000000" w:rsidRPr="00000000" w14:paraId="00000D65">
      <w:pPr>
        <w:rPr/>
      </w:pPr>
      <w:r w:rsidDel="00000000" w:rsidR="00000000" w:rsidRPr="00000000">
        <w:rPr>
          <w:rtl w:val="0"/>
        </w:rPr>
        <w:t xml:space="preserve">Alarmen worden enkel gegenereerd op de DS18B20, BME280, HX711 en de nRF ADC. De index waarde wordt gebruikt om een bit hoog of laag te zetten in de alarm status byte die wordt teruggegeven.</w:t>
      </w:r>
    </w:p>
    <w:p w:rsidR="00000000" w:rsidDel="00000000" w:rsidP="00000000" w:rsidRDefault="00000000" w:rsidRPr="00000000" w14:paraId="00000D66">
      <w:pPr>
        <w:rPr>
          <w:b w:val="1"/>
        </w:rPr>
      </w:pPr>
      <w:r w:rsidDel="00000000" w:rsidR="00000000" w:rsidRPr="00000000">
        <w:rPr>
          <w:rtl w:val="0"/>
        </w:rPr>
      </w:r>
    </w:p>
    <w:tbl>
      <w:tblPr>
        <w:tblStyle w:val="Table162"/>
        <w:tblW w:w="4065.0" w:type="dxa"/>
        <w:jc w:val="left"/>
        <w:tblInd w:w="2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650"/>
        <w:tblGridChange w:id="0">
          <w:tblGrid>
            <w:gridCol w:w="2415"/>
            <w:gridCol w:w="1650"/>
          </w:tblGrid>
        </w:tblGridChange>
      </w:tblGrid>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Index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DS18B20</w:t>
            </w:r>
          </w:p>
        </w:tc>
        <w:tc>
          <w:tcPr>
            <w:shd w:fill="auto" w:val="clear"/>
            <w:tcMar>
              <w:top w:w="100.0" w:type="dxa"/>
              <w:left w:w="100.0" w:type="dxa"/>
              <w:bottom w:w="100.0" w:type="dxa"/>
              <w:right w:w="100.0" w:type="dxa"/>
            </w:tcMar>
            <w:vAlign w:val="top"/>
          </w:tcPr>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HX711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Audio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nRF 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SQ_MIN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MX_FLASH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nRF_FLASH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bl>
    <w:p w:rsidR="00000000" w:rsidDel="00000000" w:rsidP="00000000" w:rsidRDefault="00000000" w:rsidRPr="00000000" w14:paraId="00000D81">
      <w:pPr>
        <w:rPr>
          <w:b w:val="1"/>
        </w:rPr>
      </w:pPr>
      <w:r w:rsidDel="00000000" w:rsidR="00000000" w:rsidRPr="00000000">
        <w:rPr>
          <w:rtl w:val="0"/>
        </w:rPr>
      </w:r>
    </w:p>
    <w:p w:rsidR="00000000" w:rsidDel="00000000" w:rsidP="00000000" w:rsidRDefault="00000000" w:rsidRPr="00000000" w14:paraId="00000D82">
      <w:pPr>
        <w:rPr/>
      </w:pPr>
      <w:r w:rsidDel="00000000" w:rsidR="00000000" w:rsidRPr="00000000">
        <w:rPr>
          <w:rtl w:val="0"/>
        </w:rPr>
      </w:r>
    </w:p>
    <w:p w:rsidR="00000000" w:rsidDel="00000000" w:rsidP="00000000" w:rsidRDefault="00000000" w:rsidRPr="00000000" w14:paraId="00000D83">
      <w:pPr>
        <w:rPr>
          <w:b w:val="1"/>
        </w:rPr>
      </w:pPr>
      <w:r w:rsidDel="00000000" w:rsidR="00000000" w:rsidRPr="00000000">
        <w:rPr>
          <w:b w:val="1"/>
          <w:rtl w:val="0"/>
        </w:rPr>
        <w:t xml:space="preserve">Voorbeeld 1:</w:t>
      </w:r>
    </w:p>
    <w:tbl>
      <w:tblPr>
        <w:tblStyle w:val="Table163"/>
        <w:tblW w:w="10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2280"/>
        <w:gridCol w:w="6945"/>
        <w:tblGridChange w:id="0">
          <w:tblGrid>
            <w:gridCol w:w="1268"/>
            <w:gridCol w:w="2280"/>
            <w:gridCol w:w="6945"/>
          </w:tblGrid>
        </w:tblGridChange>
      </w:tblGrid>
      <w:tr>
        <w:tc>
          <w:tcPr/>
          <w:p w:rsidR="00000000" w:rsidDel="00000000" w:rsidP="00000000" w:rsidRDefault="00000000" w:rsidRPr="00000000" w14:paraId="00000D84">
            <w:pPr>
              <w:rPr>
                <w:b w:val="1"/>
              </w:rPr>
            </w:pPr>
            <w:r w:rsidDel="00000000" w:rsidR="00000000" w:rsidRPr="00000000">
              <w:rPr>
                <w:rtl w:val="0"/>
              </w:rPr>
            </w:r>
          </w:p>
        </w:tc>
        <w:tc>
          <w:tcPr/>
          <w:p w:rsidR="00000000" w:rsidDel="00000000" w:rsidP="00000000" w:rsidRDefault="00000000" w:rsidRPr="00000000" w14:paraId="00000D85">
            <w:pPr>
              <w:rPr>
                <w:b w:val="1"/>
              </w:rPr>
            </w:pPr>
            <w:r w:rsidDel="00000000" w:rsidR="00000000" w:rsidRPr="00000000">
              <w:rPr>
                <w:b w:val="1"/>
                <w:rtl w:val="0"/>
              </w:rPr>
              <w:t xml:space="preserve">Hex bericht</w:t>
            </w:r>
          </w:p>
        </w:tc>
        <w:tc>
          <w:tcPr/>
          <w:p w:rsidR="00000000" w:rsidDel="00000000" w:rsidP="00000000" w:rsidRDefault="00000000" w:rsidRPr="00000000" w14:paraId="00000D86">
            <w:pPr>
              <w:rPr>
                <w:b w:val="1"/>
              </w:rPr>
            </w:pPr>
            <w:r w:rsidDel="00000000" w:rsidR="00000000" w:rsidRPr="00000000">
              <w:rPr>
                <w:b w:val="1"/>
                <w:rtl w:val="0"/>
              </w:rPr>
              <w:t xml:space="preserve">Inhoud</w:t>
            </w:r>
          </w:p>
        </w:tc>
      </w:tr>
      <w:tr>
        <w:tc>
          <w:tcPr/>
          <w:p w:rsidR="00000000" w:rsidDel="00000000" w:rsidP="00000000" w:rsidRDefault="00000000" w:rsidRPr="00000000" w14:paraId="00000D87">
            <w:pPr>
              <w:rPr>
                <w:b w:val="1"/>
              </w:rPr>
            </w:pPr>
            <w:r w:rsidDel="00000000" w:rsidR="00000000" w:rsidRPr="00000000">
              <w:rPr>
                <w:b w:val="1"/>
                <w:rtl w:val="0"/>
              </w:rPr>
              <w:t xml:space="preserve">Opdracht</w:t>
            </w:r>
          </w:p>
        </w:tc>
        <w:tc>
          <w:tcPr/>
          <w:p w:rsidR="00000000" w:rsidDel="00000000" w:rsidP="00000000" w:rsidRDefault="00000000" w:rsidRPr="00000000" w14:paraId="00000D88">
            <w:pPr>
              <w:rPr/>
            </w:pPr>
            <w:r w:rsidDel="00000000" w:rsidR="00000000" w:rsidRPr="00000000">
              <w:rPr>
                <w:rtl w:val="0"/>
              </w:rPr>
              <w:t xml:space="preserve">0x24</w:t>
            </w:r>
          </w:p>
        </w:tc>
        <w:tc>
          <w:tcPr/>
          <w:p w:rsidR="00000000" w:rsidDel="00000000" w:rsidP="00000000" w:rsidRDefault="00000000" w:rsidRPr="00000000" w14:paraId="00000D89">
            <w:pPr>
              <w:rPr/>
            </w:pPr>
            <w:r w:rsidDel="00000000" w:rsidR="00000000" w:rsidRPr="00000000">
              <w:rPr>
                <w:rtl w:val="0"/>
              </w:rPr>
              <w:t xml:space="preserve">ALARM_STATUS_READ</w:t>
            </w:r>
          </w:p>
        </w:tc>
      </w:tr>
      <w:tr>
        <w:tc>
          <w:tcPr/>
          <w:p w:rsidR="00000000" w:rsidDel="00000000" w:rsidP="00000000" w:rsidRDefault="00000000" w:rsidRPr="00000000" w14:paraId="00000D8A">
            <w:pPr>
              <w:rPr>
                <w:b w:val="1"/>
              </w:rPr>
            </w:pPr>
            <w:r w:rsidDel="00000000" w:rsidR="00000000" w:rsidRPr="00000000">
              <w:rPr>
                <w:b w:val="1"/>
                <w:rtl w:val="0"/>
              </w:rPr>
              <w:t xml:space="preserve">Antwoord</w:t>
            </w:r>
          </w:p>
        </w:tc>
        <w:tc>
          <w:tcPr/>
          <w:p w:rsidR="00000000" w:rsidDel="00000000" w:rsidP="00000000" w:rsidRDefault="00000000" w:rsidRPr="00000000" w14:paraId="00000D8B">
            <w:pPr>
              <w:rPr/>
            </w:pPr>
            <w:r w:rsidDel="00000000" w:rsidR="00000000" w:rsidRPr="00000000">
              <w:rPr>
                <w:rtl w:val="0"/>
              </w:rPr>
              <w:t xml:space="preserve">0x2404</w:t>
            </w:r>
          </w:p>
        </w:tc>
        <w:tc>
          <w:tcPr/>
          <w:p w:rsidR="00000000" w:rsidDel="00000000" w:rsidP="00000000" w:rsidRDefault="00000000" w:rsidRPr="00000000" w14:paraId="00000D8C">
            <w:pPr>
              <w:rPr/>
            </w:pPr>
            <w:r w:rsidDel="00000000" w:rsidR="00000000" w:rsidRPr="00000000">
              <w:rPr>
                <w:rtl w:val="0"/>
              </w:rPr>
              <w:t xml:space="preserve">ALARM_STATUS_READ, HX711</w:t>
            </w:r>
          </w:p>
        </w:tc>
      </w:tr>
    </w:tbl>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rPr/>
      </w:pPr>
      <w:r w:rsidDel="00000000" w:rsidR="00000000" w:rsidRPr="00000000">
        <w:rPr>
          <w:rtl w:val="0"/>
        </w:rPr>
      </w:r>
    </w:p>
    <w:p w:rsidR="00000000" w:rsidDel="00000000" w:rsidP="00000000" w:rsidRDefault="00000000" w:rsidRPr="00000000" w14:paraId="00000D90">
      <w:pPr>
        <w:pStyle w:val="Heading2"/>
        <w:numPr>
          <w:ilvl w:val="1"/>
          <w:numId w:val="2"/>
        </w:numPr>
        <w:ind w:left="576" w:hanging="576"/>
        <w:rPr/>
      </w:pPr>
      <w:bookmarkStart w:colFirst="0" w:colLast="0" w:name="_heading=h.111kx3o" w:id="62"/>
      <w:bookmarkEnd w:id="62"/>
      <w:r w:rsidDel="00000000" w:rsidR="00000000" w:rsidRPr="00000000">
        <w:rPr>
          <w:rtl w:val="0"/>
        </w:rPr>
        <w:t xml:space="preserve">Bluetooth Low Energy</w:t>
      </w:r>
    </w:p>
    <w:p w:rsidR="00000000" w:rsidDel="00000000" w:rsidP="00000000" w:rsidRDefault="00000000" w:rsidRPr="00000000" w14:paraId="00000D91">
      <w:pPr>
        <w:rPr/>
      </w:pPr>
      <w:r w:rsidDel="00000000" w:rsidR="00000000" w:rsidRPr="00000000">
        <w:rPr>
          <w:rtl w:val="0"/>
        </w:rPr>
        <w:t xml:space="preserve">De nRF52840 zal de volgende services ondersteunen:</w:t>
      </w:r>
    </w:p>
    <w:p w:rsidR="00000000" w:rsidDel="00000000" w:rsidP="00000000" w:rsidRDefault="00000000" w:rsidRPr="00000000" w14:paraId="00000D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 Device information service.</w:t>
      </w:r>
    </w:p>
    <w:p w:rsidR="00000000" w:rsidDel="00000000" w:rsidP="00000000" w:rsidRDefault="00000000" w:rsidRPr="00000000" w14:paraId="00000D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 Battery service.</w:t>
      </w:r>
    </w:p>
    <w:p w:rsidR="00000000" w:rsidDel="00000000" w:rsidP="00000000" w:rsidRDefault="00000000" w:rsidRPr="00000000" w14:paraId="00000D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BEEP unieke service</w:t>
      </w:r>
    </w:p>
    <w:p w:rsidR="00000000" w:rsidDel="00000000" w:rsidP="00000000" w:rsidRDefault="00000000" w:rsidRPr="00000000" w14:paraId="00000D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uitlezen.</w:t>
      </w:r>
    </w:p>
    <w:p w:rsidR="00000000" w:rsidDel="00000000" w:rsidP="00000000" w:rsidRDefault="00000000" w:rsidRPr="00000000" w14:paraId="00000D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DFU: Nordic’s firmware update service</w:t>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0"/>
        </w:rPr>
        <w:t xml:space="preserve">Het apparaat zal zich adverteren als BEEPXXXX</w:t>
      </w:r>
      <w:sdt>
        <w:sdtPr>
          <w:tag w:val="goog_rdk_7"/>
        </w:sdtPr>
        <w:sdtContent>
          <w:del w:author="Pim van Gennip" w:id="4" w:date="2019-12-20T21:35:36Z">
            <w:r w:rsidDel="00000000" w:rsidR="00000000" w:rsidRPr="00000000">
              <w:rPr>
                <w:rtl w:val="0"/>
              </w:rPr>
              <w:delText xml:space="preserve">XXXX</w:delText>
            </w:r>
          </w:del>
        </w:sdtContent>
      </w:sdt>
      <w:r w:rsidDel="00000000" w:rsidR="00000000" w:rsidRPr="00000000">
        <w:rPr>
          <w:rtl w:val="0"/>
        </w:rPr>
        <w:t xml:space="preserve"> (Voorbeeld).  Waarbij de laatste </w:t>
      </w:r>
      <w:sdt>
        <w:sdtPr>
          <w:tag w:val="goog_rdk_8"/>
        </w:sdtPr>
        <w:sdtContent>
          <w:ins w:author="Pim van Gennip" w:id="5" w:date="2019-12-20T21:35:39Z">
            <w:r w:rsidDel="00000000" w:rsidR="00000000" w:rsidRPr="00000000">
              <w:rPr>
                <w:rtl w:val="0"/>
              </w:rPr>
              <w:t xml:space="preserve">4</w:t>
            </w:r>
          </w:ins>
        </w:sdtContent>
      </w:sdt>
      <w:sdt>
        <w:sdtPr>
          <w:tag w:val="goog_rdk_9"/>
        </w:sdtPr>
        <w:sdtContent>
          <w:del w:author="Pim van Gennip" w:id="5" w:date="2019-12-20T21:35:39Z">
            <w:r w:rsidDel="00000000" w:rsidR="00000000" w:rsidRPr="00000000">
              <w:rPr>
                <w:rtl w:val="0"/>
              </w:rPr>
              <w:delText xml:space="preserve">8</w:delText>
            </w:r>
          </w:del>
        </w:sdtContent>
      </w:sdt>
      <w:r w:rsidDel="00000000" w:rsidR="00000000" w:rsidRPr="00000000">
        <w:rPr>
          <w:rtl w:val="0"/>
        </w:rPr>
        <w:t xml:space="preserve"> karakters de 4 minst belangrijke karakters zijn van het DEVEUI in hexadecimaal. Als het DEVEUI bijvoorbeeld 0x01 23 45 67 89 AB CD EF is, dan is de BLE advertentie naam BEEP</w:t>
      </w:r>
      <w:sdt>
        <w:sdtPr>
          <w:tag w:val="goog_rdk_10"/>
        </w:sdtPr>
        <w:sdtContent>
          <w:del w:author="Pim van Gennip" w:id="6" w:date="2019-12-20T21:35:45Z">
            <w:r w:rsidDel="00000000" w:rsidR="00000000" w:rsidRPr="00000000">
              <w:rPr>
                <w:rtl w:val="0"/>
              </w:rPr>
              <w:delText xml:space="preserve">89AB</w:delText>
            </w:r>
          </w:del>
        </w:sdtContent>
      </w:sdt>
      <w:r w:rsidDel="00000000" w:rsidR="00000000" w:rsidRPr="00000000">
        <w:rPr>
          <w:rtl w:val="0"/>
        </w:rPr>
        <w:t xml:space="preserve">CDEF.</w:t>
      </w:r>
    </w:p>
    <w:p w:rsidR="00000000" w:rsidDel="00000000" w:rsidP="00000000" w:rsidRDefault="00000000" w:rsidRPr="00000000" w14:paraId="00000D99">
      <w:pPr>
        <w:rPr/>
      </w:pPr>
      <w:r w:rsidDel="00000000" w:rsidR="00000000" w:rsidRPr="00000000">
        <w:rPr>
          <w:rtl w:val="0"/>
        </w:rPr>
      </w:r>
    </w:p>
    <w:sdt>
      <w:sdtPr>
        <w:tag w:val="goog_rdk_13"/>
      </w:sdtPr>
      <w:sdtContent>
        <w:p w:rsidR="00000000" w:rsidDel="00000000" w:rsidP="00000000" w:rsidRDefault="00000000" w:rsidRPr="00000000" w14:paraId="00000D9A">
          <w:pPr>
            <w:rPr>
              <w:del w:author="Pim van Gennip" w:id="7" w:date="2019-12-20T21:35:52Z"/>
            </w:rPr>
          </w:pPr>
          <w:sdt>
            <w:sdtPr>
              <w:tag w:val="goog_rdk_12"/>
            </w:sdtPr>
            <w:sdtContent>
              <w:del w:author="Pim van Gennip" w:id="7" w:date="2019-12-20T21:35:52Z">
                <w:r w:rsidDel="00000000" w:rsidR="00000000" w:rsidRPr="00000000">
                  <w:rPr>
                    <w:rtl w:val="0"/>
                  </w:rPr>
                  <w:delText xml:space="preserve">Het DEVEUI wordt afgeleid van het unieke ID van de ATECC608A.</w:delText>
                </w:r>
              </w:del>
            </w:sdtContent>
          </w:sdt>
        </w:p>
      </w:sdtContent>
    </w:sdt>
    <w:p w:rsidR="00000000" w:rsidDel="00000000" w:rsidP="00000000" w:rsidRDefault="00000000" w:rsidRPr="00000000" w14:paraId="00000D9B">
      <w:pPr>
        <w:rPr/>
      </w:pPr>
      <w:r w:rsidDel="00000000" w:rsidR="00000000" w:rsidRPr="00000000">
        <w:rPr>
          <w:rtl w:val="0"/>
        </w:rPr>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pStyle w:val="Heading3"/>
        <w:numPr>
          <w:ilvl w:val="2"/>
          <w:numId w:val="2"/>
        </w:numPr>
        <w:ind w:left="862" w:hanging="720"/>
        <w:rPr/>
      </w:pPr>
      <w:bookmarkStart w:colFirst="0" w:colLast="0" w:name="_heading=h.3l18frh" w:id="63"/>
      <w:bookmarkEnd w:id="63"/>
      <w:r w:rsidDel="00000000" w:rsidR="00000000" w:rsidRPr="00000000">
        <w:rPr>
          <w:rtl w:val="0"/>
        </w:rPr>
        <w:t xml:space="preserve">Pin code</w:t>
      </w:r>
    </w:p>
    <w:p w:rsidR="00000000" w:rsidDel="00000000" w:rsidP="00000000" w:rsidRDefault="00000000" w:rsidRPr="00000000" w14:paraId="00000D9E">
      <w:pPr>
        <w:rPr/>
      </w:pPr>
      <w:r w:rsidDel="00000000" w:rsidR="00000000" w:rsidRPr="00000000">
        <w:rPr>
          <w:rtl w:val="0"/>
        </w:rPr>
        <w:t xml:space="preserve">De pincode is standaard “123456”. Door middel van het BEEP protocol kan de pin code worden gewijzigd. De Pin code moet van de BLE specificatie altijd bestaan uit 6 ASCII getallen (‘0’ – ‘9’).</w:t>
      </w:r>
    </w:p>
    <w:p w:rsidR="00000000" w:rsidDel="00000000" w:rsidP="00000000" w:rsidRDefault="00000000" w:rsidRPr="00000000" w14:paraId="00000D9F">
      <w:pPr>
        <w:rPr/>
      </w:pPr>
      <w:r w:rsidDel="00000000" w:rsidR="00000000" w:rsidRPr="00000000">
        <w:rPr>
          <w:rtl w:val="0"/>
        </w:rPr>
      </w:r>
    </w:p>
    <w:p w:rsidR="00000000" w:rsidDel="00000000" w:rsidP="00000000" w:rsidRDefault="00000000" w:rsidRPr="00000000" w14:paraId="00000DA0">
      <w:pPr>
        <w:rPr/>
      </w:pPr>
      <w:r w:rsidDel="00000000" w:rsidR="00000000" w:rsidRPr="00000000">
        <w:rPr>
          <w:rtl w:val="0"/>
        </w:rPr>
        <w:t xml:space="preserve">De Pincode kan handmatig worden gereset door met een magneet de reed switch te bekrachtigen voor 30 seconden. De BEEPBASE zal direct bij het bekrachtigen van de reed switch twee korte tonen laten horen ter indicatie dat de BEEPBASE de BLE advertising heeft gestart. Als de pincode wordt gereset geeft de BEEPBASE dit aan met een lange piep met de standaard buzzer  melodie 1. Melodie 1 is een lange pieptoon van 4 seconden.</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rPr/>
      </w:pPr>
      <w:r w:rsidDel="00000000" w:rsidR="00000000" w:rsidRPr="00000000">
        <w:rPr>
          <w:rtl w:val="0"/>
        </w:rPr>
      </w:r>
    </w:p>
    <w:p w:rsidR="00000000" w:rsidDel="00000000" w:rsidP="00000000" w:rsidRDefault="00000000" w:rsidRPr="00000000" w14:paraId="00000DA3">
      <w:pPr>
        <w:pStyle w:val="Heading3"/>
        <w:keepLines w:val="1"/>
        <w:numPr>
          <w:ilvl w:val="2"/>
          <w:numId w:val="2"/>
        </w:numPr>
        <w:spacing w:before="200" w:lineRule="auto"/>
        <w:ind w:left="862" w:hanging="720"/>
        <w:rPr/>
      </w:pPr>
      <w:bookmarkStart w:colFirst="0" w:colLast="0" w:name="_heading=h.206ipza" w:id="64"/>
      <w:bookmarkEnd w:id="64"/>
      <w:r w:rsidDel="00000000" w:rsidR="00000000" w:rsidRPr="00000000">
        <w:rPr>
          <w:rtl w:val="0"/>
        </w:rPr>
        <w:t xml:space="preserve">Device information service</w:t>
      </w:r>
    </w:p>
    <w:p w:rsidR="00000000" w:rsidDel="00000000" w:rsidP="00000000" w:rsidRDefault="00000000" w:rsidRPr="00000000" w14:paraId="00000DA4">
      <w:pPr>
        <w:rPr/>
      </w:pPr>
      <w:r w:rsidDel="00000000" w:rsidR="00000000" w:rsidRPr="00000000">
        <w:rPr>
          <w:rtl w:val="0"/>
        </w:rPr>
        <w:t xml:space="preserve">De device information service ondersteund de volgende karakteristieken met de volgende waardes:</w:t>
      </w:r>
    </w:p>
    <w:p w:rsidR="00000000" w:rsidDel="00000000" w:rsidP="00000000" w:rsidRDefault="00000000" w:rsidRPr="00000000" w14:paraId="00000D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Manufacturer Name String: “BEEP”</w:t>
      </w:r>
    </w:p>
    <w:p w:rsidR="00000000" w:rsidDel="00000000" w:rsidP="00000000" w:rsidRDefault="00000000" w:rsidRPr="00000000" w14:paraId="00000DA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Number String: “BEEPBASE”</w:t>
      </w:r>
    </w:p>
    <w:p w:rsidR="00000000" w:rsidDel="00000000" w:rsidP="00000000" w:rsidRDefault="00000000" w:rsidRPr="00000000" w14:paraId="00000D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Serial number String: “TODO:ATTEC”</w:t>
      </w:r>
    </w:p>
    <w:p w:rsidR="00000000" w:rsidDel="00000000" w:rsidP="00000000" w:rsidRDefault="00000000" w:rsidRPr="00000000" w14:paraId="00000D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 Revision String: “1.0”</w:t>
      </w:r>
    </w:p>
    <w:p w:rsidR="00000000" w:rsidDel="00000000" w:rsidP="00000000" w:rsidRDefault="00000000" w:rsidRPr="00000000" w14:paraId="00000D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Firmware Revision String: “0.0.1” </w:t>
      </w:r>
    </w:p>
    <w:p w:rsidR="00000000" w:rsidDel="00000000" w:rsidP="00000000" w:rsidRDefault="00000000" w:rsidRPr="00000000" w14:paraId="00000DAA">
      <w:pPr>
        <w:rPr/>
      </w:pPr>
      <w:r w:rsidDel="00000000" w:rsidR="00000000" w:rsidRPr="00000000">
        <w:rPr>
          <w:rtl w:val="0"/>
        </w:rPr>
      </w:r>
    </w:p>
    <w:p w:rsidR="00000000" w:rsidDel="00000000" w:rsidP="00000000" w:rsidRDefault="00000000" w:rsidRPr="00000000" w14:paraId="00000DAB">
      <w:pPr>
        <w:pStyle w:val="Heading3"/>
        <w:keepLines w:val="1"/>
        <w:numPr>
          <w:ilvl w:val="2"/>
          <w:numId w:val="2"/>
        </w:numPr>
        <w:spacing w:before="200" w:lineRule="auto"/>
        <w:ind w:left="862" w:hanging="720"/>
        <w:rPr/>
      </w:pPr>
      <w:bookmarkStart w:colFirst="0" w:colLast="0" w:name="_heading=h.4k668n3" w:id="65"/>
      <w:bookmarkEnd w:id="65"/>
      <w:r w:rsidDel="00000000" w:rsidR="00000000" w:rsidRPr="00000000">
        <w:rPr>
          <w:rtl w:val="0"/>
        </w:rPr>
        <w:t xml:space="preserve">Battery service</w:t>
      </w:r>
    </w:p>
    <w:p w:rsidR="00000000" w:rsidDel="00000000" w:rsidP="00000000" w:rsidRDefault="00000000" w:rsidRPr="00000000" w14:paraId="00000DAC">
      <w:pPr>
        <w:rPr/>
      </w:pPr>
      <w:r w:rsidDel="00000000" w:rsidR="00000000" w:rsidRPr="00000000">
        <w:rPr>
          <w:rtl w:val="0"/>
        </w:rPr>
        <w:t xml:space="preserve">De Batterij service (BAS) geeft een grove geschatte batterij percentage aan. Het percentage is slechts een indicatie, aangezien batterijen een zeer sterke temperatuur en stroomverbruik afhankelijkheid hebben. </w:t>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t xml:space="preserve">De batterij percentage wordt berekend over de som van 10 ADC metingen waarmee een gemiddelde batterijspanning in mV wordt berekend. Aan de hand van de nominale batterijspanning en de cutt-off batterij spanning wordt lineair een batterij percentage berekend.</w:t>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jc w:val="center"/>
        <w:rPr>
          <w:rFonts w:ascii="Cambria Math" w:cs="Cambria Math" w:eastAsia="Cambria Math" w:hAnsi="Cambria Math"/>
        </w:rPr>
      </w:pPr>
      <m:oMath>
        <m:r>
          <w:rPr>
            <w:rFonts w:ascii="Cambria Math" w:cs="Cambria Math" w:eastAsia="Cambria Math" w:hAnsi="Cambria Math"/>
          </w:rPr>
          <m:t xml:space="preserve">Batterij cutt-off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r>
          <w:rPr>
            <w:rFonts w:ascii="Cambria Math" w:cs="Cambria Math" w:eastAsia="Cambria Math" w:hAnsi="Cambria Math"/>
          </w:rPr>
          <m:t xml:space="preserve">=1600 mV</m:t>
        </m:r>
      </m:oMath>
      <w:r w:rsidDel="00000000" w:rsidR="00000000" w:rsidRPr="00000000">
        <w:rPr>
          <w:rtl w:val="0"/>
        </w:rPr>
      </w:r>
    </w:p>
    <w:p w:rsidR="00000000" w:rsidDel="00000000" w:rsidP="00000000" w:rsidRDefault="00000000" w:rsidRPr="00000000" w14:paraId="00000DB1">
      <w:pPr>
        <w:jc w:val="center"/>
        <w:rPr>
          <w:rFonts w:ascii="Cambria Math" w:cs="Cambria Math" w:eastAsia="Cambria Math" w:hAnsi="Cambria Math"/>
        </w:rPr>
      </w:pPr>
      <m:oMath>
        <m:r>
          <w:rPr>
            <w:rFonts w:ascii="Cambria Math" w:cs="Cambria Math" w:eastAsia="Cambria Math" w:hAnsi="Cambria Math"/>
          </w:rPr>
          <m:t xml:space="preserve">Battery nominaal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nom</m:t>
            </m:r>
          </m:sub>
        </m:sSub>
        <m:r>
          <w:rPr>
            <w:rFonts w:ascii="Cambria Math" w:cs="Cambria Math" w:eastAsia="Cambria Math" w:hAnsi="Cambria Math"/>
          </w:rPr>
          <m:t xml:space="preserve">=3000mV</m:t>
        </m:r>
      </m:oMath>
      <w:r w:rsidDel="00000000" w:rsidR="00000000" w:rsidRPr="00000000">
        <w:rPr>
          <w:rtl w:val="0"/>
        </w:rPr>
      </w:r>
    </w:p>
    <w:p w:rsidR="00000000" w:rsidDel="00000000" w:rsidP="00000000" w:rsidRDefault="00000000" w:rsidRPr="00000000" w14:paraId="00000DB2">
      <w:pPr>
        <w:jc w:val="center"/>
        <w:rPr>
          <w:rFonts w:ascii="Cambria Math" w:cs="Cambria Math" w:eastAsia="Cambria Math" w:hAnsi="Cambria Math"/>
        </w:rPr>
      </w:pPr>
      <m:oMath>
        <m:r>
          <w:rPr>
            <w:rFonts w:ascii="Cambria Math" w:cs="Cambria Math" w:eastAsia="Cambria Math" w:hAnsi="Cambria Math"/>
          </w:rPr>
          <m:t xml:space="preserve">gemiddelde batterij spanning: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oMath>
      <w:r w:rsidDel="00000000" w:rsidR="00000000" w:rsidRPr="00000000">
        <w:rPr>
          <w:rtl w:val="0"/>
        </w:rPr>
      </w:r>
    </w:p>
    <w:p w:rsidR="00000000" w:rsidDel="00000000" w:rsidP="00000000" w:rsidRDefault="00000000" w:rsidRPr="00000000" w14:paraId="00000DB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sup/>
            </m:nary>
            <m:sSub>
              <m:sSubPr>
                <m:ctrlPr>
                  <w:rPr>
                    <w:rFonts w:ascii="Cambria Math" w:cs="Cambria Math" w:eastAsia="Cambria Math" w:hAnsi="Cambria Math"/>
                  </w:rPr>
                </m:ctrlPr>
              </m:sSubPr>
              <m:e>
                <m:r>
                  <w:rPr>
                    <w:rFonts w:ascii="Cambria Math" w:cs="Cambria Math" w:eastAsia="Cambria Math" w:hAnsi="Cambria Math"/>
                  </w:rPr>
                  <m:t xml:space="preserve">ADC</m:t>
                </m:r>
              </m:e>
              <m:sub>
                <m:r>
                  <w:rPr>
                    <w:rFonts w:ascii="Cambria Math" w:cs="Cambria Math" w:eastAsia="Cambria Math" w:hAnsi="Cambria Math"/>
                  </w:rPr>
                  <m:t xml:space="preserve">samples</m:t>
                </m:r>
              </m:sub>
            </m:sSub>
            <m:r>
              <w:rPr>
                <w:rFonts w:ascii="Cambria Math" w:cs="Cambria Math" w:eastAsia="Cambria Math" w:hAnsi="Cambria Math"/>
              </w:rPr>
              <m:t xml:space="preserve">×3600.0</m:t>
            </m:r>
          </m:num>
          <m:den>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samples</m:t>
                </m:r>
              </m:sub>
            </m:sSub>
            <m:r>
              <w:rPr>
                <w:rFonts w:ascii="Cambria Math" w:cs="Cambria Math" w:eastAsia="Cambria Math" w:hAnsi="Cambria Math"/>
              </w:rPr>
              <m:t xml:space="preserve"> ×4096.0</m:t>
            </m:r>
          </m:den>
        </m:f>
      </m:oMath>
      <w:r w:rsidDel="00000000" w:rsidR="00000000" w:rsidRPr="00000000">
        <w:rPr>
          <w:rtl w:val="0"/>
        </w:rPr>
      </w:r>
    </w:p>
    <w:p w:rsidR="00000000" w:rsidDel="00000000" w:rsidP="00000000" w:rsidRDefault="00000000" w:rsidRPr="00000000" w14:paraId="00000DB4">
      <w:pPr>
        <w:jc w:val="center"/>
        <w:rPr>
          <w:rFonts w:ascii="Cambria Math" w:cs="Cambria Math" w:eastAsia="Cambria Math" w:hAnsi="Cambria Math"/>
        </w:rPr>
      </w:pPr>
      <m:oMath>
        <m:r>
          <w:rPr>
            <w:rFonts w:ascii="Cambria Math" w:cs="Cambria Math" w:eastAsia="Cambria Math" w:hAnsi="Cambria Math"/>
          </w:rPr>
          <m:t xml:space="preserve">Percentage=</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gem</m:t>
                        </m:r>
                      </m:sub>
                    </m:sSub>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e>
            </m:d>
            <m:r>
              <w:rPr>
                <w:rFonts w:ascii="Cambria Math" w:cs="Cambria Math" w:eastAsia="Cambria Math" w:hAnsi="Cambria Math"/>
              </w:rPr>
              <m:t xml:space="preserve">*100 </m:t>
            </m:r>
          </m:num>
          <m:den>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cutt-off</m:t>
                </m:r>
              </m:sub>
            </m:sSub>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rPr/>
      </w:pPr>
      <w:r w:rsidDel="00000000" w:rsidR="00000000" w:rsidRPr="00000000">
        <w:rPr>
          <w:rtl w:val="0"/>
        </w:rPr>
        <w:t xml:space="preserve">Voorbeeld:</w:t>
      </w:r>
    </w:p>
    <w:p w:rsidR="00000000" w:rsidDel="00000000" w:rsidP="00000000" w:rsidRDefault="00000000" w:rsidRPr="00000000" w14:paraId="00000DB7">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batt_gem</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32993×3600.0</m:t>
            </m:r>
          </m:num>
          <m:den>
            <m:r>
              <w:rPr>
                <w:rFonts w:ascii="Cambria Math" w:cs="Cambria Math" w:eastAsia="Cambria Math" w:hAnsi="Cambria Math"/>
              </w:rPr>
              <m:t xml:space="preserve">10 × 4096.0</m:t>
            </m:r>
          </m:den>
        </m:f>
        <m:r>
          <w:rPr>
            <w:rFonts w:ascii="Cambria Math" w:cs="Cambria Math" w:eastAsia="Cambria Math" w:hAnsi="Cambria Math"/>
          </w:rPr>
          <m:t xml:space="preserve">=2899.77mV</m:t>
        </m:r>
      </m:oMath>
      <w:r w:rsidDel="00000000" w:rsidR="00000000" w:rsidRPr="00000000">
        <w:rPr>
          <w:rtl w:val="0"/>
        </w:rPr>
        <w:t xml:space="preserve"> </w:t>
      </w:r>
    </w:p>
    <w:p w:rsidR="00000000" w:rsidDel="00000000" w:rsidP="00000000" w:rsidRDefault="00000000" w:rsidRPr="00000000" w14:paraId="00000DB8">
      <w:pPr>
        <w:rPr/>
      </w:pPr>
      <w:r w:rsidDel="00000000" w:rsidR="00000000" w:rsidRPr="00000000">
        <w:rPr>
          <w:rtl w:val="0"/>
        </w:rPr>
      </w:r>
    </w:p>
    <w:p w:rsidR="00000000" w:rsidDel="00000000" w:rsidP="00000000" w:rsidRDefault="00000000" w:rsidRPr="00000000" w14:paraId="00000DB9">
      <w:pPr>
        <w:rPr/>
      </w:pPr>
      <w:r w:rsidDel="00000000" w:rsidR="00000000" w:rsidRPr="00000000">
        <w:rPr>
          <w:rtl w:val="0"/>
        </w:rPr>
      </w:r>
    </w:p>
    <w:p w:rsidR="00000000" w:rsidDel="00000000" w:rsidP="00000000" w:rsidRDefault="00000000" w:rsidRPr="00000000" w14:paraId="00000DBA">
      <w:pPr>
        <w:jc w:val="center"/>
        <w:rPr>
          <w:rFonts w:ascii="Cambria Math" w:cs="Cambria Math" w:eastAsia="Cambria Math" w:hAnsi="Cambria Math"/>
        </w:rPr>
      </w:pPr>
      <m:oMath>
        <m:r>
          <w:rPr>
            <w:rFonts w:ascii="Cambria Math" w:cs="Cambria Math" w:eastAsia="Cambria Math" w:hAnsi="Cambria Math"/>
          </w:rPr>
          <m:t xml:space="preserve">Percentage=</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r>
                  <w:rPr>
                    <w:rFonts w:ascii="Cambria Math" w:cs="Cambria Math" w:eastAsia="Cambria Math" w:hAnsi="Cambria Math"/>
                  </w:rPr>
                  <m:t xml:space="preserve">2899.77mV-1600 mV</m:t>
                </m:r>
              </m:e>
            </m:d>
            <m:r>
              <w:rPr>
                <w:rFonts w:ascii="Cambria Math" w:cs="Cambria Math" w:eastAsia="Cambria Math" w:hAnsi="Cambria Math"/>
              </w:rPr>
              <m:t xml:space="preserve">*100 </m:t>
            </m:r>
          </m:num>
          <m:den>
            <m:r>
              <w:rPr>
                <w:rFonts w:ascii="Cambria Math" w:cs="Cambria Math" w:eastAsia="Cambria Math" w:hAnsi="Cambria Math"/>
              </w:rPr>
              <m:t xml:space="preserve">3000mV - 1600 mV</m:t>
            </m:r>
          </m:den>
        </m:f>
        <m:r>
          <w:rPr>
            <w:rFonts w:ascii="Cambria Math" w:cs="Cambria Math" w:eastAsia="Cambria Math" w:hAnsi="Cambria Math"/>
          </w:rPr>
          <m:t xml:space="preserve">=92.84% </m:t>
        </m:r>
      </m:oMath>
      <w:r w:rsidDel="00000000" w:rsidR="00000000" w:rsidRPr="00000000">
        <w:rPr>
          <w:rtl w:val="0"/>
        </w:rPr>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t xml:space="preserve">De percentages worden afgerond op hele procenten, dus het batterij percentage wordt dan 92%</w:t>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pStyle w:val="Heading3"/>
        <w:keepLines w:val="1"/>
        <w:numPr>
          <w:ilvl w:val="2"/>
          <w:numId w:val="2"/>
        </w:numPr>
        <w:spacing w:before="200" w:lineRule="auto"/>
        <w:ind w:left="862" w:hanging="720"/>
        <w:rPr/>
      </w:pPr>
      <w:bookmarkStart w:colFirst="0" w:colLast="0" w:name="_heading=h.2zbgiuw" w:id="66"/>
      <w:bookmarkEnd w:id="66"/>
      <w:r w:rsidDel="00000000" w:rsidR="00000000" w:rsidRPr="00000000">
        <w:rPr>
          <w:rtl w:val="0"/>
        </w:rPr>
        <w:t xml:space="preserve">DFU</w:t>
      </w:r>
    </w:p>
    <w:p w:rsidR="00000000" w:rsidDel="00000000" w:rsidP="00000000" w:rsidRDefault="00000000" w:rsidRPr="00000000" w14:paraId="00000DBF">
      <w:pPr>
        <w:rPr/>
      </w:pPr>
      <w:r w:rsidDel="00000000" w:rsidR="00000000" w:rsidRPr="00000000">
        <w:rPr>
          <w:rtl w:val="0"/>
        </w:rPr>
        <w:t xml:space="preserve">Nog niet geïmplementeerd, deze vereist altijd een bootloader met SDK15.3.</w:t>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pStyle w:val="Heading3"/>
        <w:numPr>
          <w:ilvl w:val="2"/>
          <w:numId w:val="2"/>
        </w:numPr>
        <w:ind w:left="862" w:hanging="720"/>
        <w:rPr/>
      </w:pPr>
      <w:bookmarkStart w:colFirst="0" w:colLast="0" w:name="_heading=h.1egqt2p" w:id="67"/>
      <w:bookmarkEnd w:id="67"/>
      <w:r w:rsidDel="00000000" w:rsidR="00000000" w:rsidRPr="00000000">
        <w:rPr>
          <w:rtl w:val="0"/>
        </w:rPr>
        <w:t xml:space="preserve">Beep service</w:t>
      </w:r>
    </w:p>
    <w:p w:rsidR="00000000" w:rsidDel="00000000" w:rsidP="00000000" w:rsidRDefault="00000000" w:rsidRPr="00000000" w14:paraId="00000DC4">
      <w:pPr>
        <w:rPr/>
      </w:pPr>
      <w:r w:rsidDel="00000000" w:rsidR="00000000" w:rsidRPr="00000000">
        <w:rPr>
          <w:rtl w:val="0"/>
        </w:rPr>
        <w:t xml:space="preserve">De beep service heeft de volgende UUID:</w:t>
      </w:r>
    </w:p>
    <w:tbl>
      <w:tblPr>
        <w:tblStyle w:val="Table164"/>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9214"/>
        <w:tblGridChange w:id="0">
          <w:tblGrid>
            <w:gridCol w:w="1129"/>
            <w:gridCol w:w="9214"/>
          </w:tblGrid>
        </w:tblGridChange>
      </w:tblGrid>
      <w:tr>
        <w:tc>
          <w:tcPr/>
          <w:p w:rsidR="00000000" w:rsidDel="00000000" w:rsidP="00000000" w:rsidRDefault="00000000" w:rsidRPr="00000000" w14:paraId="00000DC5">
            <w:pPr>
              <w:rPr/>
            </w:pPr>
            <w:r w:rsidDel="00000000" w:rsidR="00000000" w:rsidRPr="00000000">
              <w:rPr>
                <w:rtl w:val="0"/>
              </w:rPr>
              <w:t xml:space="preserve">UUID:</w:t>
            </w:r>
          </w:p>
        </w:tc>
        <w:tc>
          <w:tcPr/>
          <w:p w:rsidR="00000000" w:rsidDel="00000000" w:rsidP="00000000" w:rsidRDefault="00000000" w:rsidRPr="00000000" w14:paraId="00000DC6">
            <w:pPr>
              <w:rPr/>
            </w:pPr>
            <w:r w:rsidDel="00000000" w:rsidR="00000000" w:rsidRPr="00000000">
              <w:rPr>
                <w:rtl w:val="0"/>
              </w:rPr>
              <w:t xml:space="preserve">1bc3f8c5-ebc6-4050-ad4b-9f71d4a647be</w:t>
            </w:r>
          </w:p>
        </w:tc>
      </w:tr>
      <w:tr>
        <w:tc>
          <w:tcPr/>
          <w:p w:rsidR="00000000" w:rsidDel="00000000" w:rsidP="00000000" w:rsidRDefault="00000000" w:rsidRPr="00000000" w14:paraId="00000DC7">
            <w:pPr>
              <w:rPr/>
            </w:pPr>
            <w:r w:rsidDel="00000000" w:rsidR="00000000" w:rsidRPr="00000000">
              <w:rPr>
                <w:rtl w:val="0"/>
              </w:rPr>
              <w:t xml:space="preserve">Hex UUID</w:t>
            </w:r>
          </w:p>
        </w:tc>
        <w:tc>
          <w:tcPr/>
          <w:p w:rsidR="00000000" w:rsidDel="00000000" w:rsidP="00000000" w:rsidRDefault="00000000" w:rsidRPr="00000000" w14:paraId="00000DC8">
            <w:pPr>
              <w:rPr/>
            </w:pPr>
            <w:r w:rsidDel="00000000" w:rsidR="00000000" w:rsidRPr="00000000">
              <w:rPr>
                <w:rtl w:val="0"/>
              </w:rPr>
              <w:t xml:space="preserve">{0x1b, 0xc3, 0xf8, 0xc5, 0xeb, 0xc6, 0x40, 0x50, 0xad, 0x4b, 0x9f, 0x71, 0xd4, 0xa6, 0x47, 0xbe}</w:t>
            </w:r>
          </w:p>
        </w:tc>
      </w:tr>
    </w:tbl>
    <w:p w:rsidR="00000000" w:rsidDel="00000000" w:rsidP="00000000" w:rsidRDefault="00000000" w:rsidRPr="00000000" w14:paraId="00000DC9">
      <w:pPr>
        <w:rPr/>
      </w:pPr>
      <w:r w:rsidDel="00000000" w:rsidR="00000000" w:rsidRPr="00000000">
        <w:rPr>
          <w:rtl w:val="0"/>
        </w:rPr>
      </w:r>
    </w:p>
    <w:p w:rsidR="00000000" w:rsidDel="00000000" w:rsidP="00000000" w:rsidRDefault="00000000" w:rsidRPr="00000000" w14:paraId="00000DCA">
      <w:pPr>
        <w:rPr/>
      </w:pPr>
      <w:r w:rsidDel="00000000" w:rsidR="00000000" w:rsidRPr="00000000">
        <w:rPr>
          <w:rtl w:val="0"/>
        </w:rPr>
        <w:t xml:space="preserve">De volgende short UUID worden gebruikt voor de karakteristieken in de service:</w:t>
      </w:r>
    </w:p>
    <w:tbl>
      <w:tblPr>
        <w:tblStyle w:val="Table165"/>
        <w:tblW w:w="878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1559"/>
        <w:gridCol w:w="4536"/>
        <w:tblGridChange w:id="0">
          <w:tblGrid>
            <w:gridCol w:w="2689"/>
            <w:gridCol w:w="1559"/>
            <w:gridCol w:w="4536"/>
          </w:tblGrid>
        </w:tblGridChange>
      </w:tblGrid>
      <w:tr>
        <w:tc>
          <w:tcPr/>
          <w:p w:rsidR="00000000" w:rsidDel="00000000" w:rsidP="00000000" w:rsidRDefault="00000000" w:rsidRPr="00000000" w14:paraId="00000DCB">
            <w:pPr>
              <w:rPr>
                <w:b w:val="1"/>
              </w:rPr>
            </w:pPr>
            <w:r w:rsidDel="00000000" w:rsidR="00000000" w:rsidRPr="00000000">
              <w:rPr>
                <w:b w:val="1"/>
                <w:rtl w:val="0"/>
              </w:rPr>
              <w:t xml:space="preserve">Karakteristiek</w:t>
            </w:r>
          </w:p>
        </w:tc>
        <w:tc>
          <w:tcPr/>
          <w:p w:rsidR="00000000" w:rsidDel="00000000" w:rsidP="00000000" w:rsidRDefault="00000000" w:rsidRPr="00000000" w14:paraId="00000DCC">
            <w:pPr>
              <w:rPr>
                <w:b w:val="1"/>
              </w:rPr>
            </w:pPr>
            <w:r w:rsidDel="00000000" w:rsidR="00000000" w:rsidRPr="00000000">
              <w:rPr>
                <w:b w:val="1"/>
                <w:rtl w:val="0"/>
              </w:rPr>
              <w:t xml:space="preserve">Short UUID</w:t>
            </w:r>
          </w:p>
        </w:tc>
        <w:tc>
          <w:tcPr/>
          <w:p w:rsidR="00000000" w:rsidDel="00000000" w:rsidP="00000000" w:rsidRDefault="00000000" w:rsidRPr="00000000" w14:paraId="00000DCD">
            <w:pPr>
              <w:rPr>
                <w:b w:val="1"/>
              </w:rPr>
            </w:pPr>
            <w:r w:rsidDel="00000000" w:rsidR="00000000" w:rsidRPr="00000000">
              <w:rPr>
                <w:b w:val="1"/>
                <w:rtl w:val="0"/>
              </w:rPr>
              <w:t xml:space="preserve">Long UUID</w:t>
            </w:r>
          </w:p>
        </w:tc>
      </w:tr>
      <w:tr>
        <w:tc>
          <w:tcPr/>
          <w:p w:rsidR="00000000" w:rsidDel="00000000" w:rsidP="00000000" w:rsidRDefault="00000000" w:rsidRPr="00000000" w14:paraId="00000DCE">
            <w:pPr>
              <w:rPr/>
            </w:pPr>
            <w:r w:rsidDel="00000000" w:rsidR="00000000" w:rsidRPr="00000000">
              <w:rPr>
                <w:rtl w:val="0"/>
              </w:rPr>
              <w:t xml:space="preserve">Beep Service</w:t>
            </w:r>
          </w:p>
        </w:tc>
        <w:tc>
          <w:tcPr/>
          <w:p w:rsidR="00000000" w:rsidDel="00000000" w:rsidP="00000000" w:rsidRDefault="00000000" w:rsidRPr="00000000" w14:paraId="00000DCF">
            <w:pPr>
              <w:rPr/>
            </w:pPr>
            <w:r w:rsidDel="00000000" w:rsidR="00000000" w:rsidRPr="00000000">
              <w:rPr>
                <w:rtl w:val="0"/>
              </w:rPr>
              <w:t xml:space="preserve">0x68A1</w:t>
            </w:r>
          </w:p>
        </w:tc>
        <w:tc>
          <w:tcPr/>
          <w:p w:rsidR="00000000" w:rsidDel="00000000" w:rsidP="00000000" w:rsidRDefault="00000000" w:rsidRPr="00000000" w14:paraId="00000DD0">
            <w:pPr>
              <w:rPr/>
            </w:pPr>
            <w:r w:rsidDel="00000000" w:rsidR="00000000" w:rsidRPr="00000000">
              <w:rPr>
                <w:rtl w:val="0"/>
              </w:rPr>
              <w:t xml:space="preserve">BE4768A1-719F-4BAD-5040-C6EBC5F8C31B</w:t>
            </w:r>
          </w:p>
        </w:tc>
      </w:tr>
      <w:tr>
        <w:tc>
          <w:tcPr/>
          <w:p w:rsidR="00000000" w:rsidDel="00000000" w:rsidP="00000000" w:rsidRDefault="00000000" w:rsidRPr="00000000" w14:paraId="00000DD1">
            <w:pPr>
              <w:rPr/>
            </w:pPr>
            <w:r w:rsidDel="00000000" w:rsidR="00000000" w:rsidRPr="00000000">
              <w:rPr>
                <w:rtl w:val="0"/>
              </w:rPr>
              <w:t xml:space="preserve">DS18B20 meetresultaat</w:t>
            </w:r>
          </w:p>
        </w:tc>
        <w:tc>
          <w:tcPr/>
          <w:p w:rsidR="00000000" w:rsidDel="00000000" w:rsidP="00000000" w:rsidRDefault="00000000" w:rsidRPr="00000000" w14:paraId="00000DD2">
            <w:pPr>
              <w:rPr/>
            </w:pPr>
            <w:r w:rsidDel="00000000" w:rsidR="00000000" w:rsidRPr="00000000">
              <w:rPr>
                <w:rtl w:val="0"/>
              </w:rPr>
              <w:t xml:space="preserve">0x68A2</w:t>
            </w:r>
          </w:p>
        </w:tc>
        <w:tc>
          <w:tcPr/>
          <w:p w:rsidR="00000000" w:rsidDel="00000000" w:rsidP="00000000" w:rsidRDefault="00000000" w:rsidRPr="00000000" w14:paraId="00000DD3">
            <w:pPr>
              <w:rPr/>
            </w:pPr>
            <w:r w:rsidDel="00000000" w:rsidR="00000000" w:rsidRPr="00000000">
              <w:rPr>
                <w:rtl w:val="0"/>
              </w:rPr>
              <w:t xml:space="preserve">BE4768A2-719F-4BAD-5040-C6EBC5F8C31B</w:t>
            </w:r>
          </w:p>
        </w:tc>
      </w:tr>
      <w:tr>
        <w:tc>
          <w:tcPr/>
          <w:p w:rsidR="00000000" w:rsidDel="00000000" w:rsidP="00000000" w:rsidRDefault="00000000" w:rsidRPr="00000000" w14:paraId="00000DD4">
            <w:pPr>
              <w:rPr/>
            </w:pPr>
            <w:r w:rsidDel="00000000" w:rsidR="00000000" w:rsidRPr="00000000">
              <w:rPr>
                <w:rtl w:val="0"/>
              </w:rPr>
              <w:t xml:space="preserve">TX log</w:t>
            </w:r>
          </w:p>
        </w:tc>
        <w:tc>
          <w:tcPr/>
          <w:p w:rsidR="00000000" w:rsidDel="00000000" w:rsidP="00000000" w:rsidRDefault="00000000" w:rsidRPr="00000000" w14:paraId="00000DD5">
            <w:pPr>
              <w:rPr/>
            </w:pPr>
            <w:r w:rsidDel="00000000" w:rsidR="00000000" w:rsidRPr="00000000">
              <w:rPr>
                <w:rtl w:val="0"/>
              </w:rPr>
              <w:t xml:space="preserve">0x68A3</w:t>
            </w:r>
          </w:p>
        </w:tc>
        <w:tc>
          <w:tcPr/>
          <w:p w:rsidR="00000000" w:rsidDel="00000000" w:rsidP="00000000" w:rsidRDefault="00000000" w:rsidRPr="00000000" w14:paraId="00000DD6">
            <w:pPr>
              <w:rPr/>
            </w:pPr>
            <w:r w:rsidDel="00000000" w:rsidR="00000000" w:rsidRPr="00000000">
              <w:rPr>
                <w:rtl w:val="0"/>
              </w:rPr>
              <w:t xml:space="preserve">BE4768A3-719F-4BAD-5040-C6EBC5F8C31B</w:t>
            </w:r>
          </w:p>
        </w:tc>
      </w:tr>
      <w:tr>
        <w:tc>
          <w:tcPr/>
          <w:p w:rsidR="00000000" w:rsidDel="00000000" w:rsidP="00000000" w:rsidRDefault="00000000" w:rsidRPr="00000000" w14:paraId="00000DD7">
            <w:pPr>
              <w:rPr/>
            </w:pPr>
            <w:r w:rsidDel="00000000" w:rsidR="00000000" w:rsidRPr="00000000">
              <w:rPr>
                <w:rtl w:val="0"/>
              </w:rPr>
              <w:t xml:space="preserve">Beep Control Point</w:t>
            </w:r>
          </w:p>
        </w:tc>
        <w:tc>
          <w:tcPr/>
          <w:p w:rsidR="00000000" w:rsidDel="00000000" w:rsidP="00000000" w:rsidRDefault="00000000" w:rsidRPr="00000000" w14:paraId="00000DD8">
            <w:pPr>
              <w:rPr/>
            </w:pPr>
            <w:r w:rsidDel="00000000" w:rsidR="00000000" w:rsidRPr="00000000">
              <w:rPr>
                <w:rtl w:val="0"/>
              </w:rPr>
              <w:t xml:space="preserve">0x68B0</w:t>
            </w:r>
          </w:p>
        </w:tc>
        <w:tc>
          <w:tcPr/>
          <w:p w:rsidR="00000000" w:rsidDel="00000000" w:rsidP="00000000" w:rsidRDefault="00000000" w:rsidRPr="00000000" w14:paraId="00000DD9">
            <w:pPr>
              <w:rPr/>
            </w:pPr>
            <w:r w:rsidDel="00000000" w:rsidR="00000000" w:rsidRPr="00000000">
              <w:rPr>
                <w:rtl w:val="0"/>
              </w:rPr>
              <w:t xml:space="preserve">000068B0-0000-1000-8000-00805F9B34FB</w:t>
            </w:r>
          </w:p>
        </w:tc>
      </w:tr>
    </w:tbl>
    <w:p w:rsidR="00000000" w:rsidDel="00000000" w:rsidP="00000000" w:rsidRDefault="00000000" w:rsidRPr="00000000" w14:paraId="00000DDA">
      <w:pPr>
        <w:rPr/>
      </w:pPr>
      <w:r w:rsidDel="00000000" w:rsidR="00000000" w:rsidRPr="00000000">
        <w:rPr>
          <w:rtl w:val="0"/>
        </w:rPr>
        <w:t xml:space="preserve">Let op! NRF Connect geeft de Long UUIDs weer in omgekeerde volgorde!</w:t>
      </w:r>
    </w:p>
    <w:p w:rsidR="00000000" w:rsidDel="00000000" w:rsidP="00000000" w:rsidRDefault="00000000" w:rsidRPr="00000000" w14:paraId="00000DDB">
      <w:pPr>
        <w:rPr/>
      </w:pPr>
      <w:r w:rsidDel="00000000" w:rsidR="00000000" w:rsidRPr="00000000">
        <w:rPr>
          <w:rtl w:val="0"/>
        </w:rPr>
      </w:r>
    </w:p>
    <w:p w:rsidR="00000000" w:rsidDel="00000000" w:rsidP="00000000" w:rsidRDefault="00000000" w:rsidRPr="00000000" w14:paraId="00000DDC">
      <w:pPr>
        <w:rPr/>
      </w:pPr>
      <w:r w:rsidDel="00000000" w:rsidR="00000000" w:rsidRPr="00000000">
        <w:rPr>
          <w:rtl w:val="0"/>
        </w:rPr>
      </w:r>
    </w:p>
    <w:p w:rsidR="00000000" w:rsidDel="00000000" w:rsidP="00000000" w:rsidRDefault="00000000" w:rsidRPr="00000000" w14:paraId="00000DDD">
      <w:pPr>
        <w:pStyle w:val="Heading4"/>
        <w:numPr>
          <w:ilvl w:val="3"/>
          <w:numId w:val="2"/>
        </w:numPr>
        <w:ind w:left="864" w:hanging="864"/>
        <w:rPr/>
      </w:pPr>
      <w:bookmarkStart w:colFirst="0" w:colLast="0" w:name="_heading=h.ehs7sqsrezff" w:id="68"/>
      <w:bookmarkEnd w:id="68"/>
      <w:r w:rsidDel="00000000" w:rsidR="00000000" w:rsidRPr="00000000">
        <w:rPr>
          <w:rtl w:val="0"/>
        </w:rPr>
        <w:t xml:space="preserve">DS18B20 temperatuur resultaat karakteristiek</w:t>
      </w:r>
    </w:p>
    <w:p w:rsidR="00000000" w:rsidDel="00000000" w:rsidP="00000000" w:rsidRDefault="00000000" w:rsidRPr="00000000" w14:paraId="00000DDE">
      <w:pPr>
        <w:rPr/>
      </w:pPr>
      <w:r w:rsidDel="00000000" w:rsidR="00000000" w:rsidRPr="00000000">
        <w:rPr>
          <w:rtl w:val="0"/>
        </w:rPr>
        <w:t xml:space="preserve">De DS18B20 temperatuur resultaat karakteristiek geeft de laatste temperatuurmeting weer. Net als in het Beep protocol is de eerste byte het aantal sensoren en volgt er daarna een int16_t voor elke sensor met de temperatuur in honderdste graden nauwkeurigheid. Dus om de temperatuur om te rekenen naar graden Celsius moet het temperatuur getal worden gedeeld door honderd. </w:t>
      </w:r>
    </w:p>
    <w:p w:rsidR="00000000" w:rsidDel="00000000" w:rsidP="00000000" w:rsidRDefault="00000000" w:rsidRPr="00000000" w14:paraId="00000DDF">
      <w:pPr>
        <w:rPr/>
      </w:pPr>
      <w:r w:rsidDel="00000000" w:rsidR="00000000" w:rsidRPr="00000000">
        <w:rPr>
          <w:rtl w:val="0"/>
        </w:rPr>
      </w:r>
    </w:p>
    <w:tbl>
      <w:tblPr>
        <w:tblStyle w:val="Table166"/>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c>
          <w:tcPr/>
          <w:p w:rsidR="00000000" w:rsidDel="00000000" w:rsidP="00000000" w:rsidRDefault="00000000" w:rsidRPr="00000000" w14:paraId="00000DE0">
            <w:pPr>
              <w:rPr/>
            </w:pPr>
            <w:r w:rsidDel="00000000" w:rsidR="00000000" w:rsidRPr="00000000">
              <w:rPr>
                <w:rtl w:val="0"/>
              </w:rPr>
              <w:t xml:space="preserve">Byte</w:t>
            </w:r>
          </w:p>
        </w:tc>
        <w:tc>
          <w:tcPr/>
          <w:p w:rsidR="00000000" w:rsidDel="00000000" w:rsidP="00000000" w:rsidRDefault="00000000" w:rsidRPr="00000000" w14:paraId="00000DE1">
            <w:pPr>
              <w:rPr/>
            </w:pPr>
            <w:r w:rsidDel="00000000" w:rsidR="00000000" w:rsidRPr="00000000">
              <w:rPr>
                <w:rtl w:val="0"/>
              </w:rPr>
              <w:t xml:space="preserve">Inhoud</w:t>
            </w:r>
          </w:p>
        </w:tc>
      </w:tr>
      <w:tr>
        <w:tc>
          <w:tcPr/>
          <w:p w:rsidR="00000000" w:rsidDel="00000000" w:rsidP="00000000" w:rsidRDefault="00000000" w:rsidRPr="00000000" w14:paraId="00000DE2">
            <w:pPr>
              <w:rPr/>
            </w:pPr>
            <w:r w:rsidDel="00000000" w:rsidR="00000000" w:rsidRPr="00000000">
              <w:rPr>
                <w:rtl w:val="0"/>
              </w:rPr>
              <w:t xml:space="preserve">0</w:t>
            </w:r>
          </w:p>
        </w:tc>
        <w:tc>
          <w:tcPr/>
          <w:p w:rsidR="00000000" w:rsidDel="00000000" w:rsidP="00000000" w:rsidRDefault="00000000" w:rsidRPr="00000000" w14:paraId="00000DE3">
            <w:pPr>
              <w:rPr/>
            </w:pPr>
            <w:r w:rsidDel="00000000" w:rsidR="00000000" w:rsidRPr="00000000">
              <w:rPr>
                <w:rtl w:val="0"/>
              </w:rPr>
              <w:t xml:space="preserve">Aantal DS18B20 sensoren</w:t>
            </w:r>
          </w:p>
        </w:tc>
      </w:tr>
      <w:tr>
        <w:tc>
          <w:tcPr/>
          <w:p w:rsidR="00000000" w:rsidDel="00000000" w:rsidP="00000000" w:rsidRDefault="00000000" w:rsidRPr="00000000" w14:paraId="00000DE4">
            <w:pPr>
              <w:rPr/>
            </w:pPr>
            <w:r w:rsidDel="00000000" w:rsidR="00000000" w:rsidRPr="00000000">
              <w:rPr>
                <w:rtl w:val="0"/>
              </w:rPr>
              <w:t xml:space="preserve">(N * 2) + 0</w:t>
            </w:r>
          </w:p>
        </w:tc>
        <w:tc>
          <w:tcPr/>
          <w:p w:rsidR="00000000" w:rsidDel="00000000" w:rsidP="00000000" w:rsidRDefault="00000000" w:rsidRPr="00000000" w14:paraId="00000DE5">
            <w:pPr>
              <w:rPr/>
            </w:pPr>
            <w:r w:rsidDel="00000000" w:rsidR="00000000" w:rsidRPr="00000000">
              <w:rPr>
                <w:rtl w:val="0"/>
              </w:rPr>
              <w:t xml:space="preserve">MSB van int16_t temperatuur in honderdste graden nauwkeurigheid</w:t>
            </w:r>
          </w:p>
        </w:tc>
      </w:tr>
      <w:tr>
        <w:tc>
          <w:tcPr/>
          <w:p w:rsidR="00000000" w:rsidDel="00000000" w:rsidP="00000000" w:rsidRDefault="00000000" w:rsidRPr="00000000" w14:paraId="00000DE6">
            <w:pPr>
              <w:rPr/>
            </w:pPr>
            <w:r w:rsidDel="00000000" w:rsidR="00000000" w:rsidRPr="00000000">
              <w:rPr>
                <w:rtl w:val="0"/>
              </w:rPr>
              <w:t xml:space="preserve">(N * 2) + 1</w:t>
            </w:r>
          </w:p>
        </w:tc>
        <w:tc>
          <w:tcPr/>
          <w:p w:rsidR="00000000" w:rsidDel="00000000" w:rsidP="00000000" w:rsidRDefault="00000000" w:rsidRPr="00000000" w14:paraId="00000DE7">
            <w:pPr>
              <w:rPr/>
            </w:pPr>
            <w:r w:rsidDel="00000000" w:rsidR="00000000" w:rsidRPr="00000000">
              <w:rPr>
                <w:rtl w:val="0"/>
              </w:rPr>
              <w:t xml:space="preserve">LSB van int16_t temperatuur in honderdste graden nauwkeurigheid</w:t>
            </w:r>
          </w:p>
        </w:tc>
      </w:tr>
    </w:tbl>
    <w:p w:rsidR="00000000" w:rsidDel="00000000" w:rsidP="00000000" w:rsidRDefault="00000000" w:rsidRPr="00000000" w14:paraId="00000DE8">
      <w:pPr>
        <w:rPr/>
      </w:pPr>
      <w:r w:rsidDel="00000000" w:rsidR="00000000" w:rsidRPr="00000000">
        <w:rPr>
          <w:rtl w:val="0"/>
        </w:rPr>
        <w:t xml:space="preserve">Bijvoorbeeld:</w:t>
      </w:r>
    </w:p>
    <w:tbl>
      <w:tblPr>
        <w:tblStyle w:val="Table167"/>
        <w:tblW w:w="11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tblGridChange w:id="0">
          <w:tblGrid>
            <w:gridCol w:w="1129"/>
          </w:tblGrid>
        </w:tblGridChange>
      </w:tblGrid>
      <w:tr>
        <w:tc>
          <w:tcPr/>
          <w:p w:rsidR="00000000" w:rsidDel="00000000" w:rsidP="00000000" w:rsidRDefault="00000000" w:rsidRPr="00000000" w14:paraId="00000DE9">
            <w:pPr>
              <w:rPr/>
            </w:pPr>
            <w:r w:rsidDel="00000000" w:rsidR="00000000" w:rsidRPr="00000000">
              <w:rPr>
                <w:rtl w:val="0"/>
              </w:rPr>
              <w:t xml:space="preserve">01-08-98</w:t>
            </w:r>
          </w:p>
        </w:tc>
      </w:tr>
    </w:tbl>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t xml:space="preserve">Byte 0 is 1, dus maar 1 temperatuur sensoren.</w:t>
      </w:r>
    </w:p>
    <w:p w:rsidR="00000000" w:rsidDel="00000000" w:rsidP="00000000" w:rsidRDefault="00000000" w:rsidRPr="00000000" w14:paraId="00000DEC">
      <w:pPr>
        <w:rPr/>
      </w:pPr>
      <w:r w:rsidDel="00000000" w:rsidR="00000000" w:rsidRPr="00000000">
        <w:rPr>
          <w:rtl w:val="0"/>
        </w:rPr>
        <w:t xml:space="preserve">De temperatuurwaarde is 0x0898/2200d, maar moet geïnterpreteerd worden als int16_t voor signedness.  Door de waarde van 2200 te delen door honderd worden de temperatuur in graden berekend: 2200 / 100 = 22.00°C.</w:t>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pStyle w:val="Heading4"/>
        <w:numPr>
          <w:ilvl w:val="3"/>
          <w:numId w:val="2"/>
        </w:numPr>
        <w:ind w:left="864" w:hanging="864"/>
        <w:rPr/>
      </w:pPr>
      <w:bookmarkStart w:colFirst="0" w:colLast="0" w:name="_heading=h.uk6solfpwlrm" w:id="69"/>
      <w:bookmarkEnd w:id="69"/>
      <w:r w:rsidDel="00000000" w:rsidR="00000000" w:rsidRPr="00000000">
        <w:rPr>
          <w:rtl w:val="0"/>
        </w:rPr>
        <w:t xml:space="preserve">TX log data</w:t>
      </w:r>
    </w:p>
    <w:p w:rsidR="00000000" w:rsidDel="00000000" w:rsidP="00000000" w:rsidRDefault="00000000" w:rsidRPr="00000000" w14:paraId="00000DF0">
      <w:pPr>
        <w:rPr/>
      </w:pPr>
      <w:r w:rsidDel="00000000" w:rsidR="00000000" w:rsidRPr="00000000">
        <w:rPr>
          <w:rtl w:val="0"/>
        </w:rPr>
        <w:t xml:space="preserve">De TX log karakteristiek wordt gebruikt om de data van de flash log te versturen naar de client, zodra hiervoor de opdracht wordt gegeven met de Beep Control Point.</w:t>
      </w:r>
    </w:p>
    <w:p w:rsidR="00000000" w:rsidDel="00000000" w:rsidP="00000000" w:rsidRDefault="00000000" w:rsidRPr="00000000" w14:paraId="00000DF1">
      <w:pPr>
        <w:rPr/>
      </w:pPr>
      <w:r w:rsidDel="00000000" w:rsidR="00000000" w:rsidRPr="00000000">
        <w:rPr>
          <w:rtl w:val="0"/>
        </w:rPr>
      </w:r>
    </w:p>
    <w:p w:rsidR="00000000" w:rsidDel="00000000" w:rsidP="00000000" w:rsidRDefault="00000000" w:rsidRPr="00000000" w14:paraId="00000DF2">
      <w:pPr>
        <w:rPr/>
      </w:pPr>
      <w:r w:rsidDel="00000000" w:rsidR="00000000" w:rsidRPr="00000000">
        <w:rPr>
          <w:rtl w:val="0"/>
        </w:rPr>
        <w:t xml:space="preserve">Als het READ_FLASH command wordt gestuurd naar het BEEP control point met een valide offset, dan begint vervolgens de datastroom uit de log. Van alle berichten die worden ontvangen met de TX karakteristiek zijn de eerste twee bytes een frame counter in big endian, die altijd bij nul begint. Hiermee kan de cliënt controleren of dat er berichten ontbreken. De rest van alle data is log data. Alle log data bytes moeten samengevoegd worden voordat de data geïnterpreteerd kan worden volgens de omschrijving in het hoofdstuk “Flash log”.  </w:t>
      </w:r>
    </w:p>
    <w:p w:rsidR="00000000" w:rsidDel="00000000" w:rsidP="00000000" w:rsidRDefault="00000000" w:rsidRPr="00000000" w14:paraId="00000DF3">
      <w:pPr>
        <w:rPr/>
      </w:pPr>
      <w:r w:rsidDel="00000000" w:rsidR="00000000" w:rsidRPr="00000000">
        <w:rPr>
          <w:rtl w:val="0"/>
        </w:rPr>
      </w:r>
    </w:p>
    <w:p w:rsidR="00000000" w:rsidDel="00000000" w:rsidP="00000000" w:rsidRDefault="00000000" w:rsidRPr="00000000" w14:paraId="00000DF4">
      <w:pPr>
        <w:rPr/>
      </w:pPr>
      <w:r w:rsidDel="00000000" w:rsidR="00000000" w:rsidRPr="00000000">
        <w:rPr>
          <w:rtl w:val="0"/>
        </w:rPr>
        <w:t xml:space="preserve">Voorbeeld vanuit nRF Connect:</w:t>
      </w:r>
    </w:p>
    <w:tbl>
      <w:tblPr>
        <w:tblStyle w:val="Table168"/>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3"/>
        <w:tblGridChange w:id="0">
          <w:tblGrid>
            <w:gridCol w:w="10343"/>
          </w:tblGrid>
        </w:tblGridChange>
      </w:tblGrid>
      <w:tr>
        <w:tc>
          <w:tcPr/>
          <w:p w:rsidR="00000000" w:rsidDel="00000000" w:rsidP="00000000" w:rsidRDefault="00000000" w:rsidRPr="00000000" w14:paraId="00000DF5">
            <w:pPr>
              <w:rPr/>
            </w:pPr>
            <w:r w:rsidDel="00000000" w:rsidR="00000000" w:rsidRPr="00000000">
              <w:rPr>
                <w:rtl w:val="0"/>
              </w:rPr>
              <w:t xml:space="preserve">I</w:t>
              <w:tab/>
              <w:t xml:space="preserve">09:34:06.734</w:t>
              <w:tab/>
              <w:t xml:space="preserve">Notification received from be4768a3-719f-4bad-5040-c6ebc5f8c31b, value: (0x) </w:t>
            </w:r>
            <w:r w:rsidDel="00000000" w:rsidR="00000000" w:rsidRPr="00000000">
              <w:rPr>
                <w:color w:val="ed7d31"/>
                <w:rtl w:val="0"/>
              </w:rPr>
              <w:t xml:space="preserve">00-00</w:t>
            </w:r>
            <w:r w:rsidDel="00000000" w:rsidR="00000000" w:rsidRPr="00000000">
              <w:rPr>
                <w:rtl w:val="0"/>
              </w:rPr>
              <w:t xml:space="preserve">-02-25-30-31-30-30-30-31-30-30-30-32-30-30-30-30-30-32-30-30-30-31-30-30-30-30-30-30-30-32-45-37-30-45-30-45-30-31-32-33-33-44-32-33-30-38-45-43-38-45-39-31-45-45-31-46-30-30-30-30-30-30-30-31-30-33-30-39-31-44-30-30-30-30-30-31-0A-03-11-31-42-30-41-41-45-30-41-41-34-36-32-30-41-30-31-30-31-38-35-38-30-30-34-30-32-30-38-35-46-30-38-35-39-0A-03-11-31-42-30-41-41-37-30-41-41-35-36-32-30-41-30-31-30-31-38-35-43-34-30-34-30-32-30-38-35-33-30-38-35-46-0A-03-11-31-42-30-41-41-44-30-41-41-38-36-32-30-41-30-31-30-31-38-34-45-46-30-34-30-32-30-38-35-33-30-38-35-33-0A-03-11-31-42-30-41-41-44-30-41-41-34-36-32-30-41-30-31-30-31-38-35-30-35-30-34-30-32-30-38-34-44-30-38-35-39-0A-03-11-31-42-30-41-41-46-30-41-41-35-36-32-30-41-30</w:t>
            </w:r>
          </w:p>
          <w:p w:rsidR="00000000" w:rsidDel="00000000" w:rsidP="00000000" w:rsidRDefault="00000000" w:rsidRPr="00000000" w14:paraId="00000DF6">
            <w:pPr>
              <w:rPr/>
            </w:pPr>
            <w:r w:rsidDel="00000000" w:rsidR="00000000" w:rsidRPr="00000000">
              <w:rPr>
                <w:rtl w:val="0"/>
              </w:rPr>
              <w:t xml:space="preserve">I</w:t>
              <w:tab/>
              <w:t xml:space="preserve">09:34:06.783</w:t>
              <w:tab/>
              <w:t xml:space="preserve">Notification received from be4768a3-719f-4bad-5040-c6ebc5f8c31b, value: (0x) </w:t>
            </w:r>
            <w:r w:rsidDel="00000000" w:rsidR="00000000" w:rsidRPr="00000000">
              <w:rPr>
                <w:color w:val="ed7d31"/>
                <w:rtl w:val="0"/>
              </w:rPr>
              <w:t xml:space="preserve">00-01</w:t>
            </w:r>
            <w:r w:rsidDel="00000000" w:rsidR="00000000" w:rsidRPr="00000000">
              <w:rPr>
                <w:rtl w:val="0"/>
              </w:rPr>
              <w:t xml:space="preserve">-31-30-31-38-34-31-42-30-34-30-32-30-38-35-33-30-38-35-39-0A-03-11-31-42-30-41-41-39-30-41-41-38-36-32-30-41-30-31-30-31-38-34-35-37-30-34-30-32-30-38-35-46-30-38-35-46-0A</w:t>
            </w:r>
          </w:p>
          <w:p w:rsidR="00000000" w:rsidDel="00000000" w:rsidP="00000000" w:rsidRDefault="00000000" w:rsidRPr="00000000" w14:paraId="00000DF7">
            <w:pPr>
              <w:rPr/>
            </w:pPr>
            <w:r w:rsidDel="00000000" w:rsidR="00000000" w:rsidRPr="00000000">
              <w:rPr>
                <w:rtl w:val="0"/>
              </w:rPr>
              <w:t xml:space="preserve">received</w:t>
            </w:r>
          </w:p>
        </w:tc>
      </w:tr>
    </w:tbl>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t xml:space="preserve">De oranje gekleurde bytes geven de frame counters aan met de waardes 0 en 1.</w:t>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r>
    </w:p>
    <w:p w:rsidR="00000000" w:rsidDel="00000000" w:rsidP="00000000" w:rsidRDefault="00000000" w:rsidRPr="00000000" w14:paraId="00000DFC">
      <w:pPr>
        <w:pStyle w:val="Heading4"/>
        <w:numPr>
          <w:ilvl w:val="3"/>
          <w:numId w:val="2"/>
        </w:numPr>
        <w:ind w:left="864" w:hanging="864"/>
        <w:rPr/>
      </w:pPr>
      <w:bookmarkStart w:colFirst="0" w:colLast="0" w:name="_heading=h.3ygebqi" w:id="70"/>
      <w:bookmarkEnd w:id="70"/>
      <w:r w:rsidDel="00000000" w:rsidR="00000000" w:rsidRPr="00000000">
        <w:rPr>
          <w:rtl w:val="0"/>
        </w:rPr>
        <w:t xml:space="preserve">Beep Control point</w:t>
      </w:r>
    </w:p>
    <w:p w:rsidR="00000000" w:rsidDel="00000000" w:rsidP="00000000" w:rsidRDefault="00000000" w:rsidRPr="00000000" w14:paraId="00000DFD">
      <w:pPr>
        <w:rPr/>
      </w:pPr>
      <w:r w:rsidDel="00000000" w:rsidR="00000000" w:rsidRPr="00000000">
        <w:rPr>
          <w:rtl w:val="0"/>
        </w:rPr>
        <w:t xml:space="preserve">Het control point ondersteund het beep protocol, maar kan in tegenstelling tot LoRaWAN slechts een commando per keer aan. Als er geen notificaties aan staan worden gestuurde commando’s wel uitgevoerd, maar wordt het antwoord nooit ontvangen door de zender.</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pStyle w:val="Heading2"/>
        <w:numPr>
          <w:ilvl w:val="1"/>
          <w:numId w:val="2"/>
        </w:numPr>
        <w:ind w:left="576" w:hanging="576"/>
        <w:rPr/>
      </w:pPr>
      <w:bookmarkStart w:colFirst="0" w:colLast="0" w:name="_heading=h.2dlolyb" w:id="71"/>
      <w:bookmarkEnd w:id="71"/>
      <w:r w:rsidDel="00000000" w:rsidR="00000000" w:rsidRPr="00000000">
        <w:rPr>
          <w:rtl w:val="0"/>
        </w:rPr>
        <w:t xml:space="preserve">LoRaWAN</w:t>
      </w:r>
    </w:p>
    <w:p w:rsidR="00000000" w:rsidDel="00000000" w:rsidP="00000000" w:rsidRDefault="00000000" w:rsidRPr="00000000" w14:paraId="00000E01">
      <w:pPr>
        <w:rPr/>
      </w:pPr>
      <w:r w:rsidDel="00000000" w:rsidR="00000000" w:rsidRPr="00000000">
        <w:rPr>
          <w:rtl w:val="0"/>
        </w:rPr>
        <w:t xml:space="preserve">De LoRaWAN stack zal zodra de BEEPBASE in een horizontale positie is beginnen met het initialiseren van de hardware en de LoRaWAN sleutels ophalen. Als LoRaWAN is uitgeschakeld door middel van het BEEP protocol of als een van de sleutels invalide is blijft de LoRaWAN communicatie uitgeschakeld.</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De LoRaWAN sleutels zijn invalide als de gehele DEVEUI, APPKEY of APPEUI 0x00 of 0xFF is. Ook al is LoRaWAN aangezet via het BEEP protocol, als een van de sleutels incorrect is dan gaat de LoRaWAN stack naar een uit stand.</w:t>
      </w:r>
    </w:p>
    <w:p w:rsidR="00000000" w:rsidDel="00000000" w:rsidP="00000000" w:rsidRDefault="00000000" w:rsidRPr="00000000" w14:paraId="00000E04">
      <w:pPr>
        <w:rPr/>
      </w:pPr>
      <w:r w:rsidDel="00000000" w:rsidR="00000000" w:rsidRPr="00000000">
        <w:rPr>
          <w:rtl w:val="0"/>
        </w:rPr>
      </w:r>
    </w:p>
    <w:p w:rsidR="00000000" w:rsidDel="00000000" w:rsidP="00000000" w:rsidRDefault="00000000" w:rsidRPr="00000000" w14:paraId="00000E05">
      <w:pPr>
        <w:rPr/>
      </w:pPr>
      <w:r w:rsidDel="00000000" w:rsidR="00000000" w:rsidRPr="00000000">
        <w:rPr>
          <w:rtl w:val="0"/>
        </w:rPr>
        <w:t xml:space="preserve">Als er nieuwe LoRaWAN sleutels via het BEEP protocol worden ingesteld moet de LoRaWAN stack gereset worden, zodat de nieuwe sleutels worden geladen. Totdat dit wordt uitgevoerd gebruikt de LoRaWAN stack de oude sleutels.</w:t>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rPr/>
      </w:pPr>
      <w:r w:rsidDel="00000000" w:rsidR="00000000" w:rsidRPr="00000000">
        <w:rPr>
          <w:rtl w:val="0"/>
        </w:rPr>
        <w:t xml:space="preserve">Als LoRaWAN opstart omdat het via het BEEP protocol is gereset of als de BEEPBASE in een horizontale positie wordt gelegd, dan gaat deze zich aan proberen te melden bij het back-end met de aangeleverde sleutels. De LoRaWAN stack gaat dan Join Request berichten versturen. Als er een gateway binnen het bereik van de BEEPBASE is en de mote is aangemeld bij het back-end, dan krijgt de BEEPBASE een Join Accept bericht terug.</w:t>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t xml:space="preserve">Zodra de BEEPBASE is aangemeld bij het back-end, gaat deze eerst een bericht versturen met de firmware en hardware versie en het unieke ID van de ATECC. Als het back-end dit bericht mist, kan er met een downlink altijd achterhaald worden wat de firmware en hardware versies zijn.</w:t>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t xml:space="preserve">Als er een downlink bericht wordt ontvangen wordt de payload gecontroleerd met het BEEP protocol. Indien er valide commando’s zijn worden deze uitgevoerd. Eventuele antwoorden worden gebufferd door de LoRaWAN stack en verzonden met het eerste volgende uplink bericht.</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pStyle w:val="Heading3"/>
        <w:numPr>
          <w:ilvl w:val="2"/>
          <w:numId w:val="2"/>
        </w:numPr>
        <w:ind w:left="862" w:hanging="720"/>
        <w:rPr/>
      </w:pPr>
      <w:bookmarkStart w:colFirst="0" w:colLast="0" w:name="_heading=h.sqyw64" w:id="72"/>
      <w:bookmarkEnd w:id="72"/>
      <w:r w:rsidDel="00000000" w:rsidR="00000000" w:rsidRPr="00000000">
        <w:rPr>
          <w:rtl w:val="0"/>
        </w:rPr>
        <w:t xml:space="preserve">Standaard bericht types</w:t>
      </w:r>
    </w:p>
    <w:p w:rsidR="00000000" w:rsidDel="00000000" w:rsidP="00000000" w:rsidRDefault="00000000" w:rsidRPr="00000000" w14:paraId="00000E0F">
      <w:pPr>
        <w:rPr/>
      </w:pPr>
      <w:r w:rsidDel="00000000" w:rsidR="00000000" w:rsidRPr="00000000">
        <w:rPr>
          <w:rtl w:val="0"/>
        </w:rPr>
        <w:t xml:space="preserve">De volgende bericht types zijn gedefinieerd en worden aangegeven door de Fport waarde.</w:t>
      </w:r>
    </w:p>
    <w:p w:rsidR="00000000" w:rsidDel="00000000" w:rsidP="00000000" w:rsidRDefault="00000000" w:rsidRPr="00000000" w14:paraId="00000E10">
      <w:pPr>
        <w:rPr/>
      </w:pPr>
      <w:r w:rsidDel="00000000" w:rsidR="00000000" w:rsidRPr="00000000">
        <w:rPr>
          <w:rtl w:val="0"/>
        </w:rPr>
      </w:r>
    </w:p>
    <w:tbl>
      <w:tblPr>
        <w:tblStyle w:val="Table169"/>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51"/>
        <w:gridCol w:w="7081"/>
        <w:tblGridChange w:id="0">
          <w:tblGrid>
            <w:gridCol w:w="1696"/>
            <w:gridCol w:w="851"/>
            <w:gridCol w:w="7081"/>
          </w:tblGrid>
        </w:tblGridChange>
      </w:tblGrid>
      <w:tr>
        <w:tc>
          <w:tcPr/>
          <w:p w:rsidR="00000000" w:rsidDel="00000000" w:rsidP="00000000" w:rsidRDefault="00000000" w:rsidRPr="00000000" w14:paraId="00000E11">
            <w:pPr>
              <w:rPr>
                <w:b w:val="1"/>
              </w:rPr>
            </w:pPr>
            <w:r w:rsidDel="00000000" w:rsidR="00000000" w:rsidRPr="00000000">
              <w:rPr>
                <w:b w:val="1"/>
                <w:rtl w:val="0"/>
              </w:rPr>
              <w:t xml:space="preserve">Berichttype</w:t>
            </w:r>
          </w:p>
        </w:tc>
        <w:tc>
          <w:tcPr/>
          <w:p w:rsidR="00000000" w:rsidDel="00000000" w:rsidP="00000000" w:rsidRDefault="00000000" w:rsidRPr="00000000" w14:paraId="00000E12">
            <w:pPr>
              <w:rPr>
                <w:b w:val="1"/>
              </w:rPr>
            </w:pPr>
            <w:r w:rsidDel="00000000" w:rsidR="00000000" w:rsidRPr="00000000">
              <w:rPr>
                <w:b w:val="1"/>
                <w:rtl w:val="0"/>
              </w:rPr>
              <w:t xml:space="preserve">Fport</w:t>
            </w:r>
          </w:p>
        </w:tc>
        <w:tc>
          <w:tcPr/>
          <w:p w:rsidR="00000000" w:rsidDel="00000000" w:rsidP="00000000" w:rsidRDefault="00000000" w:rsidRPr="00000000" w14:paraId="00000E13">
            <w:pPr>
              <w:rPr>
                <w:b w:val="1"/>
              </w:rPr>
            </w:pPr>
            <w:r w:rsidDel="00000000" w:rsidR="00000000" w:rsidRPr="00000000">
              <w:rPr>
                <w:b w:val="1"/>
                <w:rtl w:val="0"/>
              </w:rPr>
              <w:t xml:space="preserve">Bevat Beep Protocol veld</w:t>
            </w:r>
          </w:p>
        </w:tc>
      </w:tr>
      <w:tr>
        <w:tc>
          <w:tcPr/>
          <w:p w:rsidR="00000000" w:rsidDel="00000000" w:rsidP="00000000" w:rsidRDefault="00000000" w:rsidRPr="00000000" w14:paraId="00000E14">
            <w:pPr>
              <w:rPr/>
            </w:pPr>
            <w:r w:rsidDel="00000000" w:rsidR="00000000" w:rsidRPr="00000000">
              <w:rPr>
                <w:rtl w:val="0"/>
              </w:rPr>
              <w:t xml:space="preserve">Sensor on</w:t>
            </w:r>
          </w:p>
        </w:tc>
        <w:tc>
          <w:tcPr/>
          <w:p w:rsidR="00000000" w:rsidDel="00000000" w:rsidP="00000000" w:rsidRDefault="00000000" w:rsidRPr="00000000" w14:paraId="00000E15">
            <w:pPr>
              <w:rPr/>
            </w:pPr>
            <w:r w:rsidDel="00000000" w:rsidR="00000000" w:rsidRPr="00000000">
              <w:rPr>
                <w:rtl w:val="0"/>
              </w:rPr>
              <w:t xml:space="preserve">1</w:t>
            </w:r>
          </w:p>
        </w:tc>
        <w:tc>
          <w:tcPr/>
          <w:p w:rsidR="00000000" w:rsidDel="00000000" w:rsidP="00000000" w:rsidRDefault="00000000" w:rsidRPr="00000000" w14:paraId="00000E16">
            <w:pPr>
              <w:rPr/>
            </w:pPr>
            <w:r w:rsidDel="00000000" w:rsidR="00000000" w:rsidRPr="00000000">
              <w:rPr>
                <w:rtl w:val="0"/>
              </w:rPr>
              <w:t xml:space="preserve">READ_FIRMWARE_VERSION, READ_FIRMWARE_VERSION</w:t>
            </w:r>
          </w:p>
        </w:tc>
      </w:tr>
      <w:tr>
        <w:tc>
          <w:tcPr/>
          <w:p w:rsidR="00000000" w:rsidDel="00000000" w:rsidP="00000000" w:rsidRDefault="00000000" w:rsidRPr="00000000" w14:paraId="00000E17">
            <w:pPr>
              <w:rPr/>
            </w:pPr>
            <w:r w:rsidDel="00000000" w:rsidR="00000000" w:rsidRPr="00000000">
              <w:rPr>
                <w:rtl w:val="0"/>
              </w:rPr>
              <w:t xml:space="preserve">Keep alive</w:t>
            </w:r>
          </w:p>
        </w:tc>
        <w:tc>
          <w:tcPr/>
          <w:p w:rsidR="00000000" w:rsidDel="00000000" w:rsidP="00000000" w:rsidRDefault="00000000" w:rsidRPr="00000000" w14:paraId="00000E18">
            <w:pPr>
              <w:rPr/>
            </w:pPr>
            <w:r w:rsidDel="00000000" w:rsidR="00000000" w:rsidRPr="00000000">
              <w:rPr>
                <w:rtl w:val="0"/>
              </w:rPr>
              <w:t xml:space="preserve">3</w:t>
            </w:r>
          </w:p>
        </w:tc>
        <w:tc>
          <w:tcPr/>
          <w:p w:rsidR="00000000" w:rsidDel="00000000" w:rsidP="00000000" w:rsidRDefault="00000000" w:rsidRPr="00000000" w14:paraId="00000E19">
            <w:pPr>
              <w:rPr/>
            </w:pPr>
            <w:r w:rsidDel="00000000" w:rsidR="00000000" w:rsidRPr="00000000">
              <w:rPr>
                <w:rtl w:val="0"/>
              </w:rPr>
              <w:t xml:space="preserve">READ_nRF_ADC_CONVERSION, READ_HX711_CONVERSION, READ_DS18B20_CONVERSION</w:t>
            </w:r>
          </w:p>
        </w:tc>
      </w:tr>
      <w:tr>
        <w:tc>
          <w:tcPr/>
          <w:p w:rsidR="00000000" w:rsidDel="00000000" w:rsidP="00000000" w:rsidRDefault="00000000" w:rsidRPr="00000000" w14:paraId="00000E1A">
            <w:pPr>
              <w:rPr/>
            </w:pPr>
            <w:r w:rsidDel="00000000" w:rsidR="00000000" w:rsidRPr="00000000">
              <w:rPr>
                <w:rtl w:val="0"/>
              </w:rPr>
              <w:t xml:space="preserve">Alarm</w:t>
            </w:r>
          </w:p>
        </w:tc>
        <w:tc>
          <w:tcPr/>
          <w:p w:rsidR="00000000" w:rsidDel="00000000" w:rsidP="00000000" w:rsidRDefault="00000000" w:rsidRPr="00000000" w14:paraId="00000E1B">
            <w:pPr>
              <w:rPr/>
            </w:pPr>
            <w:r w:rsidDel="00000000" w:rsidR="00000000" w:rsidRPr="00000000">
              <w:rPr>
                <w:rtl w:val="0"/>
              </w:rPr>
              <w:t xml:space="preserve">4</w:t>
            </w:r>
          </w:p>
        </w:tc>
        <w:tc>
          <w:tcPr/>
          <w:p w:rsidR="00000000" w:rsidDel="00000000" w:rsidP="00000000" w:rsidRDefault="00000000" w:rsidRPr="00000000" w14:paraId="00000E1C">
            <w:pPr>
              <w:rPr/>
            </w:pPr>
            <w:r w:rsidDel="00000000" w:rsidR="00000000" w:rsidRPr="00000000">
              <w:rPr>
                <w:rtl w:val="0"/>
              </w:rPr>
              <w:t xml:space="preserve">De eerste byte in de payload geeft de actieve alarmen weer.</w:t>
            </w:r>
          </w:p>
        </w:tc>
      </w:tr>
      <w:tr>
        <w:tc>
          <w:tcPr>
            <w:tcBorders>
              <w:bottom w:color="000000" w:space="0" w:sz="4" w:val="single"/>
            </w:tcBorders>
          </w:tcPr>
          <w:p w:rsidR="00000000" w:rsidDel="00000000" w:rsidP="00000000" w:rsidRDefault="00000000" w:rsidRPr="00000000" w14:paraId="00000E1D">
            <w:pPr>
              <w:rPr/>
            </w:pPr>
            <w:r w:rsidDel="00000000" w:rsidR="00000000" w:rsidRPr="00000000">
              <w:rPr>
                <w:rtl w:val="0"/>
              </w:rPr>
              <w:t xml:space="preserve">Uplink custom</w:t>
            </w:r>
          </w:p>
        </w:tc>
        <w:tc>
          <w:tcPr>
            <w:tcBorders>
              <w:bottom w:color="000000" w:space="0" w:sz="4" w:val="single"/>
            </w:tcBorders>
          </w:tcPr>
          <w:p w:rsidR="00000000" w:rsidDel="00000000" w:rsidP="00000000" w:rsidRDefault="00000000" w:rsidRPr="00000000" w14:paraId="00000E1E">
            <w:pPr>
              <w:rPr/>
            </w:pPr>
            <w:r w:rsidDel="00000000" w:rsidR="00000000" w:rsidRPr="00000000">
              <w:rPr>
                <w:rtl w:val="0"/>
              </w:rPr>
              <w:t xml:space="preserve">5</w:t>
            </w:r>
          </w:p>
        </w:tc>
        <w:tc>
          <w:tcPr>
            <w:tcBorders>
              <w:bottom w:color="000000" w:space="0" w:sz="4" w:val="single"/>
            </w:tcBorders>
          </w:tcPr>
          <w:p w:rsidR="00000000" w:rsidDel="00000000" w:rsidP="00000000" w:rsidRDefault="00000000" w:rsidRPr="00000000" w14:paraId="00000E1F">
            <w:pPr>
              <w:rPr/>
            </w:pPr>
            <w:r w:rsidDel="00000000" w:rsidR="00000000" w:rsidRPr="00000000">
              <w:rPr>
                <w:rtl w:val="0"/>
              </w:rPr>
              <w:t xml:space="preserve">Uplink payload wordt gespecificeerd door het beep protocol commando.</w:t>
            </w:r>
          </w:p>
        </w:tc>
      </w:tr>
      <w:tr>
        <w:tc>
          <w:tcPr>
            <w:tcBorders>
              <w:bottom w:color="000000" w:space="0" w:sz="4" w:val="single"/>
            </w:tcBorders>
          </w:tcPr>
          <w:p w:rsidR="00000000" w:rsidDel="00000000" w:rsidP="00000000" w:rsidRDefault="00000000" w:rsidRPr="00000000" w14:paraId="00000E20">
            <w:pPr>
              <w:rPr/>
            </w:pPr>
            <w:r w:rsidDel="00000000" w:rsidR="00000000" w:rsidRPr="00000000">
              <w:rPr>
                <w:rtl w:val="0"/>
              </w:rPr>
              <w:t xml:space="preserve">Downlink response</w:t>
            </w:r>
          </w:p>
        </w:tc>
        <w:tc>
          <w:tcPr>
            <w:tcBorders>
              <w:bottom w:color="000000" w:space="0" w:sz="4" w:val="single"/>
            </w:tcBorders>
          </w:tcPr>
          <w:p w:rsidR="00000000" w:rsidDel="00000000" w:rsidP="00000000" w:rsidRDefault="00000000" w:rsidRPr="00000000" w14:paraId="00000E21">
            <w:pPr>
              <w:rPr/>
            </w:pPr>
            <w:r w:rsidDel="00000000" w:rsidR="00000000" w:rsidRPr="00000000">
              <w:rPr>
                <w:rtl w:val="0"/>
              </w:rPr>
              <w:t xml:space="preserve">6</w:t>
            </w:r>
          </w:p>
        </w:tc>
        <w:tc>
          <w:tcPr>
            <w:tcBorders>
              <w:bottom w:color="000000" w:space="0" w:sz="4" w:val="single"/>
            </w:tcBorders>
          </w:tcPr>
          <w:p w:rsidR="00000000" w:rsidDel="00000000" w:rsidP="00000000" w:rsidRDefault="00000000" w:rsidRPr="00000000" w14:paraId="00000E22">
            <w:pPr>
              <w:rPr/>
            </w:pPr>
            <w:r w:rsidDel="00000000" w:rsidR="00000000" w:rsidRPr="00000000">
              <w:rPr>
                <w:rtl w:val="0"/>
              </w:rPr>
              <w:t xml:space="preserve">Bevat het antwoord op een downlink beep commando.</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E23">
            <w:pPr>
              <w:jc w:val="center"/>
              <w:rPr>
                <w:b w:val="1"/>
              </w:rPr>
            </w:pPr>
            <w:r w:rsidDel="00000000" w:rsidR="00000000" w:rsidRPr="00000000">
              <w:rPr>
                <w:b w:val="1"/>
                <w:rtl w:val="0"/>
              </w:rPr>
              <w:t xml:space="preserve">Tabel 3 – Berichttypes</w:t>
            </w:r>
          </w:p>
        </w:tc>
      </w:tr>
    </w:tbl>
    <w:p w:rsidR="00000000" w:rsidDel="00000000" w:rsidP="00000000" w:rsidRDefault="00000000" w:rsidRPr="00000000" w14:paraId="00000E26">
      <w:pPr>
        <w:rPr/>
      </w:pPr>
      <w:r w:rsidDel="00000000" w:rsidR="00000000" w:rsidRPr="00000000">
        <w:rPr>
          <w:rtl w:val="0"/>
        </w:rPr>
      </w:r>
    </w:p>
    <w:p w:rsidR="00000000" w:rsidDel="00000000" w:rsidP="00000000" w:rsidRDefault="00000000" w:rsidRPr="00000000" w14:paraId="00000E27">
      <w:pPr>
        <w:pStyle w:val="Heading3"/>
        <w:numPr>
          <w:ilvl w:val="2"/>
          <w:numId w:val="2"/>
        </w:numPr>
        <w:rPr>
          <w:rFonts w:ascii="Arial" w:cs="Arial" w:eastAsia="Arial" w:hAnsi="Arial"/>
          <w:b w:val="1"/>
        </w:rPr>
      </w:pPr>
      <w:bookmarkStart w:colFirst="0" w:colLast="0" w:name="_heading=h.84tt5v8iaz3k" w:id="73"/>
      <w:bookmarkEnd w:id="73"/>
      <w:r w:rsidDel="00000000" w:rsidR="00000000" w:rsidRPr="00000000">
        <w:rPr>
          <w:rtl w:val="0"/>
        </w:rPr>
        <w:t xml:space="preserve">Alarm bericht</w:t>
      </w:r>
    </w:p>
    <w:p w:rsidR="00000000" w:rsidDel="00000000" w:rsidP="00000000" w:rsidRDefault="00000000" w:rsidRPr="00000000" w14:paraId="00000E28">
      <w:pPr>
        <w:ind w:left="0" w:firstLine="0"/>
        <w:rPr/>
      </w:pPr>
      <w:r w:rsidDel="00000000" w:rsidR="00000000" w:rsidRPr="00000000">
        <w:rPr>
          <w:rtl w:val="0"/>
        </w:rPr>
        <w:t xml:space="preserve">Een LoRaWAN alarm bericht toont de alarmen die sinds het laatste LoRaWAN bericht actief zijn geweest. Dit betekend dat als er een alarm was gegenereerd voor een bepaalde meetwaarde, maar de volgende meetwaarde heeft de de actieve alarm status al weer gereset, dat het alarm toch wordt verstuurd.</w:t>
      </w:r>
    </w:p>
    <w:p w:rsidR="00000000" w:rsidDel="00000000" w:rsidP="00000000" w:rsidRDefault="00000000" w:rsidRPr="00000000" w14:paraId="00000E29">
      <w:pPr>
        <w:ind w:left="0" w:firstLine="0"/>
        <w:rPr/>
      </w:pPr>
      <w:r w:rsidDel="00000000" w:rsidR="00000000" w:rsidRPr="00000000">
        <w:rPr>
          <w:rtl w:val="0"/>
        </w:rPr>
      </w:r>
    </w:p>
    <w:p w:rsidR="00000000" w:rsidDel="00000000" w:rsidP="00000000" w:rsidRDefault="00000000" w:rsidRPr="00000000" w14:paraId="00000E2A">
      <w:pPr>
        <w:ind w:left="0" w:firstLine="0"/>
        <w:rPr/>
      </w:pPr>
      <w:r w:rsidDel="00000000" w:rsidR="00000000" w:rsidRPr="00000000">
        <w:rPr>
          <w:rtl w:val="0"/>
        </w:rPr>
        <w:t xml:space="preserve">De inhoud van de alarm byte is als volgt:</w:t>
      </w:r>
    </w:p>
    <w:p w:rsidR="00000000" w:rsidDel="00000000" w:rsidP="00000000" w:rsidRDefault="00000000" w:rsidRPr="00000000" w14:paraId="00000E2B">
      <w:pPr>
        <w:rPr>
          <w:b w:val="1"/>
        </w:rPr>
      </w:pPr>
      <w:r w:rsidDel="00000000" w:rsidR="00000000" w:rsidRPr="00000000">
        <w:rPr>
          <w:rtl w:val="0"/>
        </w:rPr>
      </w:r>
    </w:p>
    <w:tbl>
      <w:tblPr>
        <w:tblStyle w:val="Table170"/>
        <w:tblW w:w="55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5"/>
        <w:gridCol w:w="1155"/>
        <w:gridCol w:w="2880"/>
        <w:tblGridChange w:id="0">
          <w:tblGrid>
            <w:gridCol w:w="1515"/>
            <w:gridCol w:w="1155"/>
            <w:gridCol w:w="2880"/>
          </w:tblGrid>
        </w:tblGridChange>
      </w:tblGrid>
      <w:tr>
        <w:tc>
          <w:tcPr/>
          <w:p w:rsidR="00000000" w:rsidDel="00000000" w:rsidP="00000000" w:rsidRDefault="00000000" w:rsidRPr="00000000" w14:paraId="00000E2C">
            <w:pPr>
              <w:rPr>
                <w:b w:val="1"/>
              </w:rPr>
            </w:pPr>
            <w:r w:rsidDel="00000000" w:rsidR="00000000" w:rsidRPr="00000000">
              <w:rPr>
                <w:b w:val="1"/>
                <w:rtl w:val="0"/>
              </w:rPr>
              <w:t xml:space="preserve">Sensor</w:t>
            </w:r>
          </w:p>
        </w:tc>
        <w:tc>
          <w:tcPr/>
          <w:p w:rsidR="00000000" w:rsidDel="00000000" w:rsidP="00000000" w:rsidRDefault="00000000" w:rsidRPr="00000000" w14:paraId="00000E2D">
            <w:pPr>
              <w:rPr>
                <w:b w:val="1"/>
              </w:rPr>
            </w:pPr>
            <w:r w:rsidDel="00000000" w:rsidR="00000000" w:rsidRPr="00000000">
              <w:rPr>
                <w:b w:val="1"/>
                <w:rtl w:val="0"/>
              </w:rPr>
              <w:t xml:space="preserve">Sensor bit</w:t>
            </w:r>
          </w:p>
        </w:tc>
        <w:tc>
          <w:tcPr/>
          <w:p w:rsidR="00000000" w:rsidDel="00000000" w:rsidP="00000000" w:rsidRDefault="00000000" w:rsidRPr="00000000" w14:paraId="00000E2E">
            <w:pPr>
              <w:rPr>
                <w:b w:val="1"/>
              </w:rPr>
            </w:pPr>
            <w:r w:rsidDel="00000000" w:rsidR="00000000" w:rsidRPr="00000000">
              <w:rPr>
                <w:b w:val="1"/>
                <w:rtl w:val="0"/>
              </w:rPr>
              <w:t xml:space="preserve">Opmerking</w:t>
            </w:r>
          </w:p>
        </w:tc>
      </w:tr>
      <w:tr>
        <w:tc>
          <w:tcPr/>
          <w:p w:rsidR="00000000" w:rsidDel="00000000" w:rsidP="00000000" w:rsidRDefault="00000000" w:rsidRPr="00000000" w14:paraId="00000E2F">
            <w:pPr>
              <w:rPr>
                <w:b w:val="1"/>
              </w:rPr>
            </w:pPr>
            <w:r w:rsidDel="00000000" w:rsidR="00000000" w:rsidRPr="00000000">
              <w:rPr>
                <w:b w:val="1"/>
                <w:rtl w:val="0"/>
              </w:rPr>
              <w:t xml:space="preserve">DS18B20</w:t>
            </w:r>
          </w:p>
        </w:tc>
        <w:tc>
          <w:tcPr/>
          <w:p w:rsidR="00000000" w:rsidDel="00000000" w:rsidP="00000000" w:rsidRDefault="00000000" w:rsidRPr="00000000" w14:paraId="00000E30">
            <w:pPr>
              <w:rPr/>
            </w:pPr>
            <w:r w:rsidDel="00000000" w:rsidR="00000000" w:rsidRPr="00000000">
              <w:rPr>
                <w:rtl w:val="0"/>
              </w:rPr>
              <w:t xml:space="preserve">0</w:t>
            </w:r>
          </w:p>
        </w:tc>
        <w:tc>
          <w:tcPr/>
          <w:p w:rsidR="00000000" w:rsidDel="00000000" w:rsidP="00000000" w:rsidRDefault="00000000" w:rsidRPr="00000000" w14:paraId="00000E31">
            <w:pPr>
              <w:rPr/>
            </w:pPr>
            <w:r w:rsidDel="00000000" w:rsidR="00000000" w:rsidRPr="00000000">
              <w:rPr>
                <w:rtl w:val="0"/>
              </w:rPr>
            </w:r>
          </w:p>
        </w:tc>
      </w:tr>
      <w:tr>
        <w:tc>
          <w:tcPr/>
          <w:p w:rsidR="00000000" w:rsidDel="00000000" w:rsidP="00000000" w:rsidRDefault="00000000" w:rsidRPr="00000000" w14:paraId="00000E32">
            <w:pPr>
              <w:rPr>
                <w:b w:val="1"/>
              </w:rPr>
            </w:pPr>
            <w:r w:rsidDel="00000000" w:rsidR="00000000" w:rsidRPr="00000000">
              <w:rPr>
                <w:b w:val="1"/>
                <w:rtl w:val="0"/>
              </w:rPr>
              <w:t xml:space="preserve">BME280</w:t>
            </w:r>
          </w:p>
        </w:tc>
        <w:tc>
          <w:tcPr/>
          <w:p w:rsidR="00000000" w:rsidDel="00000000" w:rsidP="00000000" w:rsidRDefault="00000000" w:rsidRPr="00000000" w14:paraId="00000E33">
            <w:pPr>
              <w:rPr/>
            </w:pPr>
            <w:r w:rsidDel="00000000" w:rsidR="00000000" w:rsidRPr="00000000">
              <w:rPr>
                <w:rtl w:val="0"/>
              </w:rPr>
              <w:t xml:space="preserve">1</w:t>
            </w:r>
          </w:p>
        </w:tc>
        <w:tc>
          <w:tcPr/>
          <w:p w:rsidR="00000000" w:rsidDel="00000000" w:rsidP="00000000" w:rsidRDefault="00000000" w:rsidRPr="00000000" w14:paraId="00000E34">
            <w:pPr>
              <w:rPr/>
            </w:pPr>
            <w:r w:rsidDel="00000000" w:rsidR="00000000" w:rsidRPr="00000000">
              <w:rPr>
                <w:rtl w:val="0"/>
              </w:rPr>
            </w:r>
          </w:p>
        </w:tc>
      </w:tr>
      <w:tr>
        <w:tc>
          <w:tcPr/>
          <w:p w:rsidR="00000000" w:rsidDel="00000000" w:rsidP="00000000" w:rsidRDefault="00000000" w:rsidRPr="00000000" w14:paraId="00000E35">
            <w:pPr>
              <w:rPr>
                <w:b w:val="1"/>
              </w:rPr>
            </w:pPr>
            <w:r w:rsidDel="00000000" w:rsidR="00000000" w:rsidRPr="00000000">
              <w:rPr>
                <w:b w:val="1"/>
                <w:rtl w:val="0"/>
              </w:rPr>
              <w:t xml:space="preserve">HX711</w:t>
            </w:r>
          </w:p>
        </w:tc>
        <w:tc>
          <w:tcPr/>
          <w:p w:rsidR="00000000" w:rsidDel="00000000" w:rsidP="00000000" w:rsidRDefault="00000000" w:rsidRPr="00000000" w14:paraId="00000E36">
            <w:pPr>
              <w:rPr/>
            </w:pPr>
            <w:r w:rsidDel="00000000" w:rsidR="00000000" w:rsidRPr="00000000">
              <w:rPr>
                <w:rtl w:val="0"/>
              </w:rPr>
              <w:t xml:space="preserve">2</w:t>
            </w:r>
          </w:p>
        </w:tc>
        <w:tc>
          <w:tcPr/>
          <w:p w:rsidR="00000000" w:rsidDel="00000000" w:rsidP="00000000" w:rsidRDefault="00000000" w:rsidRPr="00000000" w14:paraId="00000E37">
            <w:pPr>
              <w:rPr/>
            </w:pPr>
            <w:r w:rsidDel="00000000" w:rsidR="00000000" w:rsidRPr="00000000">
              <w:rPr>
                <w:rtl w:val="0"/>
              </w:rPr>
            </w:r>
          </w:p>
        </w:tc>
      </w:tr>
      <w:tr>
        <w:tc>
          <w:tcPr/>
          <w:p w:rsidR="00000000" w:rsidDel="00000000" w:rsidP="00000000" w:rsidRDefault="00000000" w:rsidRPr="00000000" w14:paraId="00000E38">
            <w:pPr>
              <w:rPr>
                <w:b w:val="1"/>
              </w:rPr>
            </w:pPr>
            <w:r w:rsidDel="00000000" w:rsidR="00000000" w:rsidRPr="00000000">
              <w:rPr>
                <w:b w:val="1"/>
                <w:rtl w:val="0"/>
              </w:rPr>
              <w:t xml:space="preserve">Audio ADC</w:t>
            </w:r>
          </w:p>
        </w:tc>
        <w:tc>
          <w:tcPr/>
          <w:p w:rsidR="00000000" w:rsidDel="00000000" w:rsidP="00000000" w:rsidRDefault="00000000" w:rsidRPr="00000000" w14:paraId="00000E39">
            <w:pPr>
              <w:rPr/>
            </w:pPr>
            <w:r w:rsidDel="00000000" w:rsidR="00000000" w:rsidRPr="00000000">
              <w:rPr>
                <w:rtl w:val="0"/>
              </w:rPr>
              <w:t xml:space="preserve">3</w:t>
            </w:r>
          </w:p>
        </w:tc>
        <w:tc>
          <w:tcPr/>
          <w:p w:rsidR="00000000" w:rsidDel="00000000" w:rsidP="00000000" w:rsidRDefault="00000000" w:rsidRPr="00000000" w14:paraId="00000E3A">
            <w:pPr>
              <w:rPr/>
            </w:pPr>
            <w:r w:rsidDel="00000000" w:rsidR="00000000" w:rsidRPr="00000000">
              <w:rPr>
                <w:rtl w:val="0"/>
              </w:rPr>
              <w:t xml:space="preserve">Kan geen alarm genereren</w:t>
            </w:r>
          </w:p>
        </w:tc>
      </w:tr>
      <w:tr>
        <w:tc>
          <w:tcPr/>
          <w:p w:rsidR="00000000" w:rsidDel="00000000" w:rsidP="00000000" w:rsidRDefault="00000000" w:rsidRPr="00000000" w14:paraId="00000E3B">
            <w:pPr>
              <w:rPr>
                <w:b w:val="1"/>
              </w:rPr>
            </w:pPr>
            <w:r w:rsidDel="00000000" w:rsidR="00000000" w:rsidRPr="00000000">
              <w:rPr>
                <w:b w:val="1"/>
                <w:rtl w:val="0"/>
              </w:rPr>
              <w:t xml:space="preserve">nRF ADC</w:t>
            </w:r>
          </w:p>
        </w:tc>
        <w:tc>
          <w:tcPr/>
          <w:p w:rsidR="00000000" w:rsidDel="00000000" w:rsidP="00000000" w:rsidRDefault="00000000" w:rsidRPr="00000000" w14:paraId="00000E3C">
            <w:pPr>
              <w:rPr/>
            </w:pPr>
            <w:r w:rsidDel="00000000" w:rsidR="00000000" w:rsidRPr="00000000">
              <w:rPr>
                <w:rtl w:val="0"/>
              </w:rPr>
              <w:t xml:space="preserve">4</w:t>
            </w:r>
          </w:p>
        </w:tc>
        <w:tc>
          <w:tcPr/>
          <w:p w:rsidR="00000000" w:rsidDel="00000000" w:rsidP="00000000" w:rsidRDefault="00000000" w:rsidRPr="00000000" w14:paraId="00000E3D">
            <w:pPr>
              <w:rPr/>
            </w:pPr>
            <w:r w:rsidDel="00000000" w:rsidR="00000000" w:rsidRPr="00000000">
              <w:rPr>
                <w:rtl w:val="0"/>
              </w:rPr>
            </w:r>
          </w:p>
        </w:tc>
      </w:tr>
    </w:tbl>
    <w:p w:rsidR="00000000" w:rsidDel="00000000" w:rsidP="00000000" w:rsidRDefault="00000000" w:rsidRPr="00000000" w14:paraId="00000E3E">
      <w:pPr>
        <w:rPr/>
      </w:pPr>
      <w:r w:rsidDel="00000000" w:rsidR="00000000" w:rsidRPr="00000000">
        <w:rPr>
          <w:rtl w:val="0"/>
        </w:rPr>
      </w:r>
    </w:p>
    <w:p w:rsidR="00000000" w:rsidDel="00000000" w:rsidP="00000000" w:rsidRDefault="00000000" w:rsidRPr="00000000" w14:paraId="00000E3F">
      <w:pPr>
        <w:rPr/>
      </w:pPr>
      <w:r w:rsidDel="00000000" w:rsidR="00000000" w:rsidRPr="00000000">
        <w:rPr>
          <w:rtl w:val="0"/>
        </w:rPr>
        <w:t xml:space="preserve">De rest van de payload is volgens het beep protocol zoals voor een Keep-alive bericht.</w:t>
      </w:r>
    </w:p>
    <w:p w:rsidR="00000000" w:rsidDel="00000000" w:rsidP="00000000" w:rsidRDefault="00000000" w:rsidRPr="00000000" w14:paraId="00000E40">
      <w:pPr>
        <w:ind w:left="0" w:firstLine="0"/>
        <w:rPr/>
      </w:pPr>
      <w:r w:rsidDel="00000000" w:rsidR="00000000" w:rsidRPr="00000000">
        <w:rPr>
          <w:rtl w:val="0"/>
        </w:rPr>
      </w:r>
    </w:p>
    <w:p w:rsidR="00000000" w:rsidDel="00000000" w:rsidP="00000000" w:rsidRDefault="00000000" w:rsidRPr="00000000" w14:paraId="00000E41">
      <w:pPr>
        <w:ind w:left="0" w:firstLine="0"/>
        <w:rPr>
          <w:b w:val="1"/>
        </w:rPr>
      </w:pPr>
      <w:r w:rsidDel="00000000" w:rsidR="00000000" w:rsidRPr="00000000">
        <w:rPr>
          <w:b w:val="1"/>
          <w:rtl w:val="0"/>
        </w:rPr>
        <w:t xml:space="preserve">Voorbeeld:</w:t>
      </w:r>
    </w:p>
    <w:p w:rsidR="00000000" w:rsidDel="00000000" w:rsidP="00000000" w:rsidRDefault="00000000" w:rsidRPr="00000000" w14:paraId="00000E42">
      <w:pPr>
        <w:ind w:left="0" w:firstLine="0"/>
        <w:rPr/>
      </w:pPr>
      <w:r w:rsidDel="00000000" w:rsidR="00000000" w:rsidRPr="00000000">
        <w:rPr>
          <w:rtl w:val="0"/>
        </w:rPr>
      </w:r>
    </w:p>
    <w:tbl>
      <w:tblPr>
        <w:tblStyle w:val="Table171"/>
        <w:tblW w:w="10920.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375"/>
        <w:tblGridChange w:id="0">
          <w:tblGrid>
            <w:gridCol w:w="1545"/>
            <w:gridCol w:w="9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LoRaWAN Bericht:</w:t>
            </w:r>
          </w:p>
        </w:tc>
        <w:tc>
          <w:tcPr>
            <w:shd w:fill="auto" w:val="clear"/>
            <w:tcMar>
              <w:top w:w="100.0" w:type="dxa"/>
              <w:left w:w="100.0" w:type="dxa"/>
              <w:bottom w:w="100.0" w:type="dxa"/>
              <w:right w:w="100.0" w:type="dxa"/>
            </w:tcMar>
            <w:vAlign w:val="top"/>
          </w:tcPr>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0x041B0B370B2D640A01018BBA040208BD08D00C0A00FF0117006D0045002A001E0019001700150015000C07086C11D602A8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Inhoud: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Alarm: 0x04, bits: HX711</w:t>
            </w:r>
          </w:p>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Saadc: Vcc: 2871 mV, Vbat: 2861 mV, Battery: 100%</w:t>
            </w:r>
          </w:p>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HX711: A128: 101306/0x018bba</w:t>
            </w:r>
          </w:p>
          <w:p w:rsidR="00000000" w:rsidDel="00000000" w:rsidP="00000000" w:rsidRDefault="00000000" w:rsidRPr="00000000" w14:paraId="00000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DS18B20 2 results:[0]: 0x08BD - 22.370 C, [1]: 0x08D0 - 22.560 C</w:t>
            </w:r>
          </w:p>
          <w:p w:rsidR="00000000" w:rsidDel="00000000" w:rsidP="00000000" w:rsidRDefault="00000000" w:rsidRPr="00000000" w14:paraId="00000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TLV FFT[10:0:255]0.0 Hz=279,401.7 Hz=109,803.3 Hz=69,1205.0 Hz=42,1606.6 Hz=30,2008.3 Hz=25,2409.9 Hz=23,2811.6 Hz=21,3213.2 Hz=21,3614.9 Hz=12</w:t>
            </w:r>
          </w:p>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BME read: Temp=21.56 C, RH=45.66%, Pressure=680 hPa</w:t>
            </w:r>
          </w:p>
        </w:tc>
      </w:tr>
    </w:tbl>
    <w:p w:rsidR="00000000" w:rsidDel="00000000" w:rsidP="00000000" w:rsidRDefault="00000000" w:rsidRPr="00000000" w14:paraId="00000E4C">
      <w:pPr>
        <w:ind w:left="0" w:firstLine="0"/>
        <w:rPr/>
      </w:pPr>
      <w:r w:rsidDel="00000000" w:rsidR="00000000" w:rsidRPr="00000000">
        <w:rPr>
          <w:rtl w:val="0"/>
        </w:rPr>
      </w:r>
    </w:p>
    <w:p w:rsidR="00000000" w:rsidDel="00000000" w:rsidP="00000000" w:rsidRDefault="00000000" w:rsidRPr="00000000" w14:paraId="00000E4D">
      <w:pPr>
        <w:ind w:left="0" w:firstLine="0"/>
        <w:rPr/>
      </w:pPr>
      <w:r w:rsidDel="00000000" w:rsidR="00000000" w:rsidRPr="00000000">
        <w:rPr>
          <w:rtl w:val="0"/>
        </w:rPr>
      </w:r>
    </w:p>
    <w:p w:rsidR="00000000" w:rsidDel="00000000" w:rsidP="00000000" w:rsidRDefault="00000000" w:rsidRPr="00000000" w14:paraId="00000E4E">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E4F">
      <w:pPr>
        <w:pStyle w:val="Heading1"/>
        <w:numPr>
          <w:ilvl w:val="0"/>
          <w:numId w:val="2"/>
        </w:numPr>
        <w:ind w:left="432" w:hanging="432"/>
        <w:rPr/>
      </w:pPr>
      <w:bookmarkStart w:colFirst="0" w:colLast="0" w:name="_heading=h.3cqmetx" w:id="74"/>
      <w:bookmarkEnd w:id="74"/>
      <w:r w:rsidDel="00000000" w:rsidR="00000000" w:rsidRPr="00000000">
        <w:rPr>
          <w:rtl w:val="0"/>
        </w:rPr>
        <w:t xml:space="preserve">Applicatie</w:t>
      </w:r>
    </w:p>
    <w:p w:rsidR="00000000" w:rsidDel="00000000" w:rsidP="00000000" w:rsidRDefault="00000000" w:rsidRPr="00000000" w14:paraId="00000E50">
      <w:pPr>
        <w:pStyle w:val="Heading2"/>
        <w:numPr>
          <w:ilvl w:val="1"/>
          <w:numId w:val="2"/>
        </w:numPr>
        <w:ind w:left="576" w:hanging="576"/>
        <w:rPr/>
      </w:pPr>
      <w:bookmarkStart w:colFirst="0" w:colLast="0" w:name="_heading=h.1rvwp1q" w:id="75"/>
      <w:bookmarkEnd w:id="75"/>
      <w:r w:rsidDel="00000000" w:rsidR="00000000" w:rsidRPr="00000000">
        <w:rPr>
          <w:rtl w:val="0"/>
        </w:rPr>
        <w:t xml:space="preserve">Buzzer geluiden</w:t>
      </w:r>
    </w:p>
    <w:p w:rsidR="00000000" w:rsidDel="00000000" w:rsidP="00000000" w:rsidRDefault="00000000" w:rsidRPr="00000000" w14:paraId="00000E51">
      <w:pPr>
        <w:rPr/>
      </w:pPr>
      <w:r w:rsidDel="00000000" w:rsidR="00000000" w:rsidRPr="00000000">
        <w:rPr>
          <w:rtl w:val="0"/>
        </w:rPr>
        <w:t xml:space="preserve">De buzzer wordt gebruikt om de gebruiker te informeren van de staat van de BEEPBASE. Via BLE of LoRaWAN berichten kan de buzzer ook worden aangestuurd. De BEEPBASE geeft de volgende status indicaties:</w:t>
      </w:r>
    </w:p>
    <w:tbl>
      <w:tblPr>
        <w:tblStyle w:val="Table17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6"/>
        <w:gridCol w:w="3112"/>
        <w:tblGridChange w:id="0">
          <w:tblGrid>
            <w:gridCol w:w="6516"/>
            <w:gridCol w:w="3112"/>
          </w:tblGrid>
        </w:tblGridChange>
      </w:tblGrid>
      <w:tr>
        <w:tc>
          <w:tcPr/>
          <w:p w:rsidR="00000000" w:rsidDel="00000000" w:rsidP="00000000" w:rsidRDefault="00000000" w:rsidRPr="00000000" w14:paraId="00000E52">
            <w:pPr>
              <w:rPr>
                <w:b w:val="1"/>
              </w:rPr>
            </w:pPr>
            <w:r w:rsidDel="00000000" w:rsidR="00000000" w:rsidRPr="00000000">
              <w:rPr>
                <w:b w:val="1"/>
                <w:rtl w:val="0"/>
              </w:rPr>
              <w:t xml:space="preserve">Staat</w:t>
            </w:r>
          </w:p>
        </w:tc>
        <w:tc>
          <w:tcPr/>
          <w:p w:rsidR="00000000" w:rsidDel="00000000" w:rsidP="00000000" w:rsidRDefault="00000000" w:rsidRPr="00000000" w14:paraId="00000E53">
            <w:pPr>
              <w:rPr>
                <w:b w:val="1"/>
              </w:rPr>
            </w:pPr>
            <w:r w:rsidDel="00000000" w:rsidR="00000000" w:rsidRPr="00000000">
              <w:rPr>
                <w:b w:val="1"/>
                <w:rtl w:val="0"/>
              </w:rPr>
              <w:t xml:space="preserve">Melodie/indicatie</w:t>
            </w:r>
          </w:p>
        </w:tc>
      </w:tr>
      <w:tr>
        <w:tc>
          <w:tcPr/>
          <w:p w:rsidR="00000000" w:rsidDel="00000000" w:rsidP="00000000" w:rsidRDefault="00000000" w:rsidRPr="00000000" w14:paraId="00000E54">
            <w:pPr>
              <w:rPr/>
            </w:pPr>
            <w:r w:rsidDel="00000000" w:rsidR="00000000" w:rsidRPr="00000000">
              <w:rPr>
                <w:rtl w:val="0"/>
              </w:rPr>
              <w:t xml:space="preserve">Als de Beepbase verticaal wordt geplaatst en de Beep base uitschakelt.</w:t>
            </w:r>
          </w:p>
        </w:tc>
        <w:tc>
          <w:tcPr/>
          <w:p w:rsidR="00000000" w:rsidDel="00000000" w:rsidP="00000000" w:rsidRDefault="00000000" w:rsidRPr="00000000" w14:paraId="00000E55">
            <w:pPr>
              <w:rPr/>
            </w:pPr>
            <w:r w:rsidDel="00000000" w:rsidR="00000000" w:rsidRPr="00000000">
              <w:rPr>
                <w:rtl w:val="0"/>
              </w:rPr>
              <w:t xml:space="preserve">Een lange piep</w:t>
            </w:r>
          </w:p>
        </w:tc>
      </w:tr>
      <w:tr>
        <w:tc>
          <w:tcPr/>
          <w:p w:rsidR="00000000" w:rsidDel="00000000" w:rsidP="00000000" w:rsidRDefault="00000000" w:rsidRPr="00000000" w14:paraId="00000E56">
            <w:pPr>
              <w:rPr/>
            </w:pPr>
            <w:r w:rsidDel="00000000" w:rsidR="00000000" w:rsidRPr="00000000">
              <w:rPr>
                <w:rtl w:val="0"/>
              </w:rPr>
              <w:t xml:space="preserve">Als de BEEPBASE horizontaal wordt geplaatst of opstart nadat de batterijen zijn geplaatst. </w:t>
            </w:r>
          </w:p>
        </w:tc>
        <w:tc>
          <w:tcPr/>
          <w:p w:rsidR="00000000" w:rsidDel="00000000" w:rsidP="00000000" w:rsidRDefault="00000000" w:rsidRPr="00000000" w14:paraId="00000E57">
            <w:pPr>
              <w:rPr/>
            </w:pPr>
            <w:r w:rsidDel="00000000" w:rsidR="00000000" w:rsidRPr="00000000">
              <w:rPr>
                <w:rtl w:val="0"/>
              </w:rPr>
              <w:t xml:space="preserve">Vier piepjes </w:t>
            </w:r>
          </w:p>
        </w:tc>
      </w:tr>
      <w:tr>
        <w:tc>
          <w:tcPr/>
          <w:p w:rsidR="00000000" w:rsidDel="00000000" w:rsidP="00000000" w:rsidRDefault="00000000" w:rsidRPr="00000000" w14:paraId="00000E58">
            <w:pPr>
              <w:rPr/>
            </w:pPr>
            <w:r w:rsidDel="00000000" w:rsidR="00000000" w:rsidRPr="00000000">
              <w:rPr>
                <w:rtl w:val="0"/>
              </w:rPr>
              <w:t xml:space="preserve">Als de reed schakelaar wordt bekrachtigd met een magneet</w:t>
            </w:r>
          </w:p>
        </w:tc>
        <w:tc>
          <w:tcPr/>
          <w:p w:rsidR="00000000" w:rsidDel="00000000" w:rsidP="00000000" w:rsidRDefault="00000000" w:rsidRPr="00000000" w14:paraId="00000E59">
            <w:pPr>
              <w:rPr/>
            </w:pPr>
            <w:r w:rsidDel="00000000" w:rsidR="00000000" w:rsidRPr="00000000">
              <w:rPr>
                <w:rtl w:val="0"/>
              </w:rPr>
              <w:t xml:space="preserve">Twee korte piepjes</w:t>
            </w:r>
          </w:p>
        </w:tc>
      </w:tr>
    </w:tbl>
    <w:p w:rsidR="00000000" w:rsidDel="00000000" w:rsidP="00000000" w:rsidRDefault="00000000" w:rsidRPr="00000000" w14:paraId="00000E5A">
      <w:pPr>
        <w:rPr/>
      </w:pPr>
      <w:r w:rsidDel="00000000" w:rsidR="00000000" w:rsidRPr="00000000">
        <w:rPr>
          <w:rtl w:val="0"/>
        </w:rPr>
      </w:r>
    </w:p>
    <w:p w:rsidR="00000000" w:rsidDel="00000000" w:rsidP="00000000" w:rsidRDefault="00000000" w:rsidRPr="00000000" w14:paraId="00000E5B">
      <w:pPr>
        <w:pStyle w:val="Heading2"/>
        <w:numPr>
          <w:ilvl w:val="1"/>
          <w:numId w:val="2"/>
        </w:numPr>
        <w:ind w:left="576" w:hanging="576"/>
        <w:rPr/>
      </w:pPr>
      <w:bookmarkStart w:colFirst="0" w:colLast="0" w:name="_heading=h.4bvk7pj" w:id="76"/>
      <w:bookmarkEnd w:id="76"/>
      <w:r w:rsidDel="00000000" w:rsidR="00000000" w:rsidRPr="00000000">
        <w:rPr>
          <w:rtl w:val="0"/>
        </w:rPr>
        <w:t xml:space="preserve">Flash log</w:t>
      </w:r>
    </w:p>
    <w:p w:rsidR="00000000" w:rsidDel="00000000" w:rsidP="00000000" w:rsidRDefault="00000000" w:rsidRPr="00000000" w14:paraId="00000E5C">
      <w:pPr>
        <w:rPr/>
      </w:pPr>
      <w:r w:rsidDel="00000000" w:rsidR="00000000" w:rsidRPr="00000000">
        <w:rPr>
          <w:rtl w:val="0"/>
        </w:rPr>
        <w:t xml:space="preserve">Om meetgegevens en andere informatie op te slaan wordt de MX25R6435 flash IC gebruikt met het fatfs bestand systeem om de gegeven op te slaan. Bij het opstarten wordt er altijd een opstart bericht geschreven naar de log met relevante gegevens zoals de bootcount en firmware en hardware versie nummers. Na elke meting op basis van het sample interval worden de meetgegevens volgens het BEEP protocol opgeslagen.</w:t>
      </w:r>
    </w:p>
    <w:p w:rsidR="00000000" w:rsidDel="00000000" w:rsidP="00000000" w:rsidRDefault="00000000" w:rsidRPr="00000000" w14:paraId="00000E5D">
      <w:pPr>
        <w:rPr/>
      </w:pPr>
      <w:r w:rsidDel="00000000" w:rsidR="00000000" w:rsidRPr="00000000">
        <w:rPr>
          <w:rtl w:val="0"/>
        </w:rPr>
      </w:r>
    </w:p>
    <w:p w:rsidR="00000000" w:rsidDel="00000000" w:rsidP="00000000" w:rsidRDefault="00000000" w:rsidRPr="00000000" w14:paraId="00000E5E">
      <w:pPr>
        <w:rPr/>
      </w:pPr>
      <w:r w:rsidDel="00000000" w:rsidR="00000000" w:rsidRPr="00000000">
        <w:rPr>
          <w:rtl w:val="0"/>
        </w:rPr>
      </w:r>
    </w:p>
    <w:tbl>
      <w:tblPr>
        <w:tblStyle w:val="Table173"/>
        <w:tblW w:w="10725.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25"/>
        <w:tblGridChange w:id="0">
          <w:tblGrid>
            <w:gridCol w:w="10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ADC; Batterij en voedingsspanning, HX711 (1 kanaal), DS18B20 (2 temperatuur sensoren), FFT (10 resultaten), BME280</w:t>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:48*2 + 3   </w:t>
              <w:tab/>
              <w:t xml:space="preserve">              = 99 bytes per keer</w:t>
            </w:r>
          </w:p>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 payload  :48 + 3   </w:t>
              <w:tab/>
              <w:tab/>
              <w:t xml:space="preserve"> = 51 bytes per keer</w:t>
            </w:r>
          </w:p>
          <w:p w:rsidR="00000000" w:rsidDel="00000000" w:rsidP="00000000" w:rsidRDefault="00000000" w:rsidRPr="00000000" w14:paraId="00000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5 minuten interval       = 0,8 Jaar</w:t>
            </w:r>
          </w:p>
          <w:p w:rsidR="00000000" w:rsidDel="00000000" w:rsidP="00000000" w:rsidRDefault="00000000" w:rsidRPr="00000000" w14:paraId="00000E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Hex payload 15 minuten interval      = 2.4 Jaar</w:t>
            </w:r>
          </w:p>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Binaire payload 5 minuten   </w:t>
              <w:tab/>
              <w:t xml:space="preserve"> = 1.56 Jaar</w:t>
            </w:r>
          </w:p>
          <w:p w:rsidR="00000000" w:rsidDel="00000000" w:rsidP="00000000" w:rsidRDefault="00000000" w:rsidRPr="00000000" w14:paraId="00000E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Binaire payload 15 minuten   </w:t>
              <w:tab/>
              <w:t xml:space="preserve"> = 4.69 Jaar</w:t>
            </w:r>
          </w:p>
        </w:tc>
      </w:tr>
    </w:tbl>
    <w:p w:rsidR="00000000" w:rsidDel="00000000" w:rsidP="00000000" w:rsidRDefault="00000000" w:rsidRPr="00000000" w14:paraId="00000E66">
      <w:pPr>
        <w:rPr/>
      </w:pPr>
      <w:r w:rsidDel="00000000" w:rsidR="00000000" w:rsidRPr="00000000">
        <w:rPr>
          <w:rtl w:val="0"/>
        </w:rPr>
      </w:r>
    </w:p>
    <w:p w:rsidR="00000000" w:rsidDel="00000000" w:rsidP="00000000" w:rsidRDefault="00000000" w:rsidRPr="00000000" w14:paraId="00000E67">
      <w:pPr>
        <w:rPr/>
      </w:pPr>
      <w:r w:rsidDel="00000000" w:rsidR="00000000" w:rsidRPr="00000000">
        <w:rPr>
          <w:rtl w:val="0"/>
        </w:rPr>
      </w:r>
    </w:p>
    <w:p w:rsidR="00000000" w:rsidDel="00000000" w:rsidP="00000000" w:rsidRDefault="00000000" w:rsidRPr="00000000" w14:paraId="00000E68">
      <w:pPr>
        <w:pStyle w:val="Heading3"/>
        <w:numPr>
          <w:ilvl w:val="2"/>
          <w:numId w:val="2"/>
        </w:numPr>
        <w:ind w:left="862" w:hanging="720"/>
        <w:rPr>
          <w:sz w:val="32"/>
          <w:szCs w:val="32"/>
        </w:rPr>
      </w:pPr>
      <w:bookmarkStart w:colFirst="0" w:colLast="0" w:name="_heading=h.2r0uhxc" w:id="77"/>
      <w:bookmarkEnd w:id="77"/>
      <w:r w:rsidDel="00000000" w:rsidR="00000000" w:rsidRPr="00000000">
        <w:rPr>
          <w:rtl w:val="0"/>
        </w:rPr>
        <w:t xml:space="preserve">Bericht opbouw</w:t>
      </w:r>
      <w:r w:rsidDel="00000000" w:rsidR="00000000" w:rsidRPr="00000000">
        <w:rPr>
          <w:rtl w:val="0"/>
        </w:rPr>
      </w:r>
    </w:p>
    <w:p w:rsidR="00000000" w:rsidDel="00000000" w:rsidP="00000000" w:rsidRDefault="00000000" w:rsidRPr="00000000" w14:paraId="00000E69">
      <w:pPr>
        <w:rPr/>
      </w:pPr>
      <w:r w:rsidDel="00000000" w:rsidR="00000000" w:rsidRPr="00000000">
        <w:rPr>
          <w:rtl w:val="0"/>
        </w:rPr>
        <w:t xml:space="preserve">Om een opstart-bericht en een meetgegevens-bericht te onderscheiden begint elk bericht met een byte die het bericht type specificeert, vervolgens een byte die het aantal data bytes op geeft. Hierna volgt de data in binair formaat. Eerdere firmware versies &lt;= 1.2.2 hadden de payload in ASCII karakters, maar dit haalde niet de gewenste data opslag. Aan het eind van elk bericht volgt er nog een new line feed karakter ‘\n’. Dit de weergave van de data in een tekst editor zoals notepad++ makkelijker aangezien elk bericht op een aparte regel wordt weergegeven.</w:t>
      </w:r>
    </w:p>
    <w:p w:rsidR="00000000" w:rsidDel="00000000" w:rsidP="00000000" w:rsidRDefault="00000000" w:rsidRPr="00000000" w14:paraId="00000E6A">
      <w:pPr>
        <w:rPr/>
      </w:pPr>
      <w:r w:rsidDel="00000000" w:rsidR="00000000" w:rsidRPr="00000000">
        <w:rPr>
          <w:rtl w:val="0"/>
        </w:rPr>
      </w:r>
    </w:p>
    <w:p w:rsidR="00000000" w:rsidDel="00000000" w:rsidP="00000000" w:rsidRDefault="00000000" w:rsidRPr="00000000" w14:paraId="00000E6B">
      <w:pPr>
        <w:rPr/>
      </w:pPr>
      <w:r w:rsidDel="00000000" w:rsidR="00000000" w:rsidRPr="00000000">
        <w:rPr>
          <w:rtl w:val="0"/>
        </w:rPr>
      </w:r>
    </w:p>
    <w:tbl>
      <w:tblPr>
        <w:tblStyle w:val="Table174"/>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2"/>
        <w:gridCol w:w="1466"/>
        <w:gridCol w:w="1804"/>
        <w:gridCol w:w="4246"/>
        <w:tblGridChange w:id="0">
          <w:tblGrid>
            <w:gridCol w:w="2112"/>
            <w:gridCol w:w="1466"/>
            <w:gridCol w:w="1804"/>
            <w:gridCol w:w="4246"/>
          </w:tblGrid>
        </w:tblGridChange>
      </w:tblGrid>
      <w:tr>
        <w:tc>
          <w:tcPr/>
          <w:p w:rsidR="00000000" w:rsidDel="00000000" w:rsidP="00000000" w:rsidRDefault="00000000" w:rsidRPr="00000000" w14:paraId="00000E6C">
            <w:pPr>
              <w:rPr>
                <w:b w:val="1"/>
              </w:rPr>
            </w:pPr>
            <w:r w:rsidDel="00000000" w:rsidR="00000000" w:rsidRPr="00000000">
              <w:rPr>
                <w:b w:val="1"/>
                <w:rtl w:val="0"/>
              </w:rPr>
              <w:t xml:space="preserve">Veld</w:t>
            </w:r>
          </w:p>
        </w:tc>
        <w:tc>
          <w:tcPr/>
          <w:p w:rsidR="00000000" w:rsidDel="00000000" w:rsidP="00000000" w:rsidRDefault="00000000" w:rsidRPr="00000000" w14:paraId="00000E6D">
            <w:pPr>
              <w:rPr>
                <w:b w:val="1"/>
              </w:rPr>
            </w:pPr>
            <w:r w:rsidDel="00000000" w:rsidR="00000000" w:rsidRPr="00000000">
              <w:rPr>
                <w:b w:val="1"/>
                <w:rtl w:val="0"/>
              </w:rPr>
              <w:t xml:space="preserve">Grote</w:t>
            </w:r>
          </w:p>
        </w:tc>
        <w:tc>
          <w:tcPr/>
          <w:p w:rsidR="00000000" w:rsidDel="00000000" w:rsidP="00000000" w:rsidRDefault="00000000" w:rsidRPr="00000000" w14:paraId="00000E6E">
            <w:pPr>
              <w:rPr>
                <w:b w:val="1"/>
              </w:rPr>
            </w:pPr>
            <w:r w:rsidDel="00000000" w:rsidR="00000000" w:rsidRPr="00000000">
              <w:rPr>
                <w:b w:val="1"/>
                <w:rtl w:val="0"/>
              </w:rPr>
              <w:t xml:space="preserve">Waarde</w:t>
            </w:r>
          </w:p>
        </w:tc>
        <w:tc>
          <w:tcPr/>
          <w:p w:rsidR="00000000" w:rsidDel="00000000" w:rsidP="00000000" w:rsidRDefault="00000000" w:rsidRPr="00000000" w14:paraId="00000E6F">
            <w:pPr>
              <w:rPr>
                <w:b w:val="1"/>
              </w:rPr>
            </w:pPr>
            <w:r w:rsidDel="00000000" w:rsidR="00000000" w:rsidRPr="00000000">
              <w:rPr>
                <w:b w:val="1"/>
                <w:rtl w:val="0"/>
              </w:rPr>
              <w:t xml:space="preserve">Omschrijving</w:t>
            </w:r>
          </w:p>
        </w:tc>
      </w:tr>
      <w:tr>
        <w:tc>
          <w:tcPr/>
          <w:p w:rsidR="00000000" w:rsidDel="00000000" w:rsidP="00000000" w:rsidRDefault="00000000" w:rsidRPr="00000000" w14:paraId="00000E70">
            <w:pPr>
              <w:rPr/>
            </w:pPr>
            <w:r w:rsidDel="00000000" w:rsidR="00000000" w:rsidRPr="00000000">
              <w:rPr>
                <w:rtl w:val="0"/>
              </w:rPr>
              <w:t xml:space="preserve">Bericht identificatie</w:t>
            </w:r>
          </w:p>
        </w:tc>
        <w:tc>
          <w:tcPr/>
          <w:p w:rsidR="00000000" w:rsidDel="00000000" w:rsidP="00000000" w:rsidRDefault="00000000" w:rsidRPr="00000000" w14:paraId="00000E71">
            <w:pPr>
              <w:rPr/>
            </w:pPr>
            <w:r w:rsidDel="00000000" w:rsidR="00000000" w:rsidRPr="00000000">
              <w:rPr>
                <w:rtl w:val="0"/>
              </w:rPr>
              <w:t xml:space="preserve">Uint8_t</w:t>
            </w:r>
          </w:p>
        </w:tc>
        <w:tc>
          <w:tcPr/>
          <w:p w:rsidR="00000000" w:rsidDel="00000000" w:rsidP="00000000" w:rsidRDefault="00000000" w:rsidRPr="00000000" w14:paraId="00000E72">
            <w:pPr>
              <w:rPr/>
            </w:pPr>
            <w:r w:rsidDel="00000000" w:rsidR="00000000" w:rsidRPr="00000000">
              <w:rPr>
                <w:rtl w:val="0"/>
              </w:rPr>
              <w:t xml:space="preserve">1 of 3</w:t>
            </w:r>
          </w:p>
        </w:tc>
        <w:tc>
          <w:tcPr/>
          <w:p w:rsidR="00000000" w:rsidDel="00000000" w:rsidP="00000000" w:rsidRDefault="00000000" w:rsidRPr="00000000" w14:paraId="00000E73">
            <w:pPr>
              <w:rPr/>
            </w:pPr>
            <w:r w:rsidDel="00000000" w:rsidR="00000000" w:rsidRPr="00000000">
              <w:rPr>
                <w:rtl w:val="0"/>
              </w:rPr>
              <w:t xml:space="preserve">Bericht types zijn volgens tabel 3. Enkel het Sensor on (1) en Keep alive bericht (3) types worden gebruikt</w:t>
            </w:r>
          </w:p>
        </w:tc>
      </w:tr>
      <w:tr>
        <w:tc>
          <w:tcPr/>
          <w:p w:rsidR="00000000" w:rsidDel="00000000" w:rsidP="00000000" w:rsidRDefault="00000000" w:rsidRPr="00000000" w14:paraId="00000E74">
            <w:pPr>
              <w:rPr/>
            </w:pPr>
            <w:r w:rsidDel="00000000" w:rsidR="00000000" w:rsidRPr="00000000">
              <w:rPr>
                <w:rtl w:val="0"/>
              </w:rPr>
              <w:t xml:space="preserve">Payload grote</w:t>
            </w:r>
          </w:p>
        </w:tc>
        <w:tc>
          <w:tcPr/>
          <w:p w:rsidR="00000000" w:rsidDel="00000000" w:rsidP="00000000" w:rsidRDefault="00000000" w:rsidRPr="00000000" w14:paraId="00000E75">
            <w:pPr>
              <w:rPr/>
            </w:pPr>
            <w:r w:rsidDel="00000000" w:rsidR="00000000" w:rsidRPr="00000000">
              <w:rPr>
                <w:rtl w:val="0"/>
              </w:rPr>
              <w:t xml:space="preserve">Uint8_t</w:t>
            </w:r>
          </w:p>
        </w:tc>
        <w:tc>
          <w:tcPr/>
          <w:p w:rsidR="00000000" w:rsidDel="00000000" w:rsidP="00000000" w:rsidRDefault="00000000" w:rsidRPr="00000000" w14:paraId="00000E76">
            <w:pPr>
              <w:rPr/>
            </w:pPr>
            <w:r w:rsidDel="00000000" w:rsidR="00000000" w:rsidRPr="00000000">
              <w:rPr>
                <w:rtl w:val="0"/>
              </w:rPr>
              <w:t xml:space="preserve">&gt; 0</w:t>
            </w:r>
          </w:p>
        </w:tc>
        <w:tc>
          <w:tcPr/>
          <w:p w:rsidR="00000000" w:rsidDel="00000000" w:rsidP="00000000" w:rsidRDefault="00000000" w:rsidRPr="00000000" w14:paraId="00000E77">
            <w:pPr>
              <w:rPr/>
            </w:pPr>
            <w:r w:rsidDel="00000000" w:rsidR="00000000" w:rsidRPr="00000000">
              <w:rPr>
                <w:rtl w:val="0"/>
              </w:rPr>
            </w:r>
          </w:p>
        </w:tc>
      </w:tr>
      <w:tr>
        <w:tc>
          <w:tcPr/>
          <w:p w:rsidR="00000000" w:rsidDel="00000000" w:rsidP="00000000" w:rsidRDefault="00000000" w:rsidRPr="00000000" w14:paraId="00000E78">
            <w:pPr>
              <w:rPr/>
            </w:pPr>
            <w:r w:rsidDel="00000000" w:rsidR="00000000" w:rsidRPr="00000000">
              <w:rPr>
                <w:rtl w:val="0"/>
              </w:rPr>
              <w:t xml:space="preserve">Payload</w:t>
            </w:r>
          </w:p>
        </w:tc>
        <w:tc>
          <w:tcPr/>
          <w:p w:rsidR="00000000" w:rsidDel="00000000" w:rsidP="00000000" w:rsidRDefault="00000000" w:rsidRPr="00000000" w14:paraId="00000E79">
            <w:pPr>
              <w:rPr/>
            </w:pPr>
            <w:r w:rsidDel="00000000" w:rsidR="00000000" w:rsidRPr="00000000">
              <w:rPr>
                <w:rtl w:val="0"/>
              </w:rPr>
              <w:t xml:space="preserve">Uint8_t array [Payload grote]</w:t>
            </w:r>
          </w:p>
        </w:tc>
        <w:tc>
          <w:tcPr/>
          <w:p w:rsidR="00000000" w:rsidDel="00000000" w:rsidP="00000000" w:rsidRDefault="00000000" w:rsidRPr="00000000" w14:paraId="00000E7A">
            <w:pPr>
              <w:rPr/>
            </w:pPr>
            <w:r w:rsidDel="00000000" w:rsidR="00000000" w:rsidRPr="00000000">
              <w:rPr>
                <w:rtl w:val="0"/>
              </w:rPr>
            </w:r>
          </w:p>
        </w:tc>
        <w:tc>
          <w:tcPr/>
          <w:p w:rsidR="00000000" w:rsidDel="00000000" w:rsidP="00000000" w:rsidRDefault="00000000" w:rsidRPr="00000000" w14:paraId="00000E7B">
            <w:pPr>
              <w:rPr/>
            </w:pPr>
            <w:r w:rsidDel="00000000" w:rsidR="00000000" w:rsidRPr="00000000">
              <w:rPr>
                <w:rtl w:val="0"/>
              </w:rPr>
            </w:r>
          </w:p>
        </w:tc>
      </w:tr>
      <w:tr>
        <w:tc>
          <w:tcPr/>
          <w:p w:rsidR="00000000" w:rsidDel="00000000" w:rsidP="00000000" w:rsidRDefault="00000000" w:rsidRPr="00000000" w14:paraId="00000E7C">
            <w:pPr>
              <w:rPr/>
            </w:pPr>
            <w:r w:rsidDel="00000000" w:rsidR="00000000" w:rsidRPr="00000000">
              <w:rPr>
                <w:rtl w:val="0"/>
              </w:rPr>
              <w:t xml:space="preserve">Bericht einde</w:t>
            </w:r>
          </w:p>
        </w:tc>
        <w:tc>
          <w:tcPr/>
          <w:p w:rsidR="00000000" w:rsidDel="00000000" w:rsidP="00000000" w:rsidRDefault="00000000" w:rsidRPr="00000000" w14:paraId="00000E7D">
            <w:pPr>
              <w:rPr/>
            </w:pPr>
            <w:r w:rsidDel="00000000" w:rsidR="00000000" w:rsidRPr="00000000">
              <w:rPr>
                <w:rtl w:val="0"/>
              </w:rPr>
              <w:t xml:space="preserve">Uint8_t</w:t>
            </w:r>
          </w:p>
        </w:tc>
        <w:tc>
          <w:tcPr/>
          <w:p w:rsidR="00000000" w:rsidDel="00000000" w:rsidP="00000000" w:rsidRDefault="00000000" w:rsidRPr="00000000" w14:paraId="00000E7E">
            <w:pPr>
              <w:rPr/>
            </w:pPr>
            <w:r w:rsidDel="00000000" w:rsidR="00000000" w:rsidRPr="00000000">
              <w:rPr>
                <w:rtl w:val="0"/>
              </w:rPr>
              <w:t xml:space="preserve">‘\n’ = 0x0A/10d</w:t>
            </w:r>
          </w:p>
        </w:tc>
        <w:tc>
          <w:tcPr/>
          <w:p w:rsidR="00000000" w:rsidDel="00000000" w:rsidP="00000000" w:rsidRDefault="00000000" w:rsidRPr="00000000" w14:paraId="00000E7F">
            <w:pPr>
              <w:rPr/>
            </w:pPr>
            <w:r w:rsidDel="00000000" w:rsidR="00000000" w:rsidRPr="00000000">
              <w:rPr>
                <w:rtl w:val="0"/>
              </w:rPr>
            </w:r>
          </w:p>
        </w:tc>
      </w:tr>
    </w:tbl>
    <w:p w:rsidR="00000000" w:rsidDel="00000000" w:rsidP="00000000" w:rsidRDefault="00000000" w:rsidRPr="00000000" w14:paraId="00000E80">
      <w:pPr>
        <w:rPr/>
      </w:pPr>
      <w:r w:rsidDel="00000000" w:rsidR="00000000" w:rsidRPr="00000000">
        <w:rPr>
          <w:rtl w:val="0"/>
        </w:rPr>
      </w:r>
    </w:p>
    <w:p w:rsidR="00000000" w:rsidDel="00000000" w:rsidP="00000000" w:rsidRDefault="00000000" w:rsidRPr="00000000" w14:paraId="00000E81">
      <w:pPr>
        <w:rPr/>
      </w:pPr>
      <w:r w:rsidDel="00000000" w:rsidR="00000000" w:rsidRPr="00000000">
        <w:rPr>
          <w:rtl w:val="0"/>
        </w:rPr>
        <w:t xml:space="preserve">Elk bericht type heeft een hexadecimale data payload met de volgende parameters die volgens het BEEP protocol zijn opgebouwd:</w:t>
      </w:r>
    </w:p>
    <w:tbl>
      <w:tblPr>
        <w:tblStyle w:val="Table175"/>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51"/>
        <w:gridCol w:w="7081"/>
        <w:tblGridChange w:id="0">
          <w:tblGrid>
            <w:gridCol w:w="1696"/>
            <w:gridCol w:w="851"/>
            <w:gridCol w:w="7081"/>
          </w:tblGrid>
        </w:tblGridChange>
      </w:tblGrid>
      <w:tr>
        <w:tc>
          <w:tcPr/>
          <w:p w:rsidR="00000000" w:rsidDel="00000000" w:rsidP="00000000" w:rsidRDefault="00000000" w:rsidRPr="00000000" w14:paraId="00000E82">
            <w:pPr>
              <w:rPr>
                <w:b w:val="1"/>
              </w:rPr>
            </w:pPr>
            <w:r w:rsidDel="00000000" w:rsidR="00000000" w:rsidRPr="00000000">
              <w:rPr>
                <w:b w:val="1"/>
                <w:rtl w:val="0"/>
              </w:rPr>
              <w:t xml:space="preserve">Berichttype</w:t>
            </w:r>
          </w:p>
        </w:tc>
        <w:tc>
          <w:tcPr/>
          <w:p w:rsidR="00000000" w:rsidDel="00000000" w:rsidP="00000000" w:rsidRDefault="00000000" w:rsidRPr="00000000" w14:paraId="00000E83">
            <w:pPr>
              <w:rPr>
                <w:b w:val="1"/>
              </w:rPr>
            </w:pPr>
            <w:r w:rsidDel="00000000" w:rsidR="00000000" w:rsidRPr="00000000">
              <w:rPr>
                <w:b w:val="1"/>
                <w:rtl w:val="0"/>
              </w:rPr>
              <w:t xml:space="preserve">Fport</w:t>
            </w:r>
          </w:p>
        </w:tc>
        <w:tc>
          <w:tcPr/>
          <w:p w:rsidR="00000000" w:rsidDel="00000000" w:rsidP="00000000" w:rsidRDefault="00000000" w:rsidRPr="00000000" w14:paraId="00000E84">
            <w:pPr>
              <w:rPr>
                <w:b w:val="1"/>
              </w:rPr>
            </w:pPr>
            <w:r w:rsidDel="00000000" w:rsidR="00000000" w:rsidRPr="00000000">
              <w:rPr>
                <w:b w:val="1"/>
                <w:rtl w:val="0"/>
              </w:rPr>
              <w:t xml:space="preserve">Bevat Beep Protocol veld</w:t>
            </w:r>
          </w:p>
        </w:tc>
      </w:tr>
      <w:tr>
        <w:tc>
          <w:tcPr/>
          <w:p w:rsidR="00000000" w:rsidDel="00000000" w:rsidP="00000000" w:rsidRDefault="00000000" w:rsidRPr="00000000" w14:paraId="00000E85">
            <w:pPr>
              <w:rPr/>
            </w:pPr>
            <w:r w:rsidDel="00000000" w:rsidR="00000000" w:rsidRPr="00000000">
              <w:rPr>
                <w:rtl w:val="0"/>
              </w:rPr>
              <w:t xml:space="preserve">Sensor on</w:t>
            </w:r>
          </w:p>
        </w:tc>
        <w:tc>
          <w:tcPr/>
          <w:p w:rsidR="00000000" w:rsidDel="00000000" w:rsidP="00000000" w:rsidRDefault="00000000" w:rsidRPr="00000000" w14:paraId="00000E86">
            <w:pPr>
              <w:rPr/>
            </w:pPr>
            <w:r w:rsidDel="00000000" w:rsidR="00000000" w:rsidRPr="00000000">
              <w:rPr>
                <w:rtl w:val="0"/>
              </w:rPr>
              <w:t xml:space="preserve">1</w:t>
            </w:r>
          </w:p>
        </w:tc>
        <w:tc>
          <w:tcPr/>
          <w:p w:rsidR="00000000" w:rsidDel="00000000" w:rsidP="00000000" w:rsidRDefault="00000000" w:rsidRPr="00000000" w14:paraId="00000E87">
            <w:pPr>
              <w:rPr/>
            </w:pPr>
            <w:r w:rsidDel="00000000" w:rsidR="00000000" w:rsidRPr="00000000">
              <w:rPr>
                <w:rtl w:val="0"/>
              </w:rPr>
              <w:t xml:space="preserve">READ_FIRMWARE_VERSION = 1d, </w:t>
            </w:r>
          </w:p>
          <w:p w:rsidR="00000000" w:rsidDel="00000000" w:rsidP="00000000" w:rsidRDefault="00000000" w:rsidRPr="00000000" w14:paraId="00000E88">
            <w:pPr>
              <w:rPr/>
            </w:pPr>
            <w:r w:rsidDel="00000000" w:rsidR="00000000" w:rsidRPr="00000000">
              <w:rPr>
                <w:rtl w:val="0"/>
              </w:rPr>
              <w:t xml:space="preserve">READ_FIRMWARE_VERSION = 2d,</w:t>
            </w:r>
          </w:p>
          <w:p w:rsidR="00000000" w:rsidDel="00000000" w:rsidP="00000000" w:rsidRDefault="00000000" w:rsidRPr="00000000" w14:paraId="00000E89">
            <w:pPr>
              <w:rPr/>
            </w:pPr>
            <w:r w:rsidDel="00000000" w:rsidR="00000000" w:rsidRPr="00000000">
              <w:rPr>
                <w:rtl w:val="0"/>
              </w:rPr>
              <w:t xml:space="preserve">READ_ATECC_READ_ID = 14d,</w:t>
            </w:r>
          </w:p>
          <w:p w:rsidR="00000000" w:rsidDel="00000000" w:rsidP="00000000" w:rsidRDefault="00000000" w:rsidRPr="00000000" w14:paraId="00000E8A">
            <w:pPr>
              <w:rPr/>
            </w:pPr>
            <w:r w:rsidDel="00000000" w:rsidR="00000000" w:rsidRPr="00000000">
              <w:rPr>
                <w:rtl w:val="0"/>
              </w:rPr>
              <w:t xml:space="preserve">READ_BOOT_COUNT = 31,</w:t>
            </w:r>
          </w:p>
          <w:p w:rsidR="00000000" w:rsidDel="00000000" w:rsidP="00000000" w:rsidRDefault="00000000" w:rsidRPr="00000000" w14:paraId="00000E8B">
            <w:pPr>
              <w:rPr/>
            </w:pPr>
            <w:r w:rsidDel="00000000" w:rsidR="00000000" w:rsidRPr="00000000">
              <w:rPr>
                <w:rtl w:val="0"/>
              </w:rPr>
              <w:t xml:space="preserve">READ_DS18B20_STATE = 3,</w:t>
            </w:r>
          </w:p>
          <w:p w:rsidR="00000000" w:rsidDel="00000000" w:rsidP="00000000" w:rsidRDefault="00000000" w:rsidRPr="00000000" w14:paraId="00000E8C">
            <w:pPr>
              <w:rPr/>
            </w:pPr>
            <w:r w:rsidDel="00000000" w:rsidR="00000000" w:rsidRPr="00000000">
              <w:rPr>
                <w:rtl w:val="0"/>
              </w:rPr>
              <w:t xml:space="preserve">READ_APPLICATION_CONFIG = 29,</w:t>
            </w:r>
          </w:p>
        </w:tc>
      </w:tr>
      <w:tr>
        <w:tc>
          <w:tcPr/>
          <w:p w:rsidR="00000000" w:rsidDel="00000000" w:rsidP="00000000" w:rsidRDefault="00000000" w:rsidRPr="00000000" w14:paraId="00000E8D">
            <w:pPr>
              <w:rPr/>
            </w:pPr>
            <w:r w:rsidDel="00000000" w:rsidR="00000000" w:rsidRPr="00000000">
              <w:rPr>
                <w:rtl w:val="0"/>
              </w:rPr>
              <w:t xml:space="preserve">Keep alive</w:t>
            </w:r>
          </w:p>
        </w:tc>
        <w:tc>
          <w:tcPr/>
          <w:p w:rsidR="00000000" w:rsidDel="00000000" w:rsidP="00000000" w:rsidRDefault="00000000" w:rsidRPr="00000000" w14:paraId="00000E8E">
            <w:pPr>
              <w:rPr/>
            </w:pPr>
            <w:r w:rsidDel="00000000" w:rsidR="00000000" w:rsidRPr="00000000">
              <w:rPr>
                <w:rtl w:val="0"/>
              </w:rPr>
              <w:t xml:space="preserve">3</w:t>
            </w:r>
          </w:p>
        </w:tc>
        <w:tc>
          <w:tcPr/>
          <w:p w:rsidR="00000000" w:rsidDel="00000000" w:rsidP="00000000" w:rsidRDefault="00000000" w:rsidRPr="00000000" w14:paraId="00000E8F">
            <w:pPr>
              <w:rPr/>
            </w:pPr>
            <w:r w:rsidDel="00000000" w:rsidR="00000000" w:rsidRPr="00000000">
              <w:rPr>
                <w:rtl w:val="0"/>
              </w:rPr>
              <w:t xml:space="preserve">READ_nRF_ADC_CONVERSION = 27, </w:t>
            </w:r>
          </w:p>
          <w:p w:rsidR="00000000" w:rsidDel="00000000" w:rsidP="00000000" w:rsidRDefault="00000000" w:rsidRPr="00000000" w14:paraId="00000E90">
            <w:pPr>
              <w:rPr/>
            </w:pPr>
            <w:r w:rsidDel="00000000" w:rsidR="00000000" w:rsidRPr="00000000">
              <w:rPr>
                <w:rtl w:val="0"/>
              </w:rPr>
              <w:t xml:space="preserve">READ_HX711_CONVERSION = 10,</w:t>
            </w:r>
          </w:p>
          <w:p w:rsidR="00000000" w:rsidDel="00000000" w:rsidP="00000000" w:rsidRDefault="00000000" w:rsidRPr="00000000" w14:paraId="00000E91">
            <w:pPr>
              <w:rPr/>
            </w:pPr>
            <w:r w:rsidDel="00000000" w:rsidR="00000000" w:rsidRPr="00000000">
              <w:rPr>
                <w:rtl w:val="0"/>
              </w:rPr>
              <w:t xml:space="preserve">READ_DS18B20_CONVERSION = 4</w:t>
            </w:r>
          </w:p>
        </w:tc>
      </w:tr>
      <w:tr>
        <w:tc>
          <w:tcPr/>
          <w:p w:rsidR="00000000" w:rsidDel="00000000" w:rsidP="00000000" w:rsidRDefault="00000000" w:rsidRPr="00000000" w14:paraId="00000E92">
            <w:pPr>
              <w:rPr/>
            </w:pPr>
            <w:r w:rsidDel="00000000" w:rsidR="00000000" w:rsidRPr="00000000">
              <w:rPr>
                <w:rtl w:val="0"/>
              </w:rPr>
              <w:t xml:space="preserve">Alarm</w:t>
            </w:r>
          </w:p>
        </w:tc>
        <w:tc>
          <w:tcPr/>
          <w:p w:rsidR="00000000" w:rsidDel="00000000" w:rsidP="00000000" w:rsidRDefault="00000000" w:rsidRPr="00000000" w14:paraId="00000E93">
            <w:pPr>
              <w:rPr/>
            </w:pPr>
            <w:r w:rsidDel="00000000" w:rsidR="00000000" w:rsidRPr="00000000">
              <w:rPr>
                <w:rtl w:val="0"/>
              </w:rPr>
              <w:t xml:space="preserve">4</w:t>
            </w:r>
          </w:p>
        </w:tc>
        <w:tc>
          <w:tcPr/>
          <w:p w:rsidR="00000000" w:rsidDel="00000000" w:rsidP="00000000" w:rsidRDefault="00000000" w:rsidRPr="00000000" w14:paraId="00000E94">
            <w:pPr>
              <w:rPr/>
            </w:pPr>
            <w:r w:rsidDel="00000000" w:rsidR="00000000" w:rsidRPr="00000000">
              <w:rPr>
                <w:rtl w:val="0"/>
              </w:rPr>
              <w:t xml:space="preserve">Niet gebruikt</w:t>
            </w:r>
          </w:p>
        </w:tc>
      </w:tr>
      <w:tr>
        <w:tc>
          <w:tcPr>
            <w:tcBorders>
              <w:bottom w:color="000000" w:space="0" w:sz="4" w:val="single"/>
            </w:tcBorders>
          </w:tcPr>
          <w:p w:rsidR="00000000" w:rsidDel="00000000" w:rsidP="00000000" w:rsidRDefault="00000000" w:rsidRPr="00000000" w14:paraId="00000E95">
            <w:pPr>
              <w:rPr/>
            </w:pPr>
            <w:r w:rsidDel="00000000" w:rsidR="00000000" w:rsidRPr="00000000">
              <w:rPr>
                <w:rtl w:val="0"/>
              </w:rPr>
              <w:t xml:space="preserve">Uplink custom</w:t>
            </w:r>
          </w:p>
        </w:tc>
        <w:tc>
          <w:tcPr>
            <w:tcBorders>
              <w:bottom w:color="000000" w:space="0" w:sz="4" w:val="single"/>
            </w:tcBorders>
          </w:tcPr>
          <w:p w:rsidR="00000000" w:rsidDel="00000000" w:rsidP="00000000" w:rsidRDefault="00000000" w:rsidRPr="00000000" w14:paraId="00000E96">
            <w:pPr>
              <w:rPr/>
            </w:pPr>
            <w:r w:rsidDel="00000000" w:rsidR="00000000" w:rsidRPr="00000000">
              <w:rPr>
                <w:rtl w:val="0"/>
              </w:rPr>
              <w:t xml:space="preserve">5</w:t>
            </w:r>
          </w:p>
        </w:tc>
        <w:tc>
          <w:tcPr>
            <w:tcBorders>
              <w:bottom w:color="000000" w:space="0" w:sz="4" w:val="single"/>
            </w:tcBorders>
          </w:tcPr>
          <w:p w:rsidR="00000000" w:rsidDel="00000000" w:rsidP="00000000" w:rsidRDefault="00000000" w:rsidRPr="00000000" w14:paraId="00000E97">
            <w:pPr>
              <w:rPr/>
            </w:pPr>
            <w:r w:rsidDel="00000000" w:rsidR="00000000" w:rsidRPr="00000000">
              <w:rPr>
                <w:rtl w:val="0"/>
              </w:rPr>
              <w:t xml:space="preserve">Niet gebruikt</w:t>
            </w:r>
          </w:p>
        </w:tc>
      </w:tr>
      <w:tr>
        <w:tc>
          <w:tcPr>
            <w:tcBorders>
              <w:bottom w:color="000000" w:space="0" w:sz="4" w:val="single"/>
            </w:tcBorders>
          </w:tcPr>
          <w:p w:rsidR="00000000" w:rsidDel="00000000" w:rsidP="00000000" w:rsidRDefault="00000000" w:rsidRPr="00000000" w14:paraId="00000E98">
            <w:pPr>
              <w:rPr/>
            </w:pPr>
            <w:r w:rsidDel="00000000" w:rsidR="00000000" w:rsidRPr="00000000">
              <w:rPr>
                <w:rtl w:val="0"/>
              </w:rPr>
              <w:t xml:space="preserve">Downlink response</w:t>
            </w:r>
          </w:p>
        </w:tc>
        <w:tc>
          <w:tcPr>
            <w:tcBorders>
              <w:bottom w:color="000000" w:space="0" w:sz="4" w:val="single"/>
            </w:tcBorders>
          </w:tcPr>
          <w:p w:rsidR="00000000" w:rsidDel="00000000" w:rsidP="00000000" w:rsidRDefault="00000000" w:rsidRPr="00000000" w14:paraId="00000E99">
            <w:pPr>
              <w:rPr/>
            </w:pPr>
            <w:r w:rsidDel="00000000" w:rsidR="00000000" w:rsidRPr="00000000">
              <w:rPr>
                <w:rtl w:val="0"/>
              </w:rPr>
              <w:t xml:space="preserve">6</w:t>
            </w:r>
          </w:p>
        </w:tc>
        <w:tc>
          <w:tcPr>
            <w:tcBorders>
              <w:bottom w:color="000000" w:space="0" w:sz="4" w:val="single"/>
            </w:tcBorders>
          </w:tcPr>
          <w:p w:rsidR="00000000" w:rsidDel="00000000" w:rsidP="00000000" w:rsidRDefault="00000000" w:rsidRPr="00000000" w14:paraId="00000E9A">
            <w:pPr>
              <w:rPr/>
            </w:pPr>
            <w:r w:rsidDel="00000000" w:rsidR="00000000" w:rsidRPr="00000000">
              <w:rPr>
                <w:rtl w:val="0"/>
              </w:rPr>
              <w:t xml:space="preserve">Niet gebruikt</w:t>
            </w:r>
          </w:p>
        </w:tc>
      </w:tr>
      <w:t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E9B">
            <w:pPr>
              <w:jc w:val="center"/>
              <w:rPr>
                <w:b w:val="1"/>
              </w:rPr>
            </w:pPr>
            <w:r w:rsidDel="00000000" w:rsidR="00000000" w:rsidRPr="00000000">
              <w:rPr>
                <w:b w:val="1"/>
                <w:rtl w:val="0"/>
              </w:rPr>
              <w:t xml:space="preserve">Tabel 4 – Bericht inhoud</w:t>
            </w:r>
          </w:p>
        </w:tc>
      </w:tr>
    </w:tbl>
    <w:p w:rsidR="00000000" w:rsidDel="00000000" w:rsidP="00000000" w:rsidRDefault="00000000" w:rsidRPr="00000000" w14:paraId="00000E9E">
      <w:pPr>
        <w:rPr/>
      </w:pPr>
      <w:r w:rsidDel="00000000" w:rsidR="00000000" w:rsidRPr="00000000">
        <w:rPr>
          <w:rtl w:val="0"/>
        </w:rPr>
      </w:r>
    </w:p>
    <w:p w:rsidR="00000000" w:rsidDel="00000000" w:rsidP="00000000" w:rsidRDefault="00000000" w:rsidRPr="00000000" w14:paraId="00000E9F">
      <w:pPr>
        <w:pStyle w:val="Heading3"/>
        <w:numPr>
          <w:ilvl w:val="2"/>
          <w:numId w:val="2"/>
        </w:numPr>
        <w:ind w:left="862" w:hanging="720"/>
        <w:rPr>
          <w:sz w:val="32"/>
          <w:szCs w:val="32"/>
        </w:rPr>
      </w:pPr>
      <w:bookmarkStart w:colFirst="0" w:colLast="0" w:name="_heading=h.1664s55" w:id="78"/>
      <w:bookmarkEnd w:id="78"/>
      <w:r w:rsidDel="00000000" w:rsidR="00000000" w:rsidRPr="00000000">
        <w:rPr>
          <w:rtl w:val="0"/>
        </w:rPr>
        <w:t xml:space="preserve">Opstart-bericht</w:t>
      </w:r>
      <w:r w:rsidDel="00000000" w:rsidR="00000000" w:rsidRPr="00000000">
        <w:rPr>
          <w:rtl w:val="0"/>
        </w:rPr>
      </w:r>
    </w:p>
    <w:p w:rsidR="00000000" w:rsidDel="00000000" w:rsidP="00000000" w:rsidRDefault="00000000" w:rsidRPr="00000000" w14:paraId="00000EA0">
      <w:pPr>
        <w:rPr/>
      </w:pPr>
      <w:r w:rsidDel="00000000" w:rsidR="00000000" w:rsidRPr="00000000">
        <w:rPr>
          <w:rtl w:val="0"/>
        </w:rPr>
        <w:t xml:space="preserve">Voorbeeld van een opstart bericht:</w:t>
      </w:r>
    </w:p>
    <w:p w:rsidR="00000000" w:rsidDel="00000000" w:rsidP="00000000" w:rsidRDefault="00000000" w:rsidRPr="00000000" w14:paraId="00000EA1">
      <w:pPr>
        <w:rPr/>
      </w:pPr>
      <w:r w:rsidDel="00000000" w:rsidR="00000000" w:rsidRPr="00000000">
        <w:rPr>
          <w:rtl w:val="0"/>
        </w:rPr>
      </w:r>
    </w:p>
    <w:tbl>
      <w:tblPr>
        <w:tblStyle w:val="Table176"/>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2"/>
        <w:tblGridChange w:id="0">
          <w:tblGrid>
            <w:gridCol w:w="10342"/>
          </w:tblGrid>
        </w:tblGridChange>
      </w:tblGrid>
      <w:tr>
        <w:tc>
          <w:tcPr/>
          <w:p w:rsidR="00000000" w:rsidDel="00000000" w:rsidP="00000000" w:rsidRDefault="00000000" w:rsidRPr="00000000" w14:paraId="00000EA2">
            <w:pPr>
              <w:rPr/>
            </w:pPr>
            <w:r w:rsidDel="00000000" w:rsidR="00000000" w:rsidRPr="00000000">
              <w:rPr>
                <w:rtl w:val="0"/>
              </w:rPr>
              <w:t xml:space="preserve">0x02250100010003000002000100000002e70e0e01233d2308ec8e91ee1f0000000b03091d0000010a</w:t>
            </w:r>
          </w:p>
        </w:tc>
      </w:tr>
    </w:tbl>
    <w:p w:rsidR="00000000" w:rsidDel="00000000" w:rsidP="00000000" w:rsidRDefault="00000000" w:rsidRPr="00000000" w14:paraId="00000EA3">
      <w:pPr>
        <w:rPr/>
      </w:pPr>
      <w:r w:rsidDel="00000000" w:rsidR="00000000" w:rsidRPr="00000000">
        <w:rPr>
          <w:rtl w:val="0"/>
        </w:rPr>
      </w:r>
    </w:p>
    <w:p w:rsidR="00000000" w:rsidDel="00000000" w:rsidP="00000000" w:rsidRDefault="00000000" w:rsidRPr="00000000" w14:paraId="00000EA4">
      <w:pPr>
        <w:rPr>
          <w:b w:val="1"/>
        </w:rPr>
      </w:pPr>
      <w:r w:rsidDel="00000000" w:rsidR="00000000" w:rsidRPr="00000000">
        <w:rPr>
          <w:b w:val="1"/>
          <w:rtl w:val="0"/>
        </w:rPr>
        <w:t xml:space="preserve">Bericht opbouw:</w:t>
      </w:r>
    </w:p>
    <w:tbl>
      <w:tblPr>
        <w:tblStyle w:val="Table177"/>
        <w:tblW w:w="10774.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8"/>
        <w:gridCol w:w="9136"/>
        <w:tblGridChange w:id="0">
          <w:tblGrid>
            <w:gridCol w:w="1638"/>
            <w:gridCol w:w="9136"/>
          </w:tblGrid>
        </w:tblGridChange>
      </w:tblGrid>
      <w:tr>
        <w:tc>
          <w:tcPr/>
          <w:p w:rsidR="00000000" w:rsidDel="00000000" w:rsidP="00000000" w:rsidRDefault="00000000" w:rsidRPr="00000000" w14:paraId="00000EA5">
            <w:pPr>
              <w:rPr>
                <w:b w:val="1"/>
              </w:rPr>
            </w:pPr>
            <w:r w:rsidDel="00000000" w:rsidR="00000000" w:rsidRPr="00000000">
              <w:rPr>
                <w:b w:val="1"/>
                <w:rtl w:val="0"/>
              </w:rPr>
              <w:t xml:space="preserve">Veld</w:t>
            </w:r>
          </w:p>
        </w:tc>
        <w:tc>
          <w:tcPr/>
          <w:p w:rsidR="00000000" w:rsidDel="00000000" w:rsidP="00000000" w:rsidRDefault="00000000" w:rsidRPr="00000000" w14:paraId="00000EA6">
            <w:pPr>
              <w:rPr>
                <w:b w:val="1"/>
              </w:rPr>
            </w:pPr>
            <w:r w:rsidDel="00000000" w:rsidR="00000000" w:rsidRPr="00000000">
              <w:rPr>
                <w:b w:val="1"/>
                <w:rtl w:val="0"/>
              </w:rPr>
              <w:t xml:space="preserve">Inhoud</w:t>
            </w:r>
          </w:p>
        </w:tc>
      </w:tr>
      <w:tr>
        <w:tc>
          <w:tcPr/>
          <w:p w:rsidR="00000000" w:rsidDel="00000000" w:rsidP="00000000" w:rsidRDefault="00000000" w:rsidRPr="00000000" w14:paraId="00000EA7">
            <w:pPr>
              <w:rPr/>
            </w:pPr>
            <w:r w:rsidDel="00000000" w:rsidR="00000000" w:rsidRPr="00000000">
              <w:rPr>
                <w:rtl w:val="0"/>
              </w:rPr>
              <w:t xml:space="preserve">Berichttype</w:t>
            </w:r>
          </w:p>
        </w:tc>
        <w:tc>
          <w:tcPr/>
          <w:p w:rsidR="00000000" w:rsidDel="00000000" w:rsidP="00000000" w:rsidRDefault="00000000" w:rsidRPr="00000000" w14:paraId="00000EA8">
            <w:pPr>
              <w:rPr/>
            </w:pPr>
            <w:r w:rsidDel="00000000" w:rsidR="00000000" w:rsidRPr="00000000">
              <w:rPr>
                <w:rtl w:val="0"/>
              </w:rPr>
              <w:t xml:space="preserve">0x02/2d</w:t>
            </w:r>
          </w:p>
        </w:tc>
      </w:tr>
      <w:tr>
        <w:tc>
          <w:tcPr/>
          <w:p w:rsidR="00000000" w:rsidDel="00000000" w:rsidP="00000000" w:rsidRDefault="00000000" w:rsidRPr="00000000" w14:paraId="00000EA9">
            <w:pPr>
              <w:rPr/>
            </w:pPr>
            <w:r w:rsidDel="00000000" w:rsidR="00000000" w:rsidRPr="00000000">
              <w:rPr>
                <w:rtl w:val="0"/>
              </w:rPr>
              <w:t xml:space="preserve">Payload lengte</w:t>
            </w:r>
          </w:p>
        </w:tc>
        <w:tc>
          <w:tcPr/>
          <w:p w:rsidR="00000000" w:rsidDel="00000000" w:rsidP="00000000" w:rsidRDefault="00000000" w:rsidRPr="00000000" w14:paraId="00000EAA">
            <w:pPr>
              <w:rPr/>
            </w:pPr>
            <w:r w:rsidDel="00000000" w:rsidR="00000000" w:rsidRPr="00000000">
              <w:rPr>
                <w:rtl w:val="0"/>
              </w:rPr>
              <w:t xml:space="preserve">0x25/37d data bytes,</w:t>
            </w:r>
          </w:p>
        </w:tc>
      </w:tr>
      <w:tr>
        <w:tc>
          <w:tcPr/>
          <w:p w:rsidR="00000000" w:rsidDel="00000000" w:rsidP="00000000" w:rsidRDefault="00000000" w:rsidRPr="00000000" w14:paraId="00000EAB">
            <w:pPr>
              <w:rPr/>
            </w:pPr>
            <w:r w:rsidDel="00000000" w:rsidR="00000000" w:rsidRPr="00000000">
              <w:rPr>
                <w:rtl w:val="0"/>
              </w:rPr>
              <w:t xml:space="preserve">Payload[37]</w:t>
            </w:r>
          </w:p>
        </w:tc>
        <w:tc>
          <w:tcPr/>
          <w:p w:rsidR="00000000" w:rsidDel="00000000" w:rsidP="00000000" w:rsidRDefault="00000000" w:rsidRPr="00000000" w14:paraId="00000EAC">
            <w:pPr>
              <w:rPr/>
            </w:pPr>
            <w:r w:rsidDel="00000000" w:rsidR="00000000" w:rsidRPr="00000000">
              <w:rPr>
                <w:rtl w:val="0"/>
              </w:rPr>
              <w:t xml:space="preserve">0100010003000002000100000002e70e0e01233d2308ec8e91ee1f0000000b03091d000001</w:t>
            </w:r>
          </w:p>
        </w:tc>
      </w:tr>
      <w:tr>
        <w:tc>
          <w:tcPr/>
          <w:p w:rsidR="00000000" w:rsidDel="00000000" w:rsidP="00000000" w:rsidRDefault="00000000" w:rsidRPr="00000000" w14:paraId="00000EAD">
            <w:pPr>
              <w:rPr/>
            </w:pPr>
            <w:r w:rsidDel="00000000" w:rsidR="00000000" w:rsidRPr="00000000">
              <w:rPr>
                <w:rtl w:val="0"/>
              </w:rPr>
              <w:t xml:space="preserve">Bericht einde</w:t>
            </w:r>
          </w:p>
        </w:tc>
        <w:tc>
          <w:tcPr/>
          <w:p w:rsidR="00000000" w:rsidDel="00000000" w:rsidP="00000000" w:rsidRDefault="00000000" w:rsidRPr="00000000" w14:paraId="00000EAE">
            <w:pPr>
              <w:rPr/>
            </w:pPr>
            <w:r w:rsidDel="00000000" w:rsidR="00000000" w:rsidRPr="00000000">
              <w:rPr>
                <w:rtl w:val="0"/>
              </w:rPr>
              <w:t xml:space="preserve">0x0A/10d ‘\n’</w:t>
            </w:r>
          </w:p>
        </w:tc>
      </w:tr>
    </w:tbl>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rPr>
          <w:b w:val="1"/>
        </w:rPr>
      </w:pPr>
      <w:r w:rsidDel="00000000" w:rsidR="00000000" w:rsidRPr="00000000">
        <w:rPr>
          <w:b w:val="1"/>
          <w:rtl w:val="0"/>
        </w:rPr>
        <w:t xml:space="preserve">Payload parameters</w:t>
      </w:r>
    </w:p>
    <w:tbl>
      <w:tblPr>
        <w:tblStyle w:val="Table178"/>
        <w:tblW w:w="10774.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8"/>
        <w:gridCol w:w="3553"/>
        <w:gridCol w:w="4243"/>
        <w:tblGridChange w:id="0">
          <w:tblGrid>
            <w:gridCol w:w="2978"/>
            <w:gridCol w:w="3553"/>
            <w:gridCol w:w="4243"/>
          </w:tblGrid>
        </w:tblGridChange>
      </w:tblGrid>
      <w:tr>
        <w:tc>
          <w:tcPr/>
          <w:p w:rsidR="00000000" w:rsidDel="00000000" w:rsidP="00000000" w:rsidRDefault="00000000" w:rsidRPr="00000000" w14:paraId="00000EB1">
            <w:pPr>
              <w:rPr>
                <w:b w:val="1"/>
              </w:rPr>
            </w:pPr>
            <w:r w:rsidDel="00000000" w:rsidR="00000000" w:rsidRPr="00000000">
              <w:rPr>
                <w:b w:val="1"/>
                <w:rtl w:val="0"/>
              </w:rPr>
              <w:t xml:space="preserve">Hex</w:t>
            </w:r>
          </w:p>
        </w:tc>
        <w:tc>
          <w:tcPr/>
          <w:p w:rsidR="00000000" w:rsidDel="00000000" w:rsidP="00000000" w:rsidRDefault="00000000" w:rsidRPr="00000000" w14:paraId="00000EB2">
            <w:pPr>
              <w:rPr>
                <w:b w:val="1"/>
              </w:rPr>
            </w:pPr>
            <w:r w:rsidDel="00000000" w:rsidR="00000000" w:rsidRPr="00000000">
              <w:rPr>
                <w:b w:val="1"/>
                <w:rtl w:val="0"/>
              </w:rPr>
              <w:t xml:space="preserve">ID</w:t>
            </w:r>
          </w:p>
        </w:tc>
        <w:tc>
          <w:tcPr/>
          <w:p w:rsidR="00000000" w:rsidDel="00000000" w:rsidP="00000000" w:rsidRDefault="00000000" w:rsidRPr="00000000" w14:paraId="00000EB3">
            <w:pPr>
              <w:rPr>
                <w:b w:val="1"/>
              </w:rPr>
            </w:pPr>
            <w:r w:rsidDel="00000000" w:rsidR="00000000" w:rsidRPr="00000000">
              <w:rPr>
                <w:b w:val="1"/>
                <w:rtl w:val="0"/>
              </w:rPr>
              <w:t xml:space="preserve">Parameters</w:t>
            </w:r>
          </w:p>
        </w:tc>
      </w:tr>
      <w:tr>
        <w:tc>
          <w:tcPr/>
          <w:p w:rsidR="00000000" w:rsidDel="00000000" w:rsidP="00000000" w:rsidRDefault="00000000" w:rsidRPr="00000000" w14:paraId="00000EB4">
            <w:pPr>
              <w:rPr/>
            </w:pPr>
            <w:r w:rsidDel="00000000" w:rsidR="00000000" w:rsidRPr="00000000">
              <w:rPr>
                <w:rtl w:val="0"/>
              </w:rPr>
              <w:t xml:space="preserve">01000100030000</w:t>
            </w:r>
          </w:p>
        </w:tc>
        <w:tc>
          <w:tcPr/>
          <w:p w:rsidR="00000000" w:rsidDel="00000000" w:rsidP="00000000" w:rsidRDefault="00000000" w:rsidRPr="00000000" w14:paraId="00000EB5">
            <w:pPr>
              <w:rPr/>
            </w:pPr>
            <w:r w:rsidDel="00000000" w:rsidR="00000000" w:rsidRPr="00000000">
              <w:rPr>
                <w:rtl w:val="0"/>
              </w:rPr>
              <w:t xml:space="preserve">READ_FIRMWARE_VERSION = 1d</w:t>
            </w:r>
          </w:p>
        </w:tc>
        <w:tc>
          <w:tcPr/>
          <w:p w:rsidR="00000000" w:rsidDel="00000000" w:rsidP="00000000" w:rsidRDefault="00000000" w:rsidRPr="00000000" w14:paraId="00000EB6">
            <w:pPr>
              <w:rPr/>
            </w:pPr>
            <w:r w:rsidDel="00000000" w:rsidR="00000000" w:rsidRPr="00000000">
              <w:rPr>
                <w:rtl w:val="0"/>
              </w:rPr>
              <w:t xml:space="preserve">Firmware version: 1.3.0</w:t>
            </w:r>
          </w:p>
        </w:tc>
      </w:tr>
      <w:tr>
        <w:tc>
          <w:tcPr/>
          <w:p w:rsidR="00000000" w:rsidDel="00000000" w:rsidP="00000000" w:rsidRDefault="00000000" w:rsidRPr="00000000" w14:paraId="00000EB7">
            <w:pPr>
              <w:rPr/>
            </w:pPr>
            <w:r w:rsidDel="00000000" w:rsidR="00000000" w:rsidRPr="00000000">
              <w:rPr>
                <w:rtl w:val="0"/>
              </w:rPr>
              <w:t xml:space="preserve">02000100000002e7</w:t>
            </w:r>
          </w:p>
        </w:tc>
        <w:tc>
          <w:tcPr/>
          <w:p w:rsidR="00000000" w:rsidDel="00000000" w:rsidP="00000000" w:rsidRDefault="00000000" w:rsidRPr="00000000" w14:paraId="00000EB8">
            <w:pPr>
              <w:rPr/>
            </w:pPr>
            <w:r w:rsidDel="00000000" w:rsidR="00000000" w:rsidRPr="00000000">
              <w:rPr>
                <w:rtl w:val="0"/>
              </w:rPr>
              <w:t xml:space="preserve">READ_FIRMWARE_VERSION = 2d</w:t>
            </w:r>
          </w:p>
        </w:tc>
        <w:tc>
          <w:tcPr/>
          <w:p w:rsidR="00000000" w:rsidDel="00000000" w:rsidP="00000000" w:rsidRDefault="00000000" w:rsidRPr="00000000" w14:paraId="00000EB9">
            <w:pPr>
              <w:rPr/>
            </w:pPr>
            <w:r w:rsidDel="00000000" w:rsidR="00000000" w:rsidRPr="00000000">
              <w:rPr>
                <w:rtl w:val="0"/>
              </w:rPr>
              <w:t xml:space="preserve">Hardware version: 1.0 ID:190222</w:t>
            </w:r>
          </w:p>
        </w:tc>
      </w:tr>
      <w:tr>
        <w:tc>
          <w:tcPr/>
          <w:p w:rsidR="00000000" w:rsidDel="00000000" w:rsidP="00000000" w:rsidRDefault="00000000" w:rsidRPr="00000000" w14:paraId="00000EBA">
            <w:pPr>
              <w:rPr/>
            </w:pPr>
            <w:r w:rsidDel="00000000" w:rsidR="00000000" w:rsidRPr="00000000">
              <w:rPr>
                <w:rtl w:val="0"/>
              </w:rPr>
              <w:t xml:space="preserve">0e0e01233d2308ec8e91ee</w:t>
            </w:r>
          </w:p>
        </w:tc>
        <w:tc>
          <w:tcPr/>
          <w:p w:rsidR="00000000" w:rsidDel="00000000" w:rsidP="00000000" w:rsidRDefault="00000000" w:rsidRPr="00000000" w14:paraId="00000EBB">
            <w:pPr>
              <w:rPr/>
            </w:pPr>
            <w:r w:rsidDel="00000000" w:rsidR="00000000" w:rsidRPr="00000000">
              <w:rPr>
                <w:rtl w:val="0"/>
              </w:rPr>
              <w:t xml:space="preserve">READ_ATECC_READ_ID = 14d</w:t>
            </w:r>
          </w:p>
        </w:tc>
        <w:tc>
          <w:tcPr/>
          <w:p w:rsidR="00000000" w:rsidDel="00000000" w:rsidP="00000000" w:rsidRDefault="00000000" w:rsidRPr="00000000" w14:paraId="00000EBC">
            <w:pPr>
              <w:rPr/>
            </w:pPr>
            <w:r w:rsidDel="00000000" w:rsidR="00000000" w:rsidRPr="00000000">
              <w:rPr>
                <w:rtl w:val="0"/>
              </w:rPr>
              <w:t xml:space="preserve">ATECC ID: 01233D2308EC8E91EE</w:t>
            </w:r>
          </w:p>
        </w:tc>
      </w:tr>
      <w:tr>
        <w:tc>
          <w:tcPr/>
          <w:p w:rsidR="00000000" w:rsidDel="00000000" w:rsidP="00000000" w:rsidRDefault="00000000" w:rsidRPr="00000000" w14:paraId="00000EBD">
            <w:pPr>
              <w:rPr/>
            </w:pPr>
            <w:r w:rsidDel="00000000" w:rsidR="00000000" w:rsidRPr="00000000">
              <w:rPr>
                <w:rtl w:val="0"/>
              </w:rPr>
              <w:t xml:space="preserve">1f0000000b</w:t>
            </w:r>
          </w:p>
        </w:tc>
        <w:tc>
          <w:tcPr/>
          <w:p w:rsidR="00000000" w:rsidDel="00000000" w:rsidP="00000000" w:rsidRDefault="00000000" w:rsidRPr="00000000" w14:paraId="00000EBE">
            <w:pPr>
              <w:rPr/>
            </w:pPr>
            <w:r w:rsidDel="00000000" w:rsidR="00000000" w:rsidRPr="00000000">
              <w:rPr>
                <w:rtl w:val="0"/>
              </w:rPr>
              <w:t xml:space="preserve">READ_BOOT_COUNT = 31</w:t>
            </w:r>
          </w:p>
        </w:tc>
        <w:tc>
          <w:tcPr/>
          <w:p w:rsidR="00000000" w:rsidDel="00000000" w:rsidP="00000000" w:rsidRDefault="00000000" w:rsidRPr="00000000" w14:paraId="00000EBF">
            <w:pPr>
              <w:rPr/>
            </w:pPr>
            <w:r w:rsidDel="00000000" w:rsidR="00000000" w:rsidRPr="00000000">
              <w:rPr>
                <w:rtl w:val="0"/>
              </w:rPr>
              <w:t xml:space="preserve">Boot count: 11</w:t>
            </w:r>
          </w:p>
        </w:tc>
      </w:tr>
      <w:tr>
        <w:tc>
          <w:tcPr/>
          <w:p w:rsidR="00000000" w:rsidDel="00000000" w:rsidP="00000000" w:rsidRDefault="00000000" w:rsidRPr="00000000" w14:paraId="00000EC0">
            <w:pPr>
              <w:rPr/>
            </w:pPr>
            <w:r w:rsidDel="00000000" w:rsidR="00000000" w:rsidRPr="00000000">
              <w:rPr>
                <w:rtl w:val="0"/>
              </w:rPr>
              <w:t xml:space="preserve">0309</w:t>
            </w:r>
          </w:p>
        </w:tc>
        <w:tc>
          <w:tcPr/>
          <w:p w:rsidR="00000000" w:rsidDel="00000000" w:rsidP="00000000" w:rsidRDefault="00000000" w:rsidRPr="00000000" w14:paraId="00000EC1">
            <w:pPr>
              <w:rPr/>
            </w:pPr>
            <w:r w:rsidDel="00000000" w:rsidR="00000000" w:rsidRPr="00000000">
              <w:rPr>
                <w:rtl w:val="0"/>
              </w:rPr>
              <w:t xml:space="preserve">READ_DS18B20_STATE = 3</w:t>
            </w:r>
          </w:p>
        </w:tc>
        <w:tc>
          <w:tcPr/>
          <w:p w:rsidR="00000000" w:rsidDel="00000000" w:rsidP="00000000" w:rsidRDefault="00000000" w:rsidRPr="00000000" w14:paraId="00000EC2">
            <w:pPr>
              <w:rPr/>
            </w:pPr>
            <w:r w:rsidDel="00000000" w:rsidR="00000000" w:rsidRPr="00000000">
              <w:rPr>
                <w:rtl w:val="0"/>
              </w:rPr>
              <w:t xml:space="preserve">DS18B20 state: 9</w:t>
            </w:r>
          </w:p>
        </w:tc>
      </w:tr>
      <w:tr>
        <w:tc>
          <w:tcPr/>
          <w:p w:rsidR="00000000" w:rsidDel="00000000" w:rsidP="00000000" w:rsidRDefault="00000000" w:rsidRPr="00000000" w14:paraId="00000EC3">
            <w:pPr>
              <w:rPr/>
            </w:pPr>
            <w:r w:rsidDel="00000000" w:rsidR="00000000" w:rsidRPr="00000000">
              <w:rPr>
                <w:rtl w:val="0"/>
              </w:rPr>
              <w:t xml:space="preserve">1D000001</w:t>
            </w:r>
          </w:p>
        </w:tc>
        <w:tc>
          <w:tcPr/>
          <w:p w:rsidR="00000000" w:rsidDel="00000000" w:rsidP="00000000" w:rsidRDefault="00000000" w:rsidRPr="00000000" w14:paraId="00000EC4">
            <w:pPr>
              <w:rPr/>
            </w:pPr>
            <w:r w:rsidDel="00000000" w:rsidR="00000000" w:rsidRPr="00000000">
              <w:rPr>
                <w:rtl w:val="0"/>
              </w:rPr>
              <w:t xml:space="preserve">READ_APPLICATION_CONFIG = 29</w:t>
            </w:r>
          </w:p>
        </w:tc>
        <w:tc>
          <w:tcPr/>
          <w:p w:rsidR="00000000" w:rsidDel="00000000" w:rsidP="00000000" w:rsidRDefault="00000000" w:rsidRPr="00000000" w14:paraId="00000EC5">
            <w:pPr>
              <w:rPr/>
            </w:pPr>
            <w:r w:rsidDel="00000000" w:rsidR="00000000" w:rsidRPr="00000000">
              <w:rPr>
                <w:rtl w:val="0"/>
              </w:rPr>
              <w:t xml:space="preserve">App Config: ratio:0, interval 1 min</w:t>
            </w:r>
          </w:p>
        </w:tc>
      </w:tr>
    </w:tbl>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rPr/>
      </w:pPr>
      <w:r w:rsidDel="00000000" w:rsidR="00000000" w:rsidRPr="00000000">
        <w:rPr>
          <w:rtl w:val="0"/>
        </w:rPr>
      </w:r>
    </w:p>
    <w:p w:rsidR="00000000" w:rsidDel="00000000" w:rsidP="00000000" w:rsidRDefault="00000000" w:rsidRPr="00000000" w14:paraId="00000EC8">
      <w:pPr>
        <w:rPr/>
      </w:pPr>
      <w:r w:rsidDel="00000000" w:rsidR="00000000" w:rsidRPr="00000000">
        <w:rPr>
          <w:rtl w:val="0"/>
        </w:rPr>
      </w:r>
    </w:p>
    <w:p w:rsidR="00000000" w:rsidDel="00000000" w:rsidP="00000000" w:rsidRDefault="00000000" w:rsidRPr="00000000" w14:paraId="00000EC9">
      <w:pPr>
        <w:rPr/>
      </w:pPr>
      <w:r w:rsidDel="00000000" w:rsidR="00000000" w:rsidRPr="00000000">
        <w:rPr>
          <w:rtl w:val="0"/>
        </w:rPr>
      </w:r>
    </w:p>
    <w:p w:rsidR="00000000" w:rsidDel="00000000" w:rsidP="00000000" w:rsidRDefault="00000000" w:rsidRPr="00000000" w14:paraId="00000ECA">
      <w:pPr>
        <w:pStyle w:val="Heading3"/>
        <w:numPr>
          <w:ilvl w:val="2"/>
          <w:numId w:val="2"/>
        </w:numPr>
        <w:ind w:left="862" w:hanging="720"/>
        <w:rPr>
          <w:sz w:val="32"/>
          <w:szCs w:val="32"/>
        </w:rPr>
      </w:pPr>
      <w:bookmarkStart w:colFirst="0" w:colLast="0" w:name="_heading=h.3q5sasy" w:id="79"/>
      <w:bookmarkEnd w:id="79"/>
      <w:r w:rsidDel="00000000" w:rsidR="00000000" w:rsidRPr="00000000">
        <w:rPr>
          <w:rtl w:val="0"/>
        </w:rPr>
        <w:t xml:space="preserve">Meetgegevens bericht</w:t>
      </w:r>
      <w:r w:rsidDel="00000000" w:rsidR="00000000" w:rsidRPr="00000000">
        <w:rPr>
          <w:rtl w:val="0"/>
        </w:rPr>
      </w:r>
    </w:p>
    <w:p w:rsidR="00000000" w:rsidDel="00000000" w:rsidP="00000000" w:rsidRDefault="00000000" w:rsidRPr="00000000" w14:paraId="00000ECB">
      <w:pPr>
        <w:rPr/>
      </w:pPr>
      <w:r w:rsidDel="00000000" w:rsidR="00000000" w:rsidRPr="00000000">
        <w:rPr>
          <w:rtl w:val="0"/>
        </w:rPr>
      </w:r>
    </w:p>
    <w:p w:rsidR="00000000" w:rsidDel="00000000" w:rsidP="00000000" w:rsidRDefault="00000000" w:rsidRPr="00000000" w14:paraId="00000ECC">
      <w:pPr>
        <w:rPr>
          <w:b w:val="1"/>
        </w:rPr>
      </w:pPr>
      <w:r w:rsidDel="00000000" w:rsidR="00000000" w:rsidRPr="00000000">
        <w:rPr>
          <w:b w:val="1"/>
          <w:rtl w:val="0"/>
        </w:rPr>
        <w:t xml:space="preserve">Voorbeeld van een meetbericht:</w:t>
      </w:r>
    </w:p>
    <w:tbl>
      <w:tblPr>
        <w:tblStyle w:val="Table179"/>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2"/>
        <w:tblGridChange w:id="0">
          <w:tblGrid>
            <w:gridCol w:w="10342"/>
          </w:tblGrid>
        </w:tblGridChange>
      </w:tblGrid>
      <w:tr>
        <w:tc>
          <w:tcPr/>
          <w:p w:rsidR="00000000" w:rsidDel="00000000" w:rsidP="00000000" w:rsidRDefault="00000000" w:rsidRPr="00000000" w14:paraId="00000ECD">
            <w:pPr>
              <w:rPr/>
            </w:pPr>
            <w:r w:rsidDel="00000000" w:rsidR="00000000" w:rsidRPr="00000000">
              <w:rPr>
                <w:rtl w:val="0"/>
              </w:rPr>
              <w:t xml:space="preserve">0x03301b0a410a33590a0101893c040208e308e30c0a00ff00710014000f000d000d000a000a00090007000707086c11d602a80a</w:t>
            </w:r>
          </w:p>
        </w:tc>
      </w:tr>
    </w:tbl>
    <w:p w:rsidR="00000000" w:rsidDel="00000000" w:rsidP="00000000" w:rsidRDefault="00000000" w:rsidRPr="00000000" w14:paraId="00000ECE">
      <w:pPr>
        <w:rPr/>
      </w:pPr>
      <w:r w:rsidDel="00000000" w:rsidR="00000000" w:rsidRPr="00000000">
        <w:rPr>
          <w:rtl w:val="0"/>
        </w:rPr>
      </w:r>
    </w:p>
    <w:p w:rsidR="00000000" w:rsidDel="00000000" w:rsidP="00000000" w:rsidRDefault="00000000" w:rsidRPr="00000000" w14:paraId="00000ECF">
      <w:pPr>
        <w:rPr>
          <w:b w:val="1"/>
        </w:rPr>
      </w:pPr>
      <w:r w:rsidDel="00000000" w:rsidR="00000000" w:rsidRPr="00000000">
        <w:rPr>
          <w:b w:val="1"/>
          <w:rtl w:val="0"/>
        </w:rPr>
        <w:t xml:space="preserve">Bericht Opbouw:</w:t>
      </w:r>
    </w:p>
    <w:tbl>
      <w:tblPr>
        <w:tblStyle w:val="Table180"/>
        <w:tblW w:w="10342.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5"/>
        <w:gridCol w:w="8957"/>
        <w:tblGridChange w:id="0">
          <w:tblGrid>
            <w:gridCol w:w="1385"/>
            <w:gridCol w:w="8957"/>
          </w:tblGrid>
        </w:tblGridChange>
      </w:tblGrid>
      <w:tr>
        <w:tc>
          <w:tcPr/>
          <w:p w:rsidR="00000000" w:rsidDel="00000000" w:rsidP="00000000" w:rsidRDefault="00000000" w:rsidRPr="00000000" w14:paraId="00000ED0">
            <w:pPr>
              <w:rPr>
                <w:b w:val="1"/>
              </w:rPr>
            </w:pPr>
            <w:r w:rsidDel="00000000" w:rsidR="00000000" w:rsidRPr="00000000">
              <w:rPr>
                <w:b w:val="1"/>
                <w:rtl w:val="0"/>
              </w:rPr>
              <w:t xml:space="preserve">Veld</w:t>
            </w:r>
          </w:p>
        </w:tc>
        <w:tc>
          <w:tcPr/>
          <w:p w:rsidR="00000000" w:rsidDel="00000000" w:rsidP="00000000" w:rsidRDefault="00000000" w:rsidRPr="00000000" w14:paraId="00000ED1">
            <w:pPr>
              <w:rPr>
                <w:b w:val="1"/>
              </w:rPr>
            </w:pPr>
            <w:r w:rsidDel="00000000" w:rsidR="00000000" w:rsidRPr="00000000">
              <w:rPr>
                <w:b w:val="1"/>
                <w:rtl w:val="0"/>
              </w:rPr>
              <w:t xml:space="preserve">Inhoud</w:t>
            </w:r>
          </w:p>
        </w:tc>
      </w:tr>
      <w:tr>
        <w:tc>
          <w:tcPr/>
          <w:p w:rsidR="00000000" w:rsidDel="00000000" w:rsidP="00000000" w:rsidRDefault="00000000" w:rsidRPr="00000000" w14:paraId="00000ED2">
            <w:pPr>
              <w:rPr/>
            </w:pPr>
            <w:r w:rsidDel="00000000" w:rsidR="00000000" w:rsidRPr="00000000">
              <w:rPr>
                <w:rtl w:val="0"/>
              </w:rPr>
              <w:t xml:space="preserve">Berichttype</w:t>
            </w:r>
          </w:p>
        </w:tc>
        <w:tc>
          <w:tcPr/>
          <w:p w:rsidR="00000000" w:rsidDel="00000000" w:rsidP="00000000" w:rsidRDefault="00000000" w:rsidRPr="00000000" w14:paraId="00000ED3">
            <w:pPr>
              <w:rPr/>
            </w:pPr>
            <w:r w:rsidDel="00000000" w:rsidR="00000000" w:rsidRPr="00000000">
              <w:rPr>
                <w:rtl w:val="0"/>
              </w:rPr>
              <w:t xml:space="preserve">0x03/3d</w:t>
            </w:r>
          </w:p>
        </w:tc>
      </w:tr>
      <w:tr>
        <w:tc>
          <w:tcPr/>
          <w:p w:rsidR="00000000" w:rsidDel="00000000" w:rsidP="00000000" w:rsidRDefault="00000000" w:rsidRPr="00000000" w14:paraId="00000ED4">
            <w:pPr>
              <w:rPr/>
            </w:pPr>
            <w:r w:rsidDel="00000000" w:rsidR="00000000" w:rsidRPr="00000000">
              <w:rPr>
                <w:rtl w:val="0"/>
              </w:rPr>
              <w:t xml:space="preserve">Payload lengte</w:t>
            </w:r>
          </w:p>
        </w:tc>
        <w:tc>
          <w:tcPr/>
          <w:p w:rsidR="00000000" w:rsidDel="00000000" w:rsidP="00000000" w:rsidRDefault="00000000" w:rsidRPr="00000000" w14:paraId="00000ED5">
            <w:pPr>
              <w:rPr/>
            </w:pPr>
            <w:r w:rsidDel="00000000" w:rsidR="00000000" w:rsidRPr="00000000">
              <w:rPr>
                <w:rtl w:val="0"/>
              </w:rPr>
              <w:t xml:space="preserve">0x30/48d data bytes</w:t>
            </w:r>
          </w:p>
        </w:tc>
      </w:tr>
      <w:tr>
        <w:tc>
          <w:tcPr/>
          <w:p w:rsidR="00000000" w:rsidDel="00000000" w:rsidP="00000000" w:rsidRDefault="00000000" w:rsidRPr="00000000" w14:paraId="00000ED6">
            <w:pPr>
              <w:rPr/>
            </w:pPr>
            <w:r w:rsidDel="00000000" w:rsidR="00000000" w:rsidRPr="00000000">
              <w:rPr>
                <w:rtl w:val="0"/>
              </w:rPr>
              <w:t xml:space="preserve">Payload[48]</w:t>
            </w:r>
          </w:p>
        </w:tc>
        <w:tc>
          <w:tcPr/>
          <w:p w:rsidR="00000000" w:rsidDel="00000000" w:rsidP="00000000" w:rsidRDefault="00000000" w:rsidRPr="00000000" w14:paraId="00000ED7">
            <w:pPr>
              <w:rPr/>
            </w:pPr>
            <w:r w:rsidDel="00000000" w:rsidR="00000000" w:rsidRPr="00000000">
              <w:rPr>
                <w:rtl w:val="0"/>
              </w:rPr>
              <w:t xml:space="preserve">1b0a410a33590a0101893c040208e308e30c0a00ff00710014000f000d000d000a000a00090007000707086c11d602a8</w:t>
            </w:r>
          </w:p>
        </w:tc>
      </w:tr>
      <w:tr>
        <w:tc>
          <w:tcPr/>
          <w:p w:rsidR="00000000" w:rsidDel="00000000" w:rsidP="00000000" w:rsidRDefault="00000000" w:rsidRPr="00000000" w14:paraId="00000ED8">
            <w:pPr>
              <w:rPr/>
            </w:pPr>
            <w:r w:rsidDel="00000000" w:rsidR="00000000" w:rsidRPr="00000000">
              <w:rPr>
                <w:rtl w:val="0"/>
              </w:rPr>
              <w:t xml:space="preserve">Bericht einde</w:t>
            </w:r>
          </w:p>
        </w:tc>
        <w:tc>
          <w:tcPr/>
          <w:p w:rsidR="00000000" w:rsidDel="00000000" w:rsidP="00000000" w:rsidRDefault="00000000" w:rsidRPr="00000000" w14:paraId="00000ED9">
            <w:pPr>
              <w:rPr/>
            </w:pPr>
            <w:r w:rsidDel="00000000" w:rsidR="00000000" w:rsidRPr="00000000">
              <w:rPr>
                <w:rtl w:val="0"/>
              </w:rPr>
              <w:t xml:space="preserve">0x0A/10d ‘\n’</w:t>
            </w:r>
          </w:p>
        </w:tc>
      </w:tr>
    </w:tbl>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b w:val="1"/>
        </w:rPr>
      </w:pPr>
      <w:r w:rsidDel="00000000" w:rsidR="00000000" w:rsidRPr="00000000">
        <w:rPr>
          <w:rtl w:val="0"/>
        </w:rPr>
      </w:r>
    </w:p>
    <w:p w:rsidR="00000000" w:rsidDel="00000000" w:rsidP="00000000" w:rsidRDefault="00000000" w:rsidRPr="00000000" w14:paraId="00000EDC">
      <w:pPr>
        <w:rPr>
          <w:b w:val="1"/>
        </w:rPr>
      </w:pPr>
      <w:r w:rsidDel="00000000" w:rsidR="00000000" w:rsidRPr="00000000">
        <w:rPr>
          <w:b w:val="1"/>
          <w:rtl w:val="0"/>
        </w:rPr>
        <w:t xml:space="preserve">Payload parameters</w:t>
      </w:r>
    </w:p>
    <w:tbl>
      <w:tblPr>
        <w:tblStyle w:val="Table181"/>
        <w:tblW w:w="10782.0" w:type="dxa"/>
        <w:jc w:val="left"/>
        <w:tblInd w:w="-85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2"/>
        <w:gridCol w:w="4485"/>
        <w:gridCol w:w="4395"/>
        <w:tblGridChange w:id="0">
          <w:tblGrid>
            <w:gridCol w:w="1902"/>
            <w:gridCol w:w="4485"/>
            <w:gridCol w:w="4395"/>
          </w:tblGrid>
        </w:tblGridChange>
      </w:tblGrid>
      <w:tr>
        <w:tc>
          <w:tcPr/>
          <w:p w:rsidR="00000000" w:rsidDel="00000000" w:rsidP="00000000" w:rsidRDefault="00000000" w:rsidRPr="00000000" w14:paraId="00000EDD">
            <w:pPr>
              <w:rPr>
                <w:b w:val="1"/>
              </w:rPr>
            </w:pPr>
            <w:r w:rsidDel="00000000" w:rsidR="00000000" w:rsidRPr="00000000">
              <w:rPr>
                <w:b w:val="1"/>
                <w:rtl w:val="0"/>
              </w:rPr>
              <w:t xml:space="preserve">Hex</w:t>
            </w:r>
          </w:p>
        </w:tc>
        <w:tc>
          <w:tcPr/>
          <w:p w:rsidR="00000000" w:rsidDel="00000000" w:rsidP="00000000" w:rsidRDefault="00000000" w:rsidRPr="00000000" w14:paraId="00000EDE">
            <w:pPr>
              <w:rPr>
                <w:b w:val="1"/>
              </w:rPr>
            </w:pPr>
            <w:r w:rsidDel="00000000" w:rsidR="00000000" w:rsidRPr="00000000">
              <w:rPr>
                <w:b w:val="1"/>
                <w:rtl w:val="0"/>
              </w:rPr>
              <w:t xml:space="preserve">ID</w:t>
            </w:r>
          </w:p>
        </w:tc>
        <w:tc>
          <w:tcPr/>
          <w:p w:rsidR="00000000" w:rsidDel="00000000" w:rsidP="00000000" w:rsidRDefault="00000000" w:rsidRPr="00000000" w14:paraId="00000EDF">
            <w:pPr>
              <w:rPr>
                <w:b w:val="1"/>
              </w:rPr>
            </w:pPr>
            <w:r w:rsidDel="00000000" w:rsidR="00000000" w:rsidRPr="00000000">
              <w:rPr>
                <w:b w:val="1"/>
                <w:rtl w:val="0"/>
              </w:rPr>
              <w:t xml:space="preserve">Parameters</w:t>
            </w:r>
          </w:p>
        </w:tc>
      </w:tr>
      <w:tr>
        <w:tc>
          <w:tcPr/>
          <w:p w:rsidR="00000000" w:rsidDel="00000000" w:rsidP="00000000" w:rsidRDefault="00000000" w:rsidRPr="00000000" w14:paraId="00000EE0">
            <w:pPr>
              <w:rPr/>
            </w:pPr>
            <w:r w:rsidDel="00000000" w:rsidR="00000000" w:rsidRPr="00000000">
              <w:rPr>
                <w:rtl w:val="0"/>
              </w:rPr>
              <w:t xml:space="preserve">0x1B0AAE0AA462</w:t>
            </w:r>
          </w:p>
        </w:tc>
        <w:tc>
          <w:tcPr/>
          <w:p w:rsidR="00000000" w:rsidDel="00000000" w:rsidP="00000000" w:rsidRDefault="00000000" w:rsidRPr="00000000" w14:paraId="00000EE1">
            <w:pPr>
              <w:rPr/>
            </w:pPr>
            <w:r w:rsidDel="00000000" w:rsidR="00000000" w:rsidRPr="00000000">
              <w:rPr>
                <w:rtl w:val="0"/>
              </w:rPr>
              <w:t xml:space="preserve">READ_nRF_ADC_CONVERSION 0x1B/27d</w:t>
            </w:r>
          </w:p>
        </w:tc>
        <w:tc>
          <w:tcPr/>
          <w:p w:rsidR="00000000" w:rsidDel="00000000" w:rsidP="00000000" w:rsidRDefault="00000000" w:rsidRPr="00000000" w14:paraId="00000EE2">
            <w:pPr>
              <w:rPr/>
            </w:pPr>
            <w:r w:rsidDel="00000000" w:rsidR="00000000" w:rsidRPr="00000000">
              <w:rPr>
                <w:rtl w:val="0"/>
              </w:rPr>
              <w:t xml:space="preserve">Vcc: 2734 mV, Vbat: 2724 mV, Battery: 98%</w:t>
            </w:r>
          </w:p>
        </w:tc>
      </w:tr>
      <w:tr>
        <w:tc>
          <w:tcPr/>
          <w:p w:rsidR="00000000" w:rsidDel="00000000" w:rsidP="00000000" w:rsidRDefault="00000000" w:rsidRPr="00000000" w14:paraId="00000EE3">
            <w:pPr>
              <w:rPr/>
            </w:pPr>
            <w:r w:rsidDel="00000000" w:rsidR="00000000" w:rsidRPr="00000000">
              <w:rPr>
                <w:rtl w:val="0"/>
              </w:rPr>
              <w:t xml:space="preserve">0x0A01018580</w:t>
            </w:r>
          </w:p>
        </w:tc>
        <w:tc>
          <w:tcPr/>
          <w:p w:rsidR="00000000" w:rsidDel="00000000" w:rsidP="00000000" w:rsidRDefault="00000000" w:rsidRPr="00000000" w14:paraId="00000EE4">
            <w:pPr>
              <w:rPr/>
            </w:pPr>
            <w:r w:rsidDel="00000000" w:rsidR="00000000" w:rsidRPr="00000000">
              <w:rPr>
                <w:rtl w:val="0"/>
              </w:rPr>
              <w:t xml:space="preserve">READ_HX711_CONVERSION 0x0A/10d</w:t>
            </w:r>
          </w:p>
        </w:tc>
        <w:tc>
          <w:tcPr/>
          <w:p w:rsidR="00000000" w:rsidDel="00000000" w:rsidP="00000000" w:rsidRDefault="00000000" w:rsidRPr="00000000" w14:paraId="00000EE5">
            <w:pPr>
              <w:rPr/>
            </w:pPr>
            <w:r w:rsidDel="00000000" w:rsidR="00000000" w:rsidRPr="00000000">
              <w:rPr>
                <w:rtl w:val="0"/>
              </w:rPr>
              <w:t xml:space="preserve">HX711: A128: 99712/0x018580</w:t>
            </w:r>
          </w:p>
        </w:tc>
      </w:tr>
      <w:tr>
        <w:tc>
          <w:tcPr/>
          <w:p w:rsidR="00000000" w:rsidDel="00000000" w:rsidP="00000000" w:rsidRDefault="00000000" w:rsidRPr="00000000" w14:paraId="00000EE6">
            <w:pPr>
              <w:rPr/>
            </w:pPr>
            <w:r w:rsidDel="00000000" w:rsidR="00000000" w:rsidRPr="00000000">
              <w:rPr>
                <w:rtl w:val="0"/>
              </w:rPr>
              <w:t xml:space="preserve">0x0402085f0859</w:t>
            </w:r>
          </w:p>
        </w:tc>
        <w:tc>
          <w:tcPr/>
          <w:p w:rsidR="00000000" w:rsidDel="00000000" w:rsidP="00000000" w:rsidRDefault="00000000" w:rsidRPr="00000000" w14:paraId="00000EE7">
            <w:pPr>
              <w:rPr/>
            </w:pPr>
            <w:r w:rsidDel="00000000" w:rsidR="00000000" w:rsidRPr="00000000">
              <w:rPr>
                <w:rtl w:val="0"/>
              </w:rPr>
              <w:t xml:space="preserve">READ_DS18B20_CONVERSION 0x04/4d</w:t>
            </w:r>
          </w:p>
        </w:tc>
        <w:tc>
          <w:tcPr/>
          <w:p w:rsidR="00000000" w:rsidDel="00000000" w:rsidP="00000000" w:rsidRDefault="00000000" w:rsidRPr="00000000" w14:paraId="00000EE8">
            <w:pPr>
              <w:rPr/>
            </w:pPr>
            <w:r w:rsidDel="00000000" w:rsidR="00000000" w:rsidRPr="00000000">
              <w:rPr>
                <w:rtl w:val="0"/>
              </w:rPr>
              <w:t xml:space="preserve">DS18B20 2 results:</w:t>
            </w:r>
          </w:p>
          <w:p w:rsidR="00000000" w:rsidDel="00000000" w:rsidP="00000000" w:rsidRDefault="00000000" w:rsidRPr="00000000" w14:paraId="00000EE9">
            <w:pPr>
              <w:rPr/>
            </w:pPr>
            <w:r w:rsidDel="00000000" w:rsidR="00000000" w:rsidRPr="00000000">
              <w:rPr>
                <w:rtl w:val="0"/>
              </w:rPr>
              <w:t xml:space="preserve">[0]: 0x085F - 21.430 C, </w:t>
            </w:r>
          </w:p>
          <w:p w:rsidR="00000000" w:rsidDel="00000000" w:rsidP="00000000" w:rsidRDefault="00000000" w:rsidRPr="00000000" w14:paraId="00000EEA">
            <w:pPr>
              <w:rPr/>
            </w:pPr>
            <w:r w:rsidDel="00000000" w:rsidR="00000000" w:rsidRPr="00000000">
              <w:rPr>
                <w:rtl w:val="0"/>
              </w:rPr>
              <w:t xml:space="preserve">[1]: 0x0859 - 21.370 C</w:t>
            </w:r>
          </w:p>
        </w:tc>
      </w:tr>
      <w:tr>
        <w:tc>
          <w:tcPr/>
          <w:p w:rsidR="00000000" w:rsidDel="00000000" w:rsidP="00000000" w:rsidRDefault="00000000" w:rsidRPr="00000000" w14:paraId="00000EEB">
            <w:pPr>
              <w:rPr/>
            </w:pPr>
            <w:r w:rsidDel="00000000" w:rsidR="00000000" w:rsidRPr="00000000">
              <w:rPr>
                <w:rtl w:val="0"/>
              </w:rPr>
              <w:t xml:space="preserve">0x0c0a00ff00710014000f000d000d000a000a000900070007</w:t>
            </w:r>
          </w:p>
        </w:tc>
        <w:tc>
          <w:tcPr/>
          <w:p w:rsidR="00000000" w:rsidDel="00000000" w:rsidP="00000000" w:rsidRDefault="00000000" w:rsidRPr="00000000" w14:paraId="00000EEC">
            <w:pPr>
              <w:rPr/>
            </w:pPr>
            <w:r w:rsidDel="00000000" w:rsidR="00000000" w:rsidRPr="00000000">
              <w:rPr>
                <w:rtl w:val="0"/>
              </w:rPr>
              <w:t xml:space="preserve">READ_AUDIO_ADC_CONVERSION 0x0C/12d</w:t>
            </w:r>
          </w:p>
        </w:tc>
        <w:tc>
          <w:tcPr/>
          <w:p w:rsidR="00000000" w:rsidDel="00000000" w:rsidP="00000000" w:rsidRDefault="00000000" w:rsidRPr="00000000" w14:paraId="00000EED">
            <w:pPr>
              <w:rPr/>
            </w:pPr>
            <w:r w:rsidDel="00000000" w:rsidR="00000000" w:rsidRPr="00000000">
              <w:rPr>
                <w:rtl w:val="0"/>
              </w:rPr>
              <w:t xml:space="preserve">TLV FFT[10:0:255]</w:t>
            </w:r>
          </w:p>
          <w:p w:rsidR="00000000" w:rsidDel="00000000" w:rsidP="00000000" w:rsidRDefault="00000000" w:rsidRPr="00000000" w14:paraId="00000EEE">
            <w:pPr>
              <w:rPr/>
            </w:pPr>
            <w:r w:rsidDel="00000000" w:rsidR="00000000" w:rsidRPr="00000000">
              <w:rPr>
                <w:rtl w:val="0"/>
              </w:rPr>
              <w:t xml:space="preserve">      0.0 Hz = 113,</w:t>
            </w:r>
          </w:p>
          <w:p w:rsidR="00000000" w:rsidDel="00000000" w:rsidP="00000000" w:rsidRDefault="00000000" w:rsidRPr="00000000" w14:paraId="00000EEF">
            <w:pPr>
              <w:rPr/>
            </w:pPr>
            <w:r w:rsidDel="00000000" w:rsidR="00000000" w:rsidRPr="00000000">
              <w:rPr>
                <w:rtl w:val="0"/>
              </w:rPr>
              <w:t xml:space="preserve">  203.2 Hz = 20,</w:t>
            </w:r>
          </w:p>
          <w:p w:rsidR="00000000" w:rsidDel="00000000" w:rsidP="00000000" w:rsidRDefault="00000000" w:rsidRPr="00000000" w14:paraId="00000EF0">
            <w:pPr>
              <w:rPr/>
            </w:pPr>
            <w:r w:rsidDel="00000000" w:rsidR="00000000" w:rsidRPr="00000000">
              <w:rPr>
                <w:rtl w:val="0"/>
              </w:rPr>
              <w:t xml:space="preserve">  406.4 Hz = 15,</w:t>
            </w:r>
          </w:p>
          <w:p w:rsidR="00000000" w:rsidDel="00000000" w:rsidP="00000000" w:rsidRDefault="00000000" w:rsidRPr="00000000" w14:paraId="00000EF1">
            <w:pPr>
              <w:rPr/>
            </w:pPr>
            <w:r w:rsidDel="00000000" w:rsidR="00000000" w:rsidRPr="00000000">
              <w:rPr>
                <w:rtl w:val="0"/>
              </w:rPr>
              <w:t xml:space="preserve">  609.6 Hz = 13,</w:t>
            </w:r>
          </w:p>
          <w:p w:rsidR="00000000" w:rsidDel="00000000" w:rsidP="00000000" w:rsidRDefault="00000000" w:rsidRPr="00000000" w14:paraId="00000EF2">
            <w:pPr>
              <w:rPr/>
            </w:pPr>
            <w:r w:rsidDel="00000000" w:rsidR="00000000" w:rsidRPr="00000000">
              <w:rPr>
                <w:rtl w:val="0"/>
              </w:rPr>
              <w:t xml:space="preserve">  812.8 Hz = 13,</w:t>
            </w:r>
          </w:p>
          <w:p w:rsidR="00000000" w:rsidDel="00000000" w:rsidP="00000000" w:rsidRDefault="00000000" w:rsidRPr="00000000" w14:paraId="00000EF3">
            <w:pPr>
              <w:rPr/>
            </w:pPr>
            <w:r w:rsidDel="00000000" w:rsidR="00000000" w:rsidRPr="00000000">
              <w:rPr>
                <w:rtl w:val="0"/>
              </w:rPr>
              <w:t xml:space="preserve">1016.0 Hz = 10,</w:t>
            </w:r>
          </w:p>
          <w:p w:rsidR="00000000" w:rsidDel="00000000" w:rsidP="00000000" w:rsidRDefault="00000000" w:rsidRPr="00000000" w14:paraId="00000EF4">
            <w:pPr>
              <w:rPr/>
            </w:pPr>
            <w:r w:rsidDel="00000000" w:rsidR="00000000" w:rsidRPr="00000000">
              <w:rPr>
                <w:rtl w:val="0"/>
              </w:rPr>
              <w:t xml:space="preserve">1219.2 Hz = 10,</w:t>
            </w:r>
          </w:p>
          <w:p w:rsidR="00000000" w:rsidDel="00000000" w:rsidP="00000000" w:rsidRDefault="00000000" w:rsidRPr="00000000" w14:paraId="00000EF5">
            <w:pPr>
              <w:rPr/>
            </w:pPr>
            <w:r w:rsidDel="00000000" w:rsidR="00000000" w:rsidRPr="00000000">
              <w:rPr>
                <w:rtl w:val="0"/>
              </w:rPr>
              <w:t xml:space="preserve">1422.4 Hz = 9,</w:t>
            </w:r>
          </w:p>
          <w:p w:rsidR="00000000" w:rsidDel="00000000" w:rsidP="00000000" w:rsidRDefault="00000000" w:rsidRPr="00000000" w14:paraId="00000EF6">
            <w:pPr>
              <w:rPr/>
            </w:pPr>
            <w:r w:rsidDel="00000000" w:rsidR="00000000" w:rsidRPr="00000000">
              <w:rPr>
                <w:rtl w:val="0"/>
              </w:rPr>
              <w:t xml:space="preserve">1625.7 Hz = 7,</w:t>
            </w:r>
          </w:p>
          <w:p w:rsidR="00000000" w:rsidDel="00000000" w:rsidP="00000000" w:rsidRDefault="00000000" w:rsidRPr="00000000" w14:paraId="00000EF7">
            <w:pPr>
              <w:rPr/>
            </w:pPr>
            <w:r w:rsidDel="00000000" w:rsidR="00000000" w:rsidRPr="00000000">
              <w:rPr>
                <w:rtl w:val="0"/>
              </w:rPr>
              <w:t xml:space="preserve">1828.9 Hz = 7,</w:t>
            </w:r>
          </w:p>
        </w:tc>
      </w:tr>
      <w:tr>
        <w:tc>
          <w:tcPr/>
          <w:p w:rsidR="00000000" w:rsidDel="00000000" w:rsidP="00000000" w:rsidRDefault="00000000" w:rsidRPr="00000000" w14:paraId="00000EF8">
            <w:pPr>
              <w:rPr/>
            </w:pPr>
            <w:r w:rsidDel="00000000" w:rsidR="00000000" w:rsidRPr="00000000">
              <w:rPr>
                <w:rtl w:val="0"/>
              </w:rPr>
              <w:t xml:space="preserve">0x07086c11d602a8</w:t>
            </w:r>
          </w:p>
        </w:tc>
        <w:tc>
          <w:tcPr/>
          <w:p w:rsidR="00000000" w:rsidDel="00000000" w:rsidP="00000000" w:rsidRDefault="00000000" w:rsidRPr="00000000" w14:paraId="00000EF9">
            <w:pPr>
              <w:rPr/>
            </w:pPr>
            <w:r w:rsidDel="00000000" w:rsidR="00000000" w:rsidRPr="00000000">
              <w:rPr>
                <w:rtl w:val="0"/>
              </w:rPr>
              <w:t xml:space="preserve">BME280_CONVERSION_READ 0x07/7d</w:t>
            </w:r>
          </w:p>
        </w:tc>
        <w:tc>
          <w:tcPr/>
          <w:p w:rsidR="00000000" w:rsidDel="00000000" w:rsidP="00000000" w:rsidRDefault="00000000" w:rsidRPr="00000000" w14:paraId="00000EFA">
            <w:pPr>
              <w:rPr/>
            </w:pPr>
            <w:r w:rsidDel="00000000" w:rsidR="00000000" w:rsidRPr="00000000">
              <w:rPr>
                <w:rtl w:val="0"/>
              </w:rPr>
              <w:t xml:space="preserve">Temp=21.56 C, </w:t>
            </w:r>
          </w:p>
          <w:p w:rsidR="00000000" w:rsidDel="00000000" w:rsidP="00000000" w:rsidRDefault="00000000" w:rsidRPr="00000000" w14:paraId="00000EFB">
            <w:pPr>
              <w:rPr/>
            </w:pPr>
            <w:r w:rsidDel="00000000" w:rsidR="00000000" w:rsidRPr="00000000">
              <w:rPr>
                <w:rtl w:val="0"/>
              </w:rPr>
              <w:t xml:space="preserve">RH=45.66%, </w:t>
            </w:r>
          </w:p>
          <w:p w:rsidR="00000000" w:rsidDel="00000000" w:rsidP="00000000" w:rsidRDefault="00000000" w:rsidRPr="00000000" w14:paraId="00000EFC">
            <w:pPr>
              <w:rPr/>
            </w:pPr>
            <w:r w:rsidDel="00000000" w:rsidR="00000000" w:rsidRPr="00000000">
              <w:rPr>
                <w:rtl w:val="0"/>
              </w:rPr>
              <w:t xml:space="preserve">Pressure=680 hPa</w:t>
            </w:r>
          </w:p>
        </w:tc>
      </w:tr>
    </w:tbl>
    <w:p w:rsidR="00000000" w:rsidDel="00000000" w:rsidP="00000000" w:rsidRDefault="00000000" w:rsidRPr="00000000" w14:paraId="00000EFD">
      <w:pPr>
        <w:rPr>
          <w:sz w:val="32"/>
          <w:szCs w:val="32"/>
        </w:rPr>
      </w:pPr>
      <w:r w:rsidDel="00000000" w:rsidR="00000000" w:rsidRPr="00000000">
        <w:rPr>
          <w:rtl w:val="0"/>
        </w:rPr>
      </w:r>
    </w:p>
    <w:p w:rsidR="00000000" w:rsidDel="00000000" w:rsidP="00000000" w:rsidRDefault="00000000" w:rsidRPr="00000000" w14:paraId="00000EFE">
      <w:pPr>
        <w:pStyle w:val="Heading1"/>
        <w:numPr>
          <w:ilvl w:val="0"/>
          <w:numId w:val="2"/>
        </w:numPr>
        <w:ind w:left="432" w:hanging="432"/>
        <w:rPr/>
      </w:pPr>
      <w:bookmarkStart w:colFirst="0" w:colLast="0" w:name="_heading=h.25b2l0r" w:id="80"/>
      <w:bookmarkEnd w:id="80"/>
      <w:r w:rsidDel="00000000" w:rsidR="00000000" w:rsidRPr="00000000">
        <w:rPr>
          <w:rtl w:val="0"/>
        </w:rPr>
        <w:t xml:space="preserve">Programmeren</w:t>
      </w:r>
    </w:p>
    <w:p w:rsidR="00000000" w:rsidDel="00000000" w:rsidP="00000000" w:rsidRDefault="00000000" w:rsidRPr="00000000" w14:paraId="00000EFF">
      <w:pPr>
        <w:pStyle w:val="Heading2"/>
        <w:numPr>
          <w:ilvl w:val="1"/>
          <w:numId w:val="2"/>
        </w:numPr>
        <w:ind w:left="576" w:hanging="576"/>
        <w:rPr/>
      </w:pPr>
      <w:bookmarkStart w:colFirst="0" w:colLast="0" w:name="_heading=h.kgcv8k" w:id="81"/>
      <w:bookmarkEnd w:id="81"/>
      <w:r w:rsidDel="00000000" w:rsidR="00000000" w:rsidRPr="00000000">
        <w:rPr>
          <w:rtl w:val="0"/>
        </w:rPr>
        <w:t xml:space="preserve">BEEPBASE</w:t>
      </w:r>
    </w:p>
    <w:p w:rsidR="00000000" w:rsidDel="00000000" w:rsidP="00000000" w:rsidRDefault="00000000" w:rsidRPr="00000000" w14:paraId="00000F00">
      <w:pPr>
        <w:rPr/>
      </w:pPr>
      <w:r w:rsidDel="00000000" w:rsidR="00000000" w:rsidRPr="00000000">
        <w:rPr>
          <w:rtl w:val="0"/>
        </w:rPr>
        <w:t xml:space="preserve">De Beepbase moet na assemblage worden geprogrammeerd. Vanuit Ideetron worden zip en hex files aangeleverd per release. De Hex file is voor het programmeren met een programmer, bijvoorbeeld een ARM flasher of een nRF528xx development board. De zip bestanden zijn voor firmware update via BLE, bijvoorbeeld de nRF Connect desktop of telefoon App.</w:t>
      </w:r>
    </w:p>
    <w:p w:rsidR="00000000" w:rsidDel="00000000" w:rsidP="00000000" w:rsidRDefault="00000000" w:rsidRPr="00000000" w14:paraId="00000F01">
      <w:pPr>
        <w:rPr/>
      </w:pPr>
      <w:r w:rsidDel="00000000" w:rsidR="00000000" w:rsidRPr="00000000">
        <w:rPr>
          <w:rtl w:val="0"/>
        </w:rPr>
        <w:t xml:space="preserve">Om de zip en hex files te generen wordt een batch file gebruikt die de bootloader, applicatie en bootloader settings onder “Release” configuratie compileert en samenvoegt. </w:t>
      </w:r>
    </w:p>
    <w:p w:rsidR="00000000" w:rsidDel="00000000" w:rsidP="00000000" w:rsidRDefault="00000000" w:rsidRPr="00000000" w14:paraId="00000F02">
      <w:pPr>
        <w:rPr/>
      </w:pPr>
      <w:r w:rsidDel="00000000" w:rsidR="00000000" w:rsidRPr="00000000">
        <w:rPr>
          <w:rtl w:val="0"/>
        </w:rPr>
      </w:r>
    </w:p>
    <w:p w:rsidR="00000000" w:rsidDel="00000000" w:rsidP="00000000" w:rsidRDefault="00000000" w:rsidRPr="00000000" w14:paraId="00000F03">
      <w:pPr>
        <w:rPr/>
      </w:pPr>
      <w:r w:rsidDel="00000000" w:rsidR="00000000" w:rsidRPr="00000000">
        <w:rPr>
          <w:rtl w:val="0"/>
        </w:rPr>
        <w:t xml:space="preserve">Voor de zip files wordt er ook nog gebruik gemaakt van encryptie door middel van nrfutil.exe, zodat enkel firmware die met dezelfde sleutels is gecompileerd als de bootloader geaccepteerd wordt door de bootloader.</w:t>
      </w:r>
    </w:p>
    <w:p w:rsidR="00000000" w:rsidDel="00000000" w:rsidP="00000000" w:rsidRDefault="00000000" w:rsidRPr="00000000" w14:paraId="00000F04">
      <w:pPr>
        <w:rPr/>
      </w:pPr>
      <w:r w:rsidDel="00000000" w:rsidR="00000000" w:rsidRPr="00000000">
        <w:rPr>
          <w:rtl w:val="0"/>
        </w:rPr>
      </w:r>
    </w:p>
    <w:p w:rsidR="00000000" w:rsidDel="00000000" w:rsidP="00000000" w:rsidRDefault="00000000" w:rsidRPr="00000000" w14:paraId="00000F05">
      <w:pPr>
        <w:rPr/>
      </w:pPr>
      <w:r w:rsidDel="00000000" w:rsidR="00000000" w:rsidRPr="00000000">
        <w:rPr>
          <w:rtl w:val="0"/>
        </w:rPr>
        <w:t xml:space="preserve">Er worden altijd twee zip files aangeleverd: enkel de applicatie en bootloader, softdevice en applicatie in een. Die laatste is erg handig tijdens ontwikkeling, zodat altijd alle firmware compatibel is met elkaar en niet dat een oude bootloader een nieuwere applicatie niet kan laden. Hiervoor is wel de bootloader en applicatie versie nummer controle uitgeschakeld, omdat die anders niet accepteert dat bootloader of applicatie firmware met hetzelfde versienummer wordt overschreven. Als dit niet is uitgeschakeld weigert de bootloader de complete firmware update.</w:t>
      </w:r>
    </w:p>
    <w:p w:rsidR="00000000" w:rsidDel="00000000" w:rsidP="00000000" w:rsidRDefault="00000000" w:rsidRPr="00000000" w14:paraId="00000F06">
      <w:pPr>
        <w:rPr/>
      </w:pPr>
      <w:r w:rsidDel="00000000" w:rsidR="00000000" w:rsidRPr="00000000">
        <w:rPr>
          <w:rtl w:val="0"/>
        </w:rPr>
      </w:r>
    </w:p>
    <w:p w:rsidR="00000000" w:rsidDel="00000000" w:rsidP="00000000" w:rsidRDefault="00000000" w:rsidRPr="00000000" w14:paraId="00000F07">
      <w:pPr>
        <w:rPr/>
      </w:pPr>
      <w:r w:rsidDel="00000000" w:rsidR="00000000" w:rsidRPr="00000000">
        <w:rPr>
          <w:rtl w:val="0"/>
        </w:rPr>
        <w:t xml:space="preserve">Voor de uiteindelijk product release is het aan de klant of dat de versie nummer controle weer ingeschakeld moet worden. Het voegt namelijk wel wat extra eisen en controle toe aan firmware releases en de firmware kan niet meer gedowngrade worden naar een vorige versie.</w:t>
      </w:r>
    </w:p>
    <w:p w:rsidR="00000000" w:rsidDel="00000000" w:rsidP="00000000" w:rsidRDefault="00000000" w:rsidRPr="00000000" w14:paraId="00000F08">
      <w:pPr>
        <w:rPr/>
      </w:pPr>
      <w:r w:rsidDel="00000000" w:rsidR="00000000" w:rsidRPr="00000000">
        <w:rPr>
          <w:rtl w:val="0"/>
        </w:rPr>
      </w:r>
    </w:p>
    <w:p w:rsidR="00000000" w:rsidDel="00000000" w:rsidP="00000000" w:rsidRDefault="00000000" w:rsidRPr="00000000" w14:paraId="00000F09">
      <w:pPr>
        <w:pStyle w:val="Heading2"/>
        <w:numPr>
          <w:ilvl w:val="1"/>
          <w:numId w:val="2"/>
        </w:numPr>
        <w:ind w:left="576" w:hanging="576"/>
        <w:rPr/>
      </w:pPr>
      <w:bookmarkStart w:colFirst="0" w:colLast="0" w:name="_heading=h.34g0dwd" w:id="82"/>
      <w:bookmarkEnd w:id="82"/>
      <w:r w:rsidDel="00000000" w:rsidR="00000000" w:rsidRPr="00000000">
        <w:rPr>
          <w:rtl w:val="0"/>
        </w:rPr>
        <w:t xml:space="preserve">Programeer script.</w:t>
      </w:r>
    </w:p>
    <w:p w:rsidR="00000000" w:rsidDel="00000000" w:rsidP="00000000" w:rsidRDefault="00000000" w:rsidRPr="00000000" w14:paraId="00000F0A">
      <w:pPr>
        <w:rPr/>
      </w:pPr>
      <w:r w:rsidDel="00000000" w:rsidR="00000000" w:rsidRPr="00000000">
        <w:rPr>
          <w:rtl w:val="0"/>
        </w:rPr>
        <w:t xml:space="preserve">Om de beepbase met de aangeleverde hex file te programmeren wordt de volgende batch file gebruikt:</w:t>
      </w:r>
    </w:p>
    <w:tbl>
      <w:tblPr>
        <w:tblStyle w:val="Table18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8"/>
        <w:tblGridChange w:id="0">
          <w:tblGrid>
            <w:gridCol w:w="9628"/>
          </w:tblGrid>
        </w:tblGridChange>
      </w:tblGrid>
      <w:tr>
        <w:tc>
          <w:tcPr/>
          <w:p w:rsidR="00000000" w:rsidDel="00000000" w:rsidP="00000000" w:rsidRDefault="00000000" w:rsidRPr="00000000" w14:paraId="00000F0B">
            <w:pPr>
              <w:rPr/>
            </w:pPr>
            <w:r w:rsidDel="00000000" w:rsidR="00000000" w:rsidRPr="00000000">
              <w:rPr>
                <w:rtl w:val="0"/>
              </w:rPr>
              <w:t xml:space="preserve">@ECHO OFF</w:t>
            </w:r>
          </w:p>
          <w:p w:rsidR="00000000" w:rsidDel="00000000" w:rsidP="00000000" w:rsidRDefault="00000000" w:rsidRPr="00000000" w14:paraId="00000F0C">
            <w:pPr>
              <w:rPr/>
            </w:pPr>
            <w:r w:rsidDel="00000000" w:rsidR="00000000" w:rsidRPr="00000000">
              <w:rPr>
                <w:rtl w:val="0"/>
              </w:rPr>
              <w:t xml:space="preserve">SET hw_major=1</w:t>
            </w:r>
          </w:p>
          <w:p w:rsidR="00000000" w:rsidDel="00000000" w:rsidP="00000000" w:rsidRDefault="00000000" w:rsidRPr="00000000" w14:paraId="00000F0D">
            <w:pPr>
              <w:rPr/>
            </w:pPr>
            <w:r w:rsidDel="00000000" w:rsidR="00000000" w:rsidRPr="00000000">
              <w:rPr>
                <w:rtl w:val="0"/>
              </w:rPr>
              <w:t xml:space="preserve">SET hw_minor=0</w:t>
            </w:r>
          </w:p>
          <w:p w:rsidR="00000000" w:rsidDel="00000000" w:rsidP="00000000" w:rsidRDefault="00000000" w:rsidRPr="00000000" w14:paraId="00000F0E">
            <w:pPr>
              <w:rPr/>
            </w:pPr>
            <w:r w:rsidDel="00000000" w:rsidR="00000000" w:rsidRPr="00000000">
              <w:rPr>
                <w:rtl w:val="0"/>
              </w:rPr>
              <w:t xml:space="preserve">SET hw_ID=190222</w:t>
            </w:r>
          </w:p>
          <w:p w:rsidR="00000000" w:rsidDel="00000000" w:rsidP="00000000" w:rsidRDefault="00000000" w:rsidRPr="00000000" w14:paraId="00000F0F">
            <w:pPr>
              <w:rPr/>
            </w:pPr>
            <w:r w:rsidDel="00000000" w:rsidR="00000000" w:rsidRPr="00000000">
              <w:rPr>
                <w:rtl w:val="0"/>
              </w:rPr>
              <w:t xml:space="preserve">SET /A hw_reg_val=%hw_major%*65536 + %hw_minor%</w:t>
            </w:r>
          </w:p>
          <w:p w:rsidR="00000000" w:rsidDel="00000000" w:rsidP="00000000" w:rsidRDefault="00000000" w:rsidRPr="00000000" w14:paraId="00000F10">
            <w:pPr>
              <w:rPr/>
            </w:pPr>
            <w:r w:rsidDel="00000000" w:rsidR="00000000" w:rsidRPr="00000000">
              <w:rPr>
                <w:rtl w:val="0"/>
              </w:rPr>
              <w:t xml:space="preserve">SET jlink_id=682613435</w:t>
            </w:r>
          </w:p>
          <w:p w:rsidR="00000000" w:rsidDel="00000000" w:rsidP="00000000" w:rsidRDefault="00000000" w:rsidRPr="00000000" w14:paraId="00000F11">
            <w:pPr>
              <w:rPr/>
            </w:pPr>
            <w:r w:rsidDel="00000000" w:rsidR="00000000" w:rsidRPr="00000000">
              <w:rPr>
                <w:rtl w:val="0"/>
              </w:rPr>
            </w:r>
          </w:p>
          <w:p w:rsidR="00000000" w:rsidDel="00000000" w:rsidP="00000000" w:rsidRDefault="00000000" w:rsidRPr="00000000" w14:paraId="00000F12">
            <w:pPr>
              <w:rPr/>
            </w:pPr>
            <w:r w:rsidDel="00000000" w:rsidR="00000000" w:rsidRPr="00000000">
              <w:rPr>
                <w:rtl w:val="0"/>
              </w:rPr>
              <w:t xml:space="preserve">ECHO Start programming HW %hw_major%.%hw_minor%; reg:%hw_reg_val%</w:t>
            </w:r>
          </w:p>
          <w:p w:rsidR="00000000" w:rsidDel="00000000" w:rsidP="00000000" w:rsidRDefault="00000000" w:rsidRPr="00000000" w14:paraId="00000F13">
            <w:pPr>
              <w:rPr/>
            </w:pPr>
            <w:r w:rsidDel="00000000" w:rsidR="00000000" w:rsidRPr="00000000">
              <w:rPr>
                <w:rtl w:val="0"/>
              </w:rPr>
              <w:t xml:space="preserve">start /B /wait nrfjprog --snr %jlink_id% --eraseall</w:t>
            </w:r>
          </w:p>
          <w:p w:rsidR="00000000" w:rsidDel="00000000" w:rsidP="00000000" w:rsidRDefault="00000000" w:rsidRPr="00000000" w14:paraId="00000F14">
            <w:pPr>
              <w:rPr/>
            </w:pPr>
            <w:r w:rsidDel="00000000" w:rsidR="00000000" w:rsidRPr="00000000">
              <w:rPr>
                <w:rtl w:val="0"/>
              </w:rPr>
              <w:t xml:space="preserve">start /B /wait nrfjprog --snr %jlink_id% --memwr 0x10001080 --val %hw_reg_val%</w:t>
            </w:r>
          </w:p>
          <w:p w:rsidR="00000000" w:rsidDel="00000000" w:rsidP="00000000" w:rsidRDefault="00000000" w:rsidRPr="00000000" w14:paraId="00000F15">
            <w:pPr>
              <w:rPr/>
            </w:pPr>
            <w:r w:rsidDel="00000000" w:rsidR="00000000" w:rsidRPr="00000000">
              <w:rPr>
                <w:rtl w:val="0"/>
              </w:rPr>
              <w:t xml:space="preserve">start /B /wait nrfjprog --snr %jlink_id% --memwr 0x10001084 --val %hw_ID%</w:t>
            </w:r>
          </w:p>
          <w:p w:rsidR="00000000" w:rsidDel="00000000" w:rsidP="00000000" w:rsidRDefault="00000000" w:rsidRPr="00000000" w14:paraId="00000F16">
            <w:pPr>
              <w:rPr/>
            </w:pPr>
            <w:r w:rsidDel="00000000" w:rsidR="00000000" w:rsidRPr="00000000">
              <w:rPr>
                <w:rtl w:val="0"/>
              </w:rPr>
              <w:t xml:space="preserve">start /B /wait nrfjprog --snr %jlink_id% --program Release/Beepbase.hex</w:t>
            </w:r>
          </w:p>
          <w:p w:rsidR="00000000" w:rsidDel="00000000" w:rsidP="00000000" w:rsidRDefault="00000000" w:rsidRPr="00000000" w14:paraId="00000F17">
            <w:pPr>
              <w:rPr/>
            </w:pPr>
            <w:r w:rsidDel="00000000" w:rsidR="00000000" w:rsidRPr="00000000">
              <w:rPr>
                <w:rtl w:val="0"/>
              </w:rPr>
              <w:t xml:space="preserve">start /B /wait nrfjprog --snr %jlink_id% --reset</w:t>
            </w:r>
          </w:p>
          <w:p w:rsidR="00000000" w:rsidDel="00000000" w:rsidP="00000000" w:rsidRDefault="00000000" w:rsidRPr="00000000" w14:paraId="00000F18">
            <w:pPr>
              <w:rPr/>
            </w:pPr>
            <w:r w:rsidDel="00000000" w:rsidR="00000000" w:rsidRPr="00000000">
              <w:rPr>
                <w:rtl w:val="0"/>
              </w:rPr>
              <w:t xml:space="preserve">ECHO Programming Done</w:t>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t xml:space="preserve">GOTO End</w:t>
            </w:r>
          </w:p>
          <w:p w:rsidR="00000000" w:rsidDel="00000000" w:rsidP="00000000" w:rsidRDefault="00000000" w:rsidRPr="00000000" w14:paraId="00000F1B">
            <w:pPr>
              <w:rPr/>
            </w:pPr>
            <w:r w:rsidDel="00000000" w:rsidR="00000000" w:rsidRPr="00000000">
              <w:rPr>
                <w:rtl w:val="0"/>
              </w:rPr>
              <w:t xml:space="preserve">:End</w:t>
            </w:r>
          </w:p>
          <w:p w:rsidR="00000000" w:rsidDel="00000000" w:rsidP="00000000" w:rsidRDefault="00000000" w:rsidRPr="00000000" w14:paraId="00000F1C">
            <w:pPr>
              <w:rPr/>
            </w:pPr>
            <w:r w:rsidDel="00000000" w:rsidR="00000000" w:rsidRPr="00000000">
              <w:rPr>
                <w:rtl w:val="0"/>
              </w:rPr>
              <w:t xml:space="preserve">pause</w:t>
            </w:r>
          </w:p>
        </w:tc>
      </w:tr>
    </w:tbl>
    <w:p w:rsidR="00000000" w:rsidDel="00000000" w:rsidP="00000000" w:rsidRDefault="00000000" w:rsidRPr="00000000" w14:paraId="00000F1D">
      <w:pPr>
        <w:rPr/>
      </w:pPr>
      <w:r w:rsidDel="00000000" w:rsidR="00000000" w:rsidRPr="00000000">
        <w:rPr>
          <w:rtl w:val="0"/>
        </w:rPr>
      </w:r>
    </w:p>
    <w:p w:rsidR="00000000" w:rsidDel="00000000" w:rsidP="00000000" w:rsidRDefault="00000000" w:rsidRPr="00000000" w14:paraId="00000F1E">
      <w:pPr>
        <w:rPr>
          <w:b w:val="1"/>
          <w:color w:val="ff0000"/>
        </w:rPr>
      </w:pPr>
      <w:r w:rsidDel="00000000" w:rsidR="00000000" w:rsidRPr="00000000">
        <w:rPr>
          <w:b w:val="1"/>
          <w:color w:val="ff0000"/>
          <w:rtl w:val="0"/>
        </w:rPr>
        <w:t xml:space="preserve">Dit batch script zet niet de readback protectie aan!</w:t>
      </w:r>
    </w:p>
    <w:p w:rsidR="00000000" w:rsidDel="00000000" w:rsidP="00000000" w:rsidRDefault="00000000" w:rsidRPr="00000000" w14:paraId="00000F1F">
      <w:pPr>
        <w:rPr/>
      </w:pPr>
      <w:r w:rsidDel="00000000" w:rsidR="00000000" w:rsidRPr="00000000">
        <w:rPr>
          <w:rtl w:val="0"/>
        </w:rPr>
      </w:r>
    </w:p>
    <w:p w:rsidR="00000000" w:rsidDel="00000000" w:rsidP="00000000" w:rsidRDefault="00000000" w:rsidRPr="00000000" w14:paraId="00000F20">
      <w:pPr>
        <w:rPr/>
      </w:pPr>
      <w:r w:rsidDel="00000000" w:rsidR="00000000" w:rsidRPr="00000000">
        <w:rPr>
          <w:rtl w:val="0"/>
        </w:rPr>
      </w:r>
    </w:p>
    <w:p w:rsidR="00000000" w:rsidDel="00000000" w:rsidP="00000000" w:rsidRDefault="00000000" w:rsidRPr="00000000" w14:paraId="00000F21">
      <w:pPr>
        <w:rPr/>
      </w:pPr>
      <w:r w:rsidDel="00000000" w:rsidR="00000000" w:rsidRPr="00000000">
        <w:rPr>
          <w:rtl w:val="0"/>
        </w:rPr>
        <w:t xml:space="preserve">Met de SET hw_major, hw_minor en hw_ID worden de hardware versie en id nummers in de UUICR geprogrammeerd. Deze waardes worden in de firmware gebruikt voor het tonen van de hardware versie in de DIS service en kunnen worden uitgelezen via het BEEP protocol.</w:t>
      </w:r>
    </w:p>
    <w:p w:rsidR="00000000" w:rsidDel="00000000" w:rsidP="00000000" w:rsidRDefault="00000000" w:rsidRPr="00000000" w14:paraId="00000F22">
      <w:pPr>
        <w:rPr/>
      </w:pPr>
      <w:r w:rsidDel="00000000" w:rsidR="00000000" w:rsidRPr="00000000">
        <w:rPr>
          <w:rtl w:val="0"/>
        </w:rPr>
      </w:r>
    </w:p>
    <w:p w:rsidR="00000000" w:rsidDel="00000000" w:rsidP="00000000" w:rsidRDefault="00000000" w:rsidRPr="00000000" w14:paraId="00000F23">
      <w:pPr>
        <w:rPr/>
      </w:pPr>
      <w:r w:rsidDel="00000000" w:rsidR="00000000" w:rsidRPr="00000000">
        <w:rPr>
          <w:rtl w:val="0"/>
        </w:rPr>
        <w:t xml:space="preserve">Bovenstaande batch file heeft wel een vast Jlink ingesteld met ID 682613435. Dit zal aangepast moeten worden voor de programmer die wordt gebruikt. Het ID kan ook worden weggelaten, dan toont de driver een pop-up met de beschikbare interface bij elk batch commando als er meerdere programmers zijn.</w:t>
      </w:r>
    </w:p>
    <w:p w:rsidR="00000000" w:rsidDel="00000000" w:rsidP="00000000" w:rsidRDefault="00000000" w:rsidRPr="00000000" w14:paraId="00000F24">
      <w:pPr>
        <w:rPr/>
      </w:pPr>
      <w:r w:rsidDel="00000000" w:rsidR="00000000" w:rsidRPr="00000000">
        <w:rPr>
          <w:rtl w:val="0"/>
        </w:rPr>
      </w:r>
    </w:p>
    <w:p w:rsidR="00000000" w:rsidDel="00000000" w:rsidP="00000000" w:rsidRDefault="00000000" w:rsidRPr="00000000" w14:paraId="00000F25">
      <w:pPr>
        <w:pStyle w:val="Heading2"/>
        <w:numPr>
          <w:ilvl w:val="1"/>
          <w:numId w:val="2"/>
        </w:numPr>
        <w:ind w:left="576" w:hanging="576"/>
        <w:rPr/>
      </w:pPr>
      <w:bookmarkStart w:colFirst="0" w:colLast="0" w:name="_heading=h.1jlao46" w:id="83"/>
      <w:bookmarkEnd w:id="83"/>
      <w:r w:rsidDel="00000000" w:rsidR="00000000" w:rsidRPr="00000000">
        <w:rPr>
          <w:rtl w:val="0"/>
        </w:rPr>
        <w:t xml:space="preserve">nRFutil</w:t>
      </w:r>
    </w:p>
    <w:p w:rsidR="00000000" w:rsidDel="00000000" w:rsidP="00000000" w:rsidRDefault="00000000" w:rsidRPr="00000000" w14:paraId="00000F26">
      <w:pPr>
        <w:rPr/>
      </w:pPr>
      <w:r w:rsidDel="00000000" w:rsidR="00000000" w:rsidRPr="00000000">
        <w:rPr>
          <w:rtl w:val="0"/>
        </w:rPr>
        <w:t xml:space="preserve">Om de zip bestanden te creëren wordt er gebruik gemaakt van nRFutil.exe, een programma van Nordic dat hex bestanden kan encrypten voor DFU. Zorg er voor dat die in de map Util staat, aangezien deze executable niet in de repository systeem zit vanwege de grote van de applicatie. &gt; 10Mb.</w:t>
      </w:r>
    </w:p>
    <w:p w:rsidR="00000000" w:rsidDel="00000000" w:rsidP="00000000" w:rsidRDefault="00000000" w:rsidRPr="00000000" w14:paraId="00000F27">
      <w:pPr>
        <w:rPr/>
      </w:pPr>
      <w:r w:rsidDel="00000000" w:rsidR="00000000" w:rsidRPr="00000000">
        <w:rPr>
          <w:rtl w:val="0"/>
        </w:rPr>
        <w:t xml:space="preserve">Voor ontwikkeling is nRFUtil 5.2.0 gebruikt. Oudere versies kunnen problemen opleveren die geen duidelijke fout weergeven.</w:t>
      </w:r>
    </w:p>
    <w:p w:rsidR="00000000" w:rsidDel="00000000" w:rsidP="00000000" w:rsidRDefault="00000000" w:rsidRPr="00000000" w14:paraId="00000F28">
      <w:pPr>
        <w:rPr>
          <w:b w:val="1"/>
          <w:color w:val="ff0000"/>
        </w:rPr>
      </w:pPr>
      <w:r w:rsidDel="00000000" w:rsidR="00000000" w:rsidRPr="00000000">
        <w:rPr>
          <w:rtl w:val="0"/>
        </w:rPr>
      </w:r>
    </w:p>
    <w:p w:rsidR="00000000" w:rsidDel="00000000" w:rsidP="00000000" w:rsidRDefault="00000000" w:rsidRPr="00000000" w14:paraId="00000F29">
      <w:pPr>
        <w:pStyle w:val="Heading2"/>
        <w:numPr>
          <w:ilvl w:val="1"/>
          <w:numId w:val="2"/>
        </w:numPr>
        <w:ind w:left="576" w:hanging="576"/>
        <w:rPr/>
      </w:pPr>
      <w:bookmarkStart w:colFirst="0" w:colLast="0" w:name="_heading=h.43ky6rz" w:id="84"/>
      <w:bookmarkEnd w:id="84"/>
      <w:r w:rsidDel="00000000" w:rsidR="00000000" w:rsidRPr="00000000">
        <w:rPr>
          <w:rtl w:val="0"/>
        </w:rPr>
        <w:t xml:space="preserve">Segger Embedded Studio</w:t>
      </w:r>
    </w:p>
    <w:p w:rsidR="00000000" w:rsidDel="00000000" w:rsidP="00000000" w:rsidRDefault="00000000" w:rsidRPr="00000000" w14:paraId="00000F2A">
      <w:pPr>
        <w:rPr/>
      </w:pPr>
      <w:r w:rsidDel="00000000" w:rsidR="00000000" w:rsidRPr="00000000">
        <w:rPr>
          <w:rtl w:val="0"/>
        </w:rPr>
        <w:t xml:space="preserve">Voor de ontwikkeling van de firmware is er gebruik gemaakt van Segger Embedded Studio, oftewel SES afgekort in de Nordic SDK. Om dit programma te gebruiken is er wel een gratis licentie nodig die wordt gekoppeld aan een hardware ID van de PC.</w:t>
      </w:r>
    </w:p>
    <w:p w:rsidR="00000000" w:rsidDel="00000000" w:rsidP="00000000" w:rsidRDefault="00000000" w:rsidRPr="00000000" w14:paraId="00000F2B">
      <w:pPr>
        <w:rPr/>
      </w:pPr>
      <w:r w:rsidDel="00000000" w:rsidR="00000000" w:rsidRPr="00000000">
        <w:rPr>
          <w:rtl w:val="0"/>
        </w:rPr>
      </w:r>
    </w:p>
    <w:p w:rsidR="00000000" w:rsidDel="00000000" w:rsidP="00000000" w:rsidRDefault="00000000" w:rsidRPr="00000000" w14:paraId="00000F2C">
      <w:pPr>
        <w:rPr/>
      </w:pPr>
      <w:r w:rsidDel="00000000" w:rsidR="00000000" w:rsidRPr="00000000">
        <w:rPr>
          <w:rtl w:val="0"/>
        </w:rPr>
      </w:r>
    </w:p>
    <w:p w:rsidR="00000000" w:rsidDel="00000000" w:rsidP="00000000" w:rsidRDefault="00000000" w:rsidRPr="00000000" w14:paraId="00000F2D">
      <w:pPr>
        <w:pStyle w:val="Heading2"/>
        <w:numPr>
          <w:ilvl w:val="1"/>
          <w:numId w:val="2"/>
        </w:numPr>
        <w:ind w:left="576" w:hanging="576"/>
        <w:rPr/>
      </w:pPr>
      <w:bookmarkStart w:colFirst="0" w:colLast="0" w:name="_heading=h.2iq8gzs" w:id="85"/>
      <w:bookmarkEnd w:id="85"/>
      <w:r w:rsidDel="00000000" w:rsidR="00000000" w:rsidRPr="00000000">
        <w:rPr>
          <w:rtl w:val="0"/>
        </w:rPr>
        <w:t xml:space="preserve">Applicatie debuggen</w:t>
      </w:r>
    </w:p>
    <w:p w:rsidR="00000000" w:rsidDel="00000000" w:rsidP="00000000" w:rsidRDefault="00000000" w:rsidRPr="00000000" w14:paraId="00000F2E">
      <w:pPr>
        <w:rPr/>
      </w:pPr>
      <w:r w:rsidDel="00000000" w:rsidR="00000000" w:rsidRPr="00000000">
        <w:rPr>
          <w:rtl w:val="0"/>
        </w:rPr>
        <w:t xml:space="preserve">Om de applicatie te debuggen met de DFU service is er een bootloader nodig die de CRC check niet uitvoert en mee wordt geladen tijden het debuggen. Om een bootloader te compileren is er een batch file gemaakt genaamd “Compile_Bootloader_SkipCRC” die de bootloader compileert onder een release die de CRC check negeert. </w:t>
      </w:r>
    </w:p>
    <w:p w:rsidR="00000000" w:rsidDel="00000000" w:rsidP="00000000" w:rsidRDefault="00000000" w:rsidRPr="00000000" w14:paraId="00000F2F">
      <w:pPr>
        <w:rPr/>
      </w:pPr>
      <w:r w:rsidDel="00000000" w:rsidR="00000000" w:rsidRPr="00000000">
        <w:rPr>
          <w:rtl w:val="0"/>
        </w:rPr>
      </w:r>
    </w:p>
    <w:p w:rsidR="00000000" w:rsidDel="00000000" w:rsidP="00000000" w:rsidRDefault="00000000" w:rsidRPr="00000000" w14:paraId="00000F30">
      <w:pPr>
        <w:rPr/>
      </w:pPr>
      <w:r w:rsidDel="00000000" w:rsidR="00000000" w:rsidRPr="00000000">
        <w:rPr>
          <w:rtl w:val="0"/>
        </w:rPr>
        <w:t xml:space="preserve">Als de bootloader firmware is aangepast of de source code is gedownload dient dit script eerst een keer te worden uitgevoerd om de hex file te creëren. SES zal bij het laden van alle files voor het debuggen wel een waarschuwing geven als de hex file ontbreekt.</w:t>
      </w:r>
    </w:p>
    <w:p w:rsidR="00000000" w:rsidDel="00000000" w:rsidP="00000000" w:rsidRDefault="00000000" w:rsidRPr="00000000" w14:paraId="00000F31">
      <w:pPr>
        <w:rPr/>
      </w:pPr>
      <w:r w:rsidDel="00000000" w:rsidR="00000000" w:rsidRPr="00000000">
        <w:rPr>
          <w:rtl w:val="0"/>
        </w:rPr>
      </w:r>
    </w:p>
    <w:p w:rsidR="00000000" w:rsidDel="00000000" w:rsidP="00000000" w:rsidRDefault="00000000" w:rsidRPr="00000000" w14:paraId="00000F32">
      <w:pPr>
        <w:rPr/>
      </w:pPr>
      <w:r w:rsidDel="00000000" w:rsidR="00000000" w:rsidRPr="00000000">
        <w:rPr>
          <w:rtl w:val="0"/>
        </w:rPr>
        <w:t xml:space="preserve">Mocht er al een bootloader aanwezig is in de nRF52840 dan moet die eerst gewist worden om de nieuwe bootloader zonder crc check te programmeren.</w:t>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pStyle w:val="Heading2"/>
        <w:numPr>
          <w:ilvl w:val="1"/>
          <w:numId w:val="2"/>
        </w:numPr>
        <w:ind w:left="576" w:hanging="576"/>
        <w:rPr/>
      </w:pPr>
      <w:bookmarkStart w:colFirst="0" w:colLast="0" w:name="_heading=h.xvir7l" w:id="86"/>
      <w:bookmarkEnd w:id="86"/>
      <w:r w:rsidDel="00000000" w:rsidR="00000000" w:rsidRPr="00000000">
        <w:rPr>
          <w:rtl w:val="0"/>
        </w:rPr>
        <w:t xml:space="preserve">Compilatie scripts</w:t>
      </w:r>
    </w:p>
    <w:p w:rsidR="00000000" w:rsidDel="00000000" w:rsidP="00000000" w:rsidRDefault="00000000" w:rsidRPr="00000000" w14:paraId="00000F35">
      <w:pPr>
        <w:rPr/>
      </w:pPr>
      <w:r w:rsidDel="00000000" w:rsidR="00000000" w:rsidRPr="00000000">
        <w:rPr>
          <w:rtl w:val="0"/>
        </w:rPr>
        <w:t xml:space="preserve">De volgende batch script zijn er in de source code in de map util/Program:</w:t>
      </w:r>
    </w:p>
    <w:tbl>
      <w:tblPr>
        <w:tblStyle w:val="Table18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6"/>
        <w:gridCol w:w="6482"/>
        <w:tblGridChange w:id="0">
          <w:tblGrid>
            <w:gridCol w:w="3146"/>
            <w:gridCol w:w="6482"/>
          </w:tblGrid>
        </w:tblGridChange>
      </w:tblGrid>
      <w:tr>
        <w:tc>
          <w:tcPr/>
          <w:p w:rsidR="00000000" w:rsidDel="00000000" w:rsidP="00000000" w:rsidRDefault="00000000" w:rsidRPr="00000000" w14:paraId="00000F36">
            <w:pPr>
              <w:rPr>
                <w:b w:val="1"/>
              </w:rPr>
            </w:pPr>
            <w:r w:rsidDel="00000000" w:rsidR="00000000" w:rsidRPr="00000000">
              <w:rPr>
                <w:b w:val="1"/>
                <w:rtl w:val="0"/>
              </w:rPr>
              <w:t xml:space="preserve">Batch file naam</w:t>
            </w:r>
          </w:p>
        </w:tc>
        <w:tc>
          <w:tcPr/>
          <w:p w:rsidR="00000000" w:rsidDel="00000000" w:rsidP="00000000" w:rsidRDefault="00000000" w:rsidRPr="00000000" w14:paraId="00000F37">
            <w:pPr>
              <w:rPr>
                <w:b w:val="1"/>
              </w:rPr>
            </w:pPr>
            <w:r w:rsidDel="00000000" w:rsidR="00000000" w:rsidRPr="00000000">
              <w:rPr>
                <w:b w:val="1"/>
                <w:rtl w:val="0"/>
              </w:rPr>
              <w:t xml:space="preserve">Functie</w:t>
            </w:r>
          </w:p>
        </w:tc>
      </w:tr>
      <w:tr>
        <w:tc>
          <w:tcPr/>
          <w:p w:rsidR="00000000" w:rsidDel="00000000" w:rsidP="00000000" w:rsidRDefault="00000000" w:rsidRPr="00000000" w14:paraId="00000F38">
            <w:pPr>
              <w:rPr/>
            </w:pPr>
            <w:r w:rsidDel="00000000" w:rsidR="00000000" w:rsidRPr="00000000">
              <w:rPr>
                <w:rtl w:val="0"/>
              </w:rPr>
              <w:t xml:space="preserve">Compile_Beep_release</w:t>
            </w:r>
          </w:p>
        </w:tc>
        <w:tc>
          <w:tcPr/>
          <w:p w:rsidR="00000000" w:rsidDel="00000000" w:rsidP="00000000" w:rsidRDefault="00000000" w:rsidRPr="00000000" w14:paraId="00000F39">
            <w:pPr>
              <w:rPr/>
            </w:pPr>
            <w:r w:rsidDel="00000000" w:rsidR="00000000" w:rsidRPr="00000000">
              <w:rPr>
                <w:rtl w:val="0"/>
              </w:rPr>
              <w:t xml:space="preserve">Compileert release versies van de applicatie en bootloader. Vervolgens worden die samengevoegd met het soft device om de hex file te creëren. Vanuit de verschillende gecreëerde batch hex files worden de zip file gecreëerd voor het updaten van de firmware over BLE</w:t>
            </w:r>
          </w:p>
        </w:tc>
      </w:tr>
      <w:tr>
        <w:tc>
          <w:tcPr/>
          <w:p w:rsidR="00000000" w:rsidDel="00000000" w:rsidP="00000000" w:rsidRDefault="00000000" w:rsidRPr="00000000" w14:paraId="00000F3A">
            <w:pPr>
              <w:rPr/>
            </w:pPr>
            <w:r w:rsidDel="00000000" w:rsidR="00000000" w:rsidRPr="00000000">
              <w:rPr>
                <w:rtl w:val="0"/>
              </w:rPr>
              <w:t xml:space="preserve">Compile_Bootloader_SkipCRC</w:t>
            </w:r>
          </w:p>
        </w:tc>
        <w:tc>
          <w:tcPr/>
          <w:p w:rsidR="00000000" w:rsidDel="00000000" w:rsidP="00000000" w:rsidRDefault="00000000" w:rsidRPr="00000000" w14:paraId="00000F3B">
            <w:pPr>
              <w:rPr/>
            </w:pPr>
            <w:r w:rsidDel="00000000" w:rsidR="00000000" w:rsidRPr="00000000">
              <w:rPr>
                <w:rtl w:val="0"/>
              </w:rPr>
              <w:t xml:space="preserve">Compileert een bootloader die geen CRC check uitvoert. Nodig voor het debuggen van een applicatie in SES.</w:t>
            </w:r>
          </w:p>
        </w:tc>
      </w:tr>
      <w:tr>
        <w:tc>
          <w:tcPr/>
          <w:p w:rsidR="00000000" w:rsidDel="00000000" w:rsidP="00000000" w:rsidRDefault="00000000" w:rsidRPr="00000000" w14:paraId="00000F3C">
            <w:pPr>
              <w:rPr/>
            </w:pPr>
            <w:r w:rsidDel="00000000" w:rsidR="00000000" w:rsidRPr="00000000">
              <w:rPr>
                <w:rtl w:val="0"/>
              </w:rPr>
              <w:t xml:space="preserve">EnableRBP</w:t>
            </w:r>
          </w:p>
        </w:tc>
        <w:tc>
          <w:tcPr/>
          <w:p w:rsidR="00000000" w:rsidDel="00000000" w:rsidP="00000000" w:rsidRDefault="00000000" w:rsidRPr="00000000" w14:paraId="00000F3D">
            <w:pPr>
              <w:rPr/>
            </w:pPr>
            <w:r w:rsidDel="00000000" w:rsidR="00000000" w:rsidRPr="00000000">
              <w:rPr>
                <w:rtl w:val="0"/>
              </w:rPr>
              <w:t xml:space="preserve">Zet de readback protectie aan. Hierna moet de BEEPBASE worden gerecoverd waarbij de volledig FLASH geheugen van de nRF52840 wordt gewist.</w:t>
            </w:r>
          </w:p>
        </w:tc>
      </w:tr>
      <w:tr>
        <w:tc>
          <w:tcPr/>
          <w:p w:rsidR="00000000" w:rsidDel="00000000" w:rsidP="00000000" w:rsidRDefault="00000000" w:rsidRPr="00000000" w14:paraId="00000F3E">
            <w:pPr>
              <w:rPr/>
            </w:pPr>
            <w:r w:rsidDel="00000000" w:rsidR="00000000" w:rsidRPr="00000000">
              <w:rPr>
                <w:rtl w:val="0"/>
              </w:rPr>
              <w:t xml:space="preserve">erase</w:t>
            </w:r>
          </w:p>
        </w:tc>
        <w:tc>
          <w:tcPr/>
          <w:p w:rsidR="00000000" w:rsidDel="00000000" w:rsidP="00000000" w:rsidRDefault="00000000" w:rsidRPr="00000000" w14:paraId="00000F3F">
            <w:pPr>
              <w:rPr/>
            </w:pPr>
            <w:r w:rsidDel="00000000" w:rsidR="00000000" w:rsidRPr="00000000">
              <w:rPr>
                <w:rtl w:val="0"/>
              </w:rPr>
              <w:t xml:space="preserve">Hiermee wordt een microcontroller die aan een programmer gewist.</w:t>
            </w:r>
          </w:p>
        </w:tc>
      </w:tr>
      <w:tr>
        <w:tc>
          <w:tcPr/>
          <w:p w:rsidR="00000000" w:rsidDel="00000000" w:rsidP="00000000" w:rsidRDefault="00000000" w:rsidRPr="00000000" w14:paraId="00000F40">
            <w:pPr>
              <w:rPr/>
            </w:pPr>
            <w:r w:rsidDel="00000000" w:rsidR="00000000" w:rsidRPr="00000000">
              <w:rPr>
                <w:rtl w:val="0"/>
              </w:rPr>
              <w:t xml:space="preserve">erase_682613435</w:t>
            </w:r>
          </w:p>
        </w:tc>
        <w:tc>
          <w:tcPr/>
          <w:p w:rsidR="00000000" w:rsidDel="00000000" w:rsidP="00000000" w:rsidRDefault="00000000" w:rsidRPr="00000000" w14:paraId="00000F41">
            <w:pPr>
              <w:rPr/>
            </w:pPr>
            <w:r w:rsidDel="00000000" w:rsidR="00000000" w:rsidRPr="00000000">
              <w:rPr>
                <w:rtl w:val="0"/>
              </w:rPr>
              <w:t xml:space="preserve">Hiermee wordt een microcontroller die aan een programmer met id 682613435 gewist.</w:t>
            </w:r>
          </w:p>
        </w:tc>
      </w:tr>
      <w:tr>
        <w:tc>
          <w:tcPr/>
          <w:p w:rsidR="00000000" w:rsidDel="00000000" w:rsidP="00000000" w:rsidRDefault="00000000" w:rsidRPr="00000000" w14:paraId="00000F42">
            <w:pPr>
              <w:rPr/>
            </w:pPr>
            <w:r w:rsidDel="00000000" w:rsidR="00000000" w:rsidRPr="00000000">
              <w:rPr>
                <w:rtl w:val="0"/>
              </w:rPr>
              <w:t xml:space="preserve">FICR_read</w:t>
            </w:r>
          </w:p>
        </w:tc>
        <w:tc>
          <w:tcPr/>
          <w:p w:rsidR="00000000" w:rsidDel="00000000" w:rsidP="00000000" w:rsidRDefault="00000000" w:rsidRPr="00000000" w14:paraId="00000F43">
            <w:pPr>
              <w:rPr/>
            </w:pPr>
            <w:r w:rsidDel="00000000" w:rsidR="00000000" w:rsidRPr="00000000">
              <w:rPr>
                <w:rtl w:val="0"/>
              </w:rPr>
              <w:t xml:space="preserve">Batch file waarmee enkele hardware parameters van een nRF52840 chip kan worden uitgelezen, zoals silicon version.</w:t>
            </w:r>
          </w:p>
        </w:tc>
      </w:tr>
      <w:tr>
        <w:tc>
          <w:tcPr/>
          <w:p w:rsidR="00000000" w:rsidDel="00000000" w:rsidP="00000000" w:rsidRDefault="00000000" w:rsidRPr="00000000" w14:paraId="00000F44">
            <w:pPr>
              <w:rPr/>
            </w:pPr>
            <w:r w:rsidDel="00000000" w:rsidR="00000000" w:rsidRPr="00000000">
              <w:rPr>
                <w:rtl w:val="0"/>
              </w:rPr>
              <w:t xml:space="preserve">program_BeepFirmware</w:t>
            </w:r>
          </w:p>
        </w:tc>
        <w:tc>
          <w:tcPr/>
          <w:p w:rsidR="00000000" w:rsidDel="00000000" w:rsidP="00000000" w:rsidRDefault="00000000" w:rsidRPr="00000000" w14:paraId="00000F45">
            <w:pPr>
              <w:rPr/>
            </w:pPr>
            <w:r w:rsidDel="00000000" w:rsidR="00000000" w:rsidRPr="00000000">
              <w:rPr>
                <w:rtl w:val="0"/>
              </w:rPr>
              <w:t xml:space="preserve">Batch file die een aangesloten BeepBase programeerd met de gecompileerde hex file in de release map.</w:t>
            </w:r>
          </w:p>
        </w:tc>
      </w:tr>
    </w:tbl>
    <w:p w:rsidR="00000000" w:rsidDel="00000000" w:rsidP="00000000" w:rsidRDefault="00000000" w:rsidRPr="00000000" w14:paraId="00000F46">
      <w:pPr>
        <w:rPr/>
      </w:pPr>
      <w:r w:rsidDel="00000000" w:rsidR="00000000" w:rsidRPr="00000000">
        <w:rPr>
          <w:rtl w:val="0"/>
        </w:rPr>
      </w:r>
    </w:p>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pStyle w:val="Heading1"/>
        <w:numPr>
          <w:ilvl w:val="0"/>
          <w:numId w:val="2"/>
        </w:numPr>
        <w:ind w:left="432" w:hanging="432"/>
        <w:rPr/>
      </w:pPr>
      <w:bookmarkStart w:colFirst="0" w:colLast="0" w:name="_heading=h.3hv69ve" w:id="87"/>
      <w:bookmarkEnd w:id="87"/>
      <w:r w:rsidDel="00000000" w:rsidR="00000000" w:rsidRPr="00000000">
        <w:rPr>
          <w:rtl w:val="0"/>
        </w:rPr>
        <w:t xml:space="preserve">Elektrisch</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r>
    </w:p>
    <w:sectPr>
      <w:headerReference r:id="rId8" w:type="default"/>
      <w:footerReference r:id="rId9" w:type="default"/>
      <w:pgSz w:h="16838" w:w="11906"/>
      <w:pgMar w:bottom="1418" w:top="1985"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font w:name="Cambria Math">
    <w:embedRegular w:fontKey="{00000000-0000-0000-0000-000000000000}" r:id="rId1" w:subsetted="0"/>
  </w:font>
  <w:font w:name="Century Gothi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t xml:space="preserve">Blad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van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rPr>
        <w:rtl w:val="0"/>
      </w:rPr>
      <w:t xml:space="preserve">06-01-2020</w:t>
    </w:r>
    <w:r w:rsidDel="00000000" w:rsidR="00000000" w:rsidRPr="00000000">
      <w:rPr>
        <w:rtl w:val="0"/>
      </w:rPr>
    </w:r>
  </w:p>
  <w:p w:rsidR="00000000" w:rsidDel="00000000" w:rsidP="00000000" w:rsidRDefault="00000000" w:rsidRPr="00000000" w14:paraId="00000F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876550" cy="691515"/>
          <wp:effectExtent b="0" l="0" r="0" t="0"/>
          <wp:wrapSquare wrapText="bothSides" distB="0" distT="0" distL="114300" distR="114300"/>
          <wp:docPr descr="IDEETRON_LOGO_4" id="5" name="image2.png"/>
          <a:graphic>
            <a:graphicData uri="http://schemas.openxmlformats.org/drawingml/2006/picture">
              <pic:pic>
                <pic:nvPicPr>
                  <pic:cNvPr descr="IDEETRON_LOGO_4" id="0" name="image2.png"/>
                  <pic:cNvPicPr preferRelativeResize="0"/>
                </pic:nvPicPr>
                <pic:blipFill>
                  <a:blip r:embed="rId1"/>
                  <a:srcRect b="7648" l="0" r="0" t="0"/>
                  <a:stretch>
                    <a:fillRect/>
                  </a:stretch>
                </pic:blipFill>
                <pic:spPr>
                  <a:xfrm>
                    <a:off x="0" y="0"/>
                    <a:ext cx="2876550" cy="69151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3429000</wp:posOffset>
              </wp:positionH>
              <wp:positionV relativeFrom="paragraph">
                <wp:posOffset>114300</wp:posOffset>
              </wp:positionV>
              <wp:extent cx="2857500" cy="335597"/>
              <wp:effectExtent b="0" l="0" r="0" t="0"/>
              <wp:wrapNone/>
              <wp:docPr id="3" name=""/>
              <a:graphic>
                <a:graphicData uri="http://schemas.microsoft.com/office/word/2010/wordprocessingShape">
                  <wps:wsp>
                    <wps:cNvSpPr/>
                    <wps:cNvPr id="2" name="Shape 2"/>
                    <wps:spPr>
                      <a:xfrm>
                        <a:off x="3923918" y="3608550"/>
                        <a:ext cx="284416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32"/>
                              <w:vertAlign w:val="baseline"/>
                            </w:rPr>
                            <w:t xml:space="preserve">ID190222-02 Firmware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3429000</wp:posOffset>
              </wp:positionH>
              <wp:positionV relativeFrom="paragraph">
                <wp:posOffset>114300</wp:posOffset>
              </wp:positionV>
              <wp:extent cx="2857500" cy="335597"/>
              <wp:effectExtent b="0" l="0" r="0" t="0"/>
              <wp:wrapNone/>
              <wp:docPr id="3"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2857500" cy="33559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7"/>
      <w:numFmt w:val="bullet"/>
      <w:lvlText w:val="-"/>
      <w:lvlJc w:val="left"/>
      <w:pPr>
        <w:ind w:left="720" w:hanging="360"/>
      </w:pPr>
      <w:rPr>
        <w:rFonts w:ascii="Century Gothic" w:cs="Century Gothic" w:eastAsia="Century Gothic" w:hAnsi="Century Gothic"/>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sz w:val="24"/>
        <w:szCs w:val="24"/>
      </w:rPr>
    </w:lvl>
    <w:lvl w:ilvl="2">
      <w:start w:val="1"/>
      <w:numFmt w:val="decimal"/>
      <w:lvlText w:val="%1.%2.%3"/>
      <w:lvlJc w:val="left"/>
      <w:pPr>
        <w:ind w:left="862" w:hanging="720"/>
      </w:pPr>
      <w:rPr>
        <w:sz w:val="20"/>
        <w:szCs w:val="2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nl-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rPr>
  </w:style>
  <w:style w:type="paragraph" w:styleId="Heading3">
    <w:name w:val="heading 3"/>
    <w:basedOn w:val="Normal"/>
    <w:next w:val="Normal"/>
    <w:pPr>
      <w:keepNext w:val="1"/>
      <w:ind w:left="862" w:hanging="720"/>
    </w:pPr>
    <w:rPr>
      <w:rFonts w:ascii="Arial" w:cs="Arial" w:eastAsia="Arial" w:hAnsi="Arial"/>
      <w:b w:val="1"/>
    </w:rPr>
  </w:style>
  <w:style w:type="paragraph" w:styleId="Heading4">
    <w:name w:val="heading 4"/>
    <w:basedOn w:val="Normal"/>
    <w:next w:val="Normal"/>
    <w:pPr>
      <w:keepNext w:val="1"/>
      <w:spacing w:after="60" w:before="240" w:lineRule="auto"/>
      <w:ind w:left="864" w:hanging="864"/>
    </w:pPr>
    <w:rPr>
      <w:rFonts w:ascii="Calibri" w:cs="Calibri" w:eastAsia="Calibri" w:hAnsi="Calibri"/>
      <w:b w:val="1"/>
      <w:sz w:val="28"/>
      <w:szCs w:val="28"/>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Calibri" w:cs="Calibri" w:eastAsia="Calibri" w:hAnsi="Calibri"/>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tandaard" w:default="1">
    <w:name w:val="Normal"/>
    <w:qFormat w:val="1"/>
    <w:rsid w:val="008B7E31"/>
    <w:rPr>
      <w:rFonts w:ascii="Century Gothic" w:cs="Ardour GM" w:hAnsi="Century Gothic"/>
    </w:rPr>
  </w:style>
  <w:style w:type="paragraph" w:styleId="Kop1">
    <w:name w:val="heading 1"/>
    <w:basedOn w:val="Standaard"/>
    <w:next w:val="Standaard"/>
    <w:link w:val="Kop1Char"/>
    <w:qFormat w:val="1"/>
    <w:rsid w:val="00DA3487"/>
    <w:pPr>
      <w:keepNext w:val="1"/>
      <w:numPr>
        <w:numId w:val="11"/>
      </w:numPr>
      <w:spacing w:after="60" w:before="240"/>
      <w:outlineLvl w:val="0"/>
    </w:pPr>
    <w:rPr>
      <w:rFonts w:ascii="Arial" w:cs="Arial" w:hAnsi="Arial"/>
      <w:b w:val="1"/>
      <w:bCs w:val="1"/>
      <w:kern w:val="32"/>
      <w:sz w:val="32"/>
      <w:szCs w:val="32"/>
    </w:rPr>
  </w:style>
  <w:style w:type="paragraph" w:styleId="Kop2">
    <w:name w:val="heading 2"/>
    <w:basedOn w:val="Standaard"/>
    <w:next w:val="Standaard"/>
    <w:link w:val="Kop2Char"/>
    <w:qFormat w:val="1"/>
    <w:rsid w:val="00A06567"/>
    <w:pPr>
      <w:keepNext w:val="1"/>
      <w:numPr>
        <w:ilvl w:val="1"/>
        <w:numId w:val="11"/>
      </w:numPr>
      <w:spacing w:after="60" w:before="240"/>
      <w:outlineLvl w:val="1"/>
    </w:pPr>
    <w:rPr>
      <w:rFonts w:ascii="Arial" w:cs="Arial" w:hAnsi="Arial"/>
      <w:b w:val="1"/>
      <w:bCs w:val="1"/>
      <w:iCs w:val="1"/>
      <w:sz w:val="24"/>
      <w:szCs w:val="24"/>
    </w:rPr>
  </w:style>
  <w:style w:type="paragraph" w:styleId="Kop3">
    <w:name w:val="heading 3"/>
    <w:basedOn w:val="Standaard"/>
    <w:next w:val="Standaard"/>
    <w:link w:val="Kop3Char"/>
    <w:qFormat w:val="1"/>
    <w:rsid w:val="00336E95"/>
    <w:pPr>
      <w:keepNext w:val="1"/>
      <w:numPr>
        <w:ilvl w:val="2"/>
        <w:numId w:val="11"/>
      </w:numPr>
      <w:outlineLvl w:val="2"/>
    </w:pPr>
    <w:rPr>
      <w:rFonts w:ascii="Arial" w:cs="Times New Roman" w:hAnsi="Arial"/>
      <w:b w:val="1"/>
      <w:bCs w:val="1"/>
      <w:szCs w:val="26"/>
    </w:rPr>
  </w:style>
  <w:style w:type="paragraph" w:styleId="Kop4">
    <w:name w:val="heading 4"/>
    <w:basedOn w:val="Standaard"/>
    <w:next w:val="Standaard"/>
    <w:link w:val="Kop4Char"/>
    <w:qFormat w:val="1"/>
    <w:rsid w:val="009D060A"/>
    <w:pPr>
      <w:keepNext w:val="1"/>
      <w:numPr>
        <w:ilvl w:val="3"/>
        <w:numId w:val="11"/>
      </w:numPr>
      <w:spacing w:after="60" w:before="240"/>
      <w:outlineLvl w:val="3"/>
    </w:pPr>
    <w:rPr>
      <w:rFonts w:ascii="Calibri" w:cs="Times New Roman" w:hAnsi="Calibri"/>
      <w:b w:val="1"/>
      <w:bCs w:val="1"/>
      <w:sz w:val="28"/>
      <w:szCs w:val="28"/>
    </w:rPr>
  </w:style>
  <w:style w:type="paragraph" w:styleId="Kop5">
    <w:name w:val="heading 5"/>
    <w:basedOn w:val="Standaard"/>
    <w:next w:val="Standaard"/>
    <w:link w:val="Kop5Char"/>
    <w:semiHidden w:val="1"/>
    <w:unhideWhenUsed w:val="1"/>
    <w:qFormat w:val="1"/>
    <w:rsid w:val="009D060A"/>
    <w:pPr>
      <w:numPr>
        <w:ilvl w:val="4"/>
        <w:numId w:val="11"/>
      </w:numPr>
      <w:spacing w:after="60" w:before="240"/>
      <w:outlineLvl w:val="4"/>
    </w:pPr>
    <w:rPr>
      <w:rFonts w:ascii="Calibri" w:cs="Times New Roman" w:hAnsi="Calibri"/>
      <w:b w:val="1"/>
      <w:bCs w:val="1"/>
      <w:i w:val="1"/>
      <w:iCs w:val="1"/>
      <w:sz w:val="26"/>
      <w:szCs w:val="26"/>
    </w:rPr>
  </w:style>
  <w:style w:type="paragraph" w:styleId="Kop6">
    <w:name w:val="heading 6"/>
    <w:basedOn w:val="Standaard"/>
    <w:next w:val="Standaard"/>
    <w:link w:val="Kop6Char"/>
    <w:semiHidden w:val="1"/>
    <w:unhideWhenUsed w:val="1"/>
    <w:qFormat w:val="1"/>
    <w:rsid w:val="009D060A"/>
    <w:pPr>
      <w:numPr>
        <w:ilvl w:val="5"/>
        <w:numId w:val="11"/>
      </w:numPr>
      <w:spacing w:after="60" w:before="240"/>
      <w:outlineLvl w:val="5"/>
    </w:pPr>
    <w:rPr>
      <w:rFonts w:ascii="Calibri" w:cs="Times New Roman" w:hAnsi="Calibri"/>
      <w:b w:val="1"/>
      <w:bCs w:val="1"/>
      <w:sz w:val="22"/>
      <w:szCs w:val="22"/>
    </w:rPr>
  </w:style>
  <w:style w:type="paragraph" w:styleId="Kop7">
    <w:name w:val="heading 7"/>
    <w:basedOn w:val="Standaard"/>
    <w:next w:val="Standaard"/>
    <w:link w:val="Kop7Char"/>
    <w:semiHidden w:val="1"/>
    <w:unhideWhenUsed w:val="1"/>
    <w:qFormat w:val="1"/>
    <w:rsid w:val="009D060A"/>
    <w:pPr>
      <w:numPr>
        <w:ilvl w:val="6"/>
        <w:numId w:val="11"/>
      </w:numPr>
      <w:spacing w:after="60" w:before="240"/>
      <w:outlineLvl w:val="6"/>
    </w:pPr>
    <w:rPr>
      <w:rFonts w:ascii="Calibri" w:cs="Times New Roman" w:hAnsi="Calibri"/>
      <w:sz w:val="24"/>
      <w:szCs w:val="24"/>
    </w:rPr>
  </w:style>
  <w:style w:type="paragraph" w:styleId="Kop8">
    <w:name w:val="heading 8"/>
    <w:basedOn w:val="Standaard"/>
    <w:next w:val="Standaard"/>
    <w:link w:val="Kop8Char"/>
    <w:semiHidden w:val="1"/>
    <w:unhideWhenUsed w:val="1"/>
    <w:qFormat w:val="1"/>
    <w:rsid w:val="009D060A"/>
    <w:pPr>
      <w:numPr>
        <w:ilvl w:val="7"/>
        <w:numId w:val="11"/>
      </w:numPr>
      <w:spacing w:after="60" w:before="240"/>
      <w:outlineLvl w:val="7"/>
    </w:pPr>
    <w:rPr>
      <w:rFonts w:ascii="Calibri" w:cs="Times New Roman" w:hAnsi="Calibri"/>
      <w:i w:val="1"/>
      <w:iCs w:val="1"/>
      <w:sz w:val="24"/>
      <w:szCs w:val="24"/>
    </w:rPr>
  </w:style>
  <w:style w:type="paragraph" w:styleId="Kop9">
    <w:name w:val="heading 9"/>
    <w:basedOn w:val="Standaard"/>
    <w:next w:val="Standaard"/>
    <w:link w:val="Kop9Char"/>
    <w:semiHidden w:val="1"/>
    <w:unhideWhenUsed w:val="1"/>
    <w:qFormat w:val="1"/>
    <w:rsid w:val="009D060A"/>
    <w:pPr>
      <w:numPr>
        <w:ilvl w:val="8"/>
        <w:numId w:val="11"/>
      </w:numPr>
      <w:spacing w:after="60" w:before="240"/>
      <w:outlineLvl w:val="8"/>
    </w:pPr>
    <w:rPr>
      <w:rFonts w:ascii="Cambria" w:cs="Times New Roman" w:hAnsi="Cambria"/>
      <w:sz w:val="22"/>
      <w:szCs w:val="22"/>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paragraph" w:styleId="Koptekst">
    <w:name w:val="header"/>
    <w:basedOn w:val="Standaard"/>
    <w:rsid w:val="00621729"/>
    <w:pPr>
      <w:tabs>
        <w:tab w:val="center" w:pos="4320"/>
        <w:tab w:val="right" w:pos="8640"/>
      </w:tabs>
    </w:pPr>
  </w:style>
  <w:style w:type="paragraph" w:styleId="Voettekst">
    <w:name w:val="footer"/>
    <w:basedOn w:val="Standaard"/>
    <w:rsid w:val="00621729"/>
    <w:pPr>
      <w:tabs>
        <w:tab w:val="center" w:pos="4320"/>
        <w:tab w:val="right" w:pos="8640"/>
      </w:tabs>
    </w:pPr>
  </w:style>
  <w:style w:type="table" w:styleId="Tabelraster">
    <w:name w:val="Table Grid"/>
    <w:basedOn w:val="Standaardtabel"/>
    <w:uiPriority w:val="59"/>
    <w:rsid w:val="0062172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inanummer">
    <w:name w:val="page number"/>
    <w:basedOn w:val="Standaardalinea-lettertype"/>
    <w:rsid w:val="004D5346"/>
  </w:style>
  <w:style w:type="paragraph" w:styleId="Ballontekst">
    <w:name w:val="Balloon Text"/>
    <w:basedOn w:val="Standaard"/>
    <w:semiHidden w:val="1"/>
    <w:rsid w:val="00982BC4"/>
    <w:rPr>
      <w:rFonts w:ascii="Tahoma" w:cs="Tahoma" w:hAnsi="Tahoma"/>
      <w:sz w:val="16"/>
      <w:szCs w:val="16"/>
    </w:rPr>
  </w:style>
  <w:style w:type="paragraph" w:styleId="Inhopg1">
    <w:name w:val="toc 1"/>
    <w:basedOn w:val="Standaard"/>
    <w:next w:val="Standaard"/>
    <w:autoRedefine w:val="1"/>
    <w:uiPriority w:val="39"/>
    <w:rsid w:val="006C55AC"/>
    <w:pPr>
      <w:spacing w:before="360"/>
    </w:pPr>
    <w:rPr>
      <w:rFonts w:ascii="Arial" w:cs="Arial" w:hAnsi="Arial"/>
      <w:b w:val="1"/>
      <w:bCs w:val="1"/>
      <w:caps w:val="1"/>
      <w:sz w:val="24"/>
      <w:szCs w:val="24"/>
    </w:rPr>
  </w:style>
  <w:style w:type="paragraph" w:styleId="Inhopg2">
    <w:name w:val="toc 2"/>
    <w:basedOn w:val="Standaard"/>
    <w:next w:val="Standaard"/>
    <w:autoRedefine w:val="1"/>
    <w:uiPriority w:val="39"/>
    <w:rsid w:val="006C55AC"/>
    <w:pPr>
      <w:spacing w:before="240"/>
    </w:pPr>
    <w:rPr>
      <w:rFonts w:ascii="Times New Roman" w:cs="Times New Roman" w:hAnsi="Times New Roman"/>
      <w:b w:val="1"/>
      <w:bCs w:val="1"/>
    </w:rPr>
  </w:style>
  <w:style w:type="paragraph" w:styleId="Inhopg3">
    <w:name w:val="toc 3"/>
    <w:basedOn w:val="Standaard"/>
    <w:next w:val="Standaard"/>
    <w:autoRedefine w:val="1"/>
    <w:uiPriority w:val="39"/>
    <w:rsid w:val="006C55AC"/>
    <w:pPr>
      <w:ind w:left="200"/>
    </w:pPr>
    <w:rPr>
      <w:rFonts w:ascii="Times New Roman" w:cs="Times New Roman" w:hAnsi="Times New Roman"/>
    </w:rPr>
  </w:style>
  <w:style w:type="paragraph" w:styleId="Inhopg4">
    <w:name w:val="toc 4"/>
    <w:basedOn w:val="Standaard"/>
    <w:next w:val="Standaard"/>
    <w:autoRedefine w:val="1"/>
    <w:semiHidden w:val="1"/>
    <w:rsid w:val="006C55AC"/>
    <w:pPr>
      <w:ind w:left="400"/>
    </w:pPr>
    <w:rPr>
      <w:rFonts w:ascii="Times New Roman" w:cs="Times New Roman" w:hAnsi="Times New Roman"/>
    </w:rPr>
  </w:style>
  <w:style w:type="paragraph" w:styleId="Inhopg5">
    <w:name w:val="toc 5"/>
    <w:basedOn w:val="Standaard"/>
    <w:next w:val="Standaard"/>
    <w:autoRedefine w:val="1"/>
    <w:semiHidden w:val="1"/>
    <w:rsid w:val="006C55AC"/>
    <w:pPr>
      <w:ind w:left="600"/>
    </w:pPr>
    <w:rPr>
      <w:rFonts w:ascii="Times New Roman" w:cs="Times New Roman" w:hAnsi="Times New Roman"/>
    </w:rPr>
  </w:style>
  <w:style w:type="paragraph" w:styleId="Inhopg6">
    <w:name w:val="toc 6"/>
    <w:basedOn w:val="Standaard"/>
    <w:next w:val="Standaard"/>
    <w:autoRedefine w:val="1"/>
    <w:semiHidden w:val="1"/>
    <w:rsid w:val="006C55AC"/>
    <w:pPr>
      <w:ind w:left="800"/>
    </w:pPr>
    <w:rPr>
      <w:rFonts w:ascii="Times New Roman" w:cs="Times New Roman" w:hAnsi="Times New Roman"/>
    </w:rPr>
  </w:style>
  <w:style w:type="paragraph" w:styleId="Inhopg7">
    <w:name w:val="toc 7"/>
    <w:basedOn w:val="Standaard"/>
    <w:next w:val="Standaard"/>
    <w:autoRedefine w:val="1"/>
    <w:semiHidden w:val="1"/>
    <w:rsid w:val="006C55AC"/>
    <w:pPr>
      <w:ind w:left="1000"/>
    </w:pPr>
    <w:rPr>
      <w:rFonts w:ascii="Times New Roman" w:cs="Times New Roman" w:hAnsi="Times New Roman"/>
    </w:rPr>
  </w:style>
  <w:style w:type="paragraph" w:styleId="Inhopg8">
    <w:name w:val="toc 8"/>
    <w:basedOn w:val="Standaard"/>
    <w:next w:val="Standaard"/>
    <w:autoRedefine w:val="1"/>
    <w:semiHidden w:val="1"/>
    <w:rsid w:val="006C55AC"/>
    <w:pPr>
      <w:ind w:left="1200"/>
    </w:pPr>
    <w:rPr>
      <w:rFonts w:ascii="Times New Roman" w:cs="Times New Roman" w:hAnsi="Times New Roman"/>
    </w:rPr>
  </w:style>
  <w:style w:type="paragraph" w:styleId="Inhopg9">
    <w:name w:val="toc 9"/>
    <w:basedOn w:val="Standaard"/>
    <w:next w:val="Standaard"/>
    <w:autoRedefine w:val="1"/>
    <w:semiHidden w:val="1"/>
    <w:rsid w:val="006C55AC"/>
    <w:pPr>
      <w:ind w:left="1400"/>
    </w:pPr>
    <w:rPr>
      <w:rFonts w:ascii="Times New Roman" w:cs="Times New Roman" w:hAnsi="Times New Roman"/>
    </w:rPr>
  </w:style>
  <w:style w:type="character" w:styleId="Hyperlink">
    <w:name w:val="Hyperlink"/>
    <w:uiPriority w:val="99"/>
    <w:rsid w:val="006C55AC"/>
    <w:rPr>
      <w:color w:val="0000ff"/>
      <w:u w:val="single"/>
    </w:rPr>
  </w:style>
  <w:style w:type="paragraph" w:styleId="Bijschrift">
    <w:name w:val="caption"/>
    <w:basedOn w:val="Standaard"/>
    <w:next w:val="Standaard"/>
    <w:qFormat w:val="1"/>
    <w:rsid w:val="00A06567"/>
    <w:rPr>
      <w:b w:val="1"/>
      <w:bCs w:val="1"/>
    </w:rPr>
  </w:style>
  <w:style w:type="character" w:styleId="Kop1Char" w:customStyle="1">
    <w:name w:val="Kop 1 Char"/>
    <w:link w:val="Kop1"/>
    <w:rsid w:val="00DA3487"/>
    <w:rPr>
      <w:rFonts w:ascii="Arial" w:cs="Arial" w:hAnsi="Arial"/>
      <w:b w:val="1"/>
      <w:bCs w:val="1"/>
      <w:kern w:val="32"/>
      <w:sz w:val="32"/>
      <w:szCs w:val="32"/>
    </w:rPr>
  </w:style>
  <w:style w:type="character" w:styleId="Kop2Char" w:customStyle="1">
    <w:name w:val="Kop 2 Char"/>
    <w:link w:val="Kop2"/>
    <w:rsid w:val="00336E95"/>
    <w:rPr>
      <w:rFonts w:ascii="Arial" w:cs="Arial" w:hAnsi="Arial"/>
      <w:b w:val="1"/>
      <w:bCs w:val="1"/>
      <w:iCs w:val="1"/>
      <w:sz w:val="24"/>
      <w:szCs w:val="24"/>
    </w:rPr>
  </w:style>
  <w:style w:type="character" w:styleId="Kop3Char" w:customStyle="1">
    <w:name w:val="Kop 3 Char"/>
    <w:link w:val="Kop3"/>
    <w:rsid w:val="00336E95"/>
    <w:rPr>
      <w:rFonts w:ascii="Arial" w:hAnsi="Arial"/>
      <w:b w:val="1"/>
      <w:bCs w:val="1"/>
      <w:szCs w:val="26"/>
    </w:rPr>
  </w:style>
  <w:style w:type="character" w:styleId="Kop4Char" w:customStyle="1">
    <w:name w:val="Kop 4 Char"/>
    <w:link w:val="Kop4"/>
    <w:rsid w:val="008B7E31"/>
    <w:rPr>
      <w:rFonts w:ascii="Calibri" w:hAnsi="Calibri"/>
      <w:b w:val="1"/>
      <w:bCs w:val="1"/>
      <w:sz w:val="28"/>
      <w:szCs w:val="28"/>
    </w:rPr>
  </w:style>
  <w:style w:type="character" w:styleId="Kop5Char" w:customStyle="1">
    <w:name w:val="Kop 5 Char"/>
    <w:link w:val="Kop5"/>
    <w:semiHidden w:val="1"/>
    <w:rsid w:val="009D060A"/>
    <w:rPr>
      <w:rFonts w:ascii="Calibri" w:hAnsi="Calibri"/>
      <w:b w:val="1"/>
      <w:bCs w:val="1"/>
      <w:i w:val="1"/>
      <w:iCs w:val="1"/>
      <w:sz w:val="26"/>
      <w:szCs w:val="26"/>
    </w:rPr>
  </w:style>
  <w:style w:type="character" w:styleId="Kop6Char" w:customStyle="1">
    <w:name w:val="Kop 6 Char"/>
    <w:link w:val="Kop6"/>
    <w:semiHidden w:val="1"/>
    <w:rsid w:val="009D060A"/>
    <w:rPr>
      <w:rFonts w:ascii="Calibri" w:hAnsi="Calibri"/>
      <w:b w:val="1"/>
      <w:bCs w:val="1"/>
      <w:sz w:val="22"/>
      <w:szCs w:val="22"/>
    </w:rPr>
  </w:style>
  <w:style w:type="character" w:styleId="Kop7Char" w:customStyle="1">
    <w:name w:val="Kop 7 Char"/>
    <w:link w:val="Kop7"/>
    <w:semiHidden w:val="1"/>
    <w:rsid w:val="009D060A"/>
    <w:rPr>
      <w:rFonts w:ascii="Calibri" w:hAnsi="Calibri"/>
      <w:sz w:val="24"/>
      <w:szCs w:val="24"/>
    </w:rPr>
  </w:style>
  <w:style w:type="character" w:styleId="Kop8Char" w:customStyle="1">
    <w:name w:val="Kop 8 Char"/>
    <w:link w:val="Kop8"/>
    <w:semiHidden w:val="1"/>
    <w:rsid w:val="009D060A"/>
    <w:rPr>
      <w:rFonts w:ascii="Calibri" w:hAnsi="Calibri"/>
      <w:i w:val="1"/>
      <w:iCs w:val="1"/>
      <w:sz w:val="24"/>
      <w:szCs w:val="24"/>
    </w:rPr>
  </w:style>
  <w:style w:type="character" w:styleId="Kop9Char" w:customStyle="1">
    <w:name w:val="Kop 9 Char"/>
    <w:link w:val="Kop9"/>
    <w:semiHidden w:val="1"/>
    <w:rsid w:val="009D060A"/>
    <w:rPr>
      <w:rFonts w:ascii="Cambria" w:hAnsi="Cambria"/>
      <w:sz w:val="22"/>
      <w:szCs w:val="22"/>
    </w:rPr>
  </w:style>
  <w:style w:type="character" w:styleId="Onopgelostemelding" w:customStyle="1">
    <w:name w:val="Onopgeloste melding"/>
    <w:uiPriority w:val="99"/>
    <w:semiHidden w:val="1"/>
    <w:unhideWhenUsed w:val="1"/>
    <w:rsid w:val="004D56A2"/>
    <w:rPr>
      <w:color w:val="605e5c"/>
      <w:shd w:color="auto" w:fill="e1dfdd" w:val="clear"/>
    </w:rPr>
  </w:style>
  <w:style w:type="paragraph" w:styleId="Lijstalinea">
    <w:name w:val="List Paragraph"/>
    <w:basedOn w:val="Standaard"/>
    <w:uiPriority w:val="34"/>
    <w:qFormat w:val="1"/>
    <w:rsid w:val="00B34A54"/>
    <w:pPr>
      <w:spacing w:after="160" w:line="256" w:lineRule="auto"/>
      <w:ind w:left="720"/>
      <w:contextualSpacing w:val="1"/>
    </w:pPr>
    <w:rPr>
      <w:rFonts w:ascii="Calibri" w:cs="Times New Roman" w:eastAsia="Calibri" w:hAnsi="Calibri"/>
      <w:sz w:val="22"/>
      <w:szCs w:val="22"/>
      <w:lang w:eastAsia="en-US" w:val="en-US"/>
    </w:rPr>
  </w:style>
  <w:style w:type="character" w:styleId="c-messagebody" w:customStyle="1">
    <w:name w:val="c-message__body"/>
    <w:rsid w:val="008B5445"/>
  </w:style>
  <w:style w:type="character" w:styleId="Tekstvantijdelijkeaanduiding">
    <w:name w:val="Placeholder Text"/>
    <w:basedOn w:val="Standaardalinea-lettertype"/>
    <w:uiPriority w:val="99"/>
    <w:semiHidden w:val="1"/>
    <w:rsid w:val="00AE6D1C"/>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0.0" w:type="dxa"/>
        <w:left w:w="108.0" w:type="dxa"/>
        <w:bottom w:w="0.0" w:type="dxa"/>
        <w:right w:w="108.0" w:type="dxa"/>
      </w:tblCellMar>
    </w:tblPr>
  </w:style>
  <w:style w:type="table" w:styleId="Table91">
    <w:basedOn w:val="TableNormal"/>
    <w:tblPr>
      <w:tblStyleRowBandSize w:val="1"/>
      <w:tblStyleColBandSize w:val="1"/>
      <w:tblCellMar>
        <w:top w:w="0.0" w:type="dxa"/>
        <w:left w:w="108.0" w:type="dxa"/>
        <w:bottom w:w="0.0" w:type="dxa"/>
        <w:right w:w="108.0" w:type="dxa"/>
      </w:tblCellMar>
    </w:tblPr>
  </w:style>
  <w:style w:type="table" w:styleId="Table92">
    <w:basedOn w:val="TableNormal"/>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0.0" w:type="dxa"/>
        <w:left w:w="108.0" w:type="dxa"/>
        <w:bottom w:w="0.0" w:type="dxa"/>
        <w:right w:w="108.0" w:type="dxa"/>
      </w:tblCellMar>
    </w:tblPr>
  </w:style>
  <w:style w:type="table" w:styleId="Table94">
    <w:basedOn w:val="TableNormal"/>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0.0" w:type="dxa"/>
        <w:left w:w="108.0" w:type="dxa"/>
        <w:bottom w:w="0.0" w:type="dxa"/>
        <w:right w:w="108.0" w:type="dxa"/>
      </w:tblCellMar>
    </w:tblPr>
  </w:style>
  <w:style w:type="table" w:styleId="Table96">
    <w:basedOn w:val="TableNormal"/>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0.0" w:type="dxa"/>
        <w:left w:w="108.0" w:type="dxa"/>
        <w:bottom w:w="0.0" w:type="dxa"/>
        <w:right w:w="108.0" w:type="dxa"/>
      </w:tblCellMar>
    </w:tblPr>
  </w:style>
  <w:style w:type="table" w:styleId="Table98">
    <w:basedOn w:val="TableNormal"/>
    <w:tblPr>
      <w:tblStyleRowBandSize w:val="1"/>
      <w:tblStyleColBandSize w:val="1"/>
      <w:tblCellMar>
        <w:top w:w="0.0" w:type="dxa"/>
        <w:left w:w="108.0" w:type="dxa"/>
        <w:bottom w:w="0.0" w:type="dxa"/>
        <w:right w:w="108.0" w:type="dxa"/>
      </w:tblCellMar>
    </w:tblPr>
  </w:style>
  <w:style w:type="table" w:styleId="Table99">
    <w:basedOn w:val="TableNormal"/>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0.0" w:type="dxa"/>
        <w:left w:w="108.0" w:type="dxa"/>
        <w:bottom w:w="0.0" w:type="dxa"/>
        <w:right w:w="108.0" w:type="dxa"/>
      </w:tblCellMar>
    </w:tblPr>
  </w:style>
  <w:style w:type="table" w:styleId="Table101">
    <w:basedOn w:val="TableNormal"/>
    <w:tblPr>
      <w:tblStyleRowBandSize w:val="1"/>
      <w:tblStyleColBandSize w:val="1"/>
      <w:tblCellMar>
        <w:top w:w="0.0" w:type="dxa"/>
        <w:left w:w="108.0" w:type="dxa"/>
        <w:bottom w:w="0.0" w:type="dxa"/>
        <w:right w:w="108.0" w:type="dxa"/>
      </w:tblCellMar>
    </w:tblPr>
  </w:style>
  <w:style w:type="table" w:styleId="Table102">
    <w:basedOn w:val="TableNormal"/>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108.0" w:type="dxa"/>
        <w:bottom w:w="0.0" w:type="dxa"/>
        <w:right w:w="108.0" w:type="dxa"/>
      </w:tblCellMar>
    </w:tblPr>
  </w:style>
  <w:style w:type="table" w:styleId="Table105">
    <w:basedOn w:val="TableNormal"/>
    <w:tblPr>
      <w:tblStyleRowBandSize w:val="1"/>
      <w:tblStyleColBandSize w:val="1"/>
      <w:tblCellMar>
        <w:top w:w="0.0" w:type="dxa"/>
        <w:left w:w="108.0" w:type="dxa"/>
        <w:bottom w:w="0.0" w:type="dxa"/>
        <w:right w:w="108.0" w:type="dxa"/>
      </w:tblCellMar>
    </w:tblPr>
  </w:style>
  <w:style w:type="table" w:styleId="Table106">
    <w:basedOn w:val="TableNormal"/>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0.0" w:type="dxa"/>
        <w:left w:w="108.0" w:type="dxa"/>
        <w:bottom w:w="0.0" w:type="dxa"/>
        <w:right w:w="108.0" w:type="dxa"/>
      </w:tblCellMar>
    </w:tblPr>
  </w:style>
  <w:style w:type="table" w:styleId="Table108">
    <w:basedOn w:val="TableNormal"/>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108.0" w:type="dxa"/>
        <w:bottom w:w="0.0" w:type="dxa"/>
        <w:right w:w="108.0" w:type="dxa"/>
      </w:tblCellMar>
    </w:tblPr>
  </w:style>
  <w:style w:type="table" w:styleId="Table110">
    <w:basedOn w:val="TableNormal"/>
    <w:tblPr>
      <w:tblStyleRowBandSize w:val="1"/>
      <w:tblStyleColBandSize w:val="1"/>
      <w:tblCellMar>
        <w:top w:w="0.0" w:type="dxa"/>
        <w:left w:w="108.0" w:type="dxa"/>
        <w:bottom w:w="0.0" w:type="dxa"/>
        <w:right w:w="108.0" w:type="dxa"/>
      </w:tblCellMar>
    </w:tblPr>
  </w:style>
  <w:style w:type="table" w:styleId="Table111">
    <w:basedOn w:val="TableNormal"/>
    <w:tblPr>
      <w:tblStyleRowBandSize w:val="1"/>
      <w:tblStyleColBandSize w:val="1"/>
      <w:tblCellMar>
        <w:top w:w="0.0" w:type="dxa"/>
        <w:left w:w="108.0" w:type="dxa"/>
        <w:bottom w:w="0.0" w:type="dxa"/>
        <w:right w:w="108.0" w:type="dxa"/>
      </w:tblCellMar>
    </w:tblPr>
  </w:style>
  <w:style w:type="table" w:styleId="Table112">
    <w:basedOn w:val="TableNormal"/>
    <w:tblPr>
      <w:tblStyleRowBandSize w:val="1"/>
      <w:tblStyleColBandSize w:val="1"/>
      <w:tblCellMar>
        <w:top w:w="0.0" w:type="dxa"/>
        <w:left w:w="108.0" w:type="dxa"/>
        <w:bottom w:w="0.0" w:type="dxa"/>
        <w:right w:w="108.0" w:type="dxa"/>
      </w:tblCellMar>
    </w:tblPr>
  </w:style>
  <w:style w:type="table" w:styleId="Table113">
    <w:basedOn w:val="TableNormal"/>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0.0" w:type="dxa"/>
        <w:left w:w="108.0" w:type="dxa"/>
        <w:bottom w:w="0.0" w:type="dxa"/>
        <w:right w:w="108.0" w:type="dxa"/>
      </w:tblCellMar>
    </w:tblPr>
  </w:style>
  <w:style w:type="table" w:styleId="Table115">
    <w:basedOn w:val="TableNormal"/>
    <w:tblPr>
      <w:tblStyleRowBandSize w:val="1"/>
      <w:tblStyleColBandSize w:val="1"/>
      <w:tblCellMar>
        <w:top w:w="0.0" w:type="dxa"/>
        <w:left w:w="108.0" w:type="dxa"/>
        <w:bottom w:w="0.0" w:type="dxa"/>
        <w:right w:w="108.0" w:type="dxa"/>
      </w:tblCellMar>
    </w:tblPr>
  </w:style>
  <w:style w:type="table" w:styleId="Table116">
    <w:basedOn w:val="TableNormal"/>
    <w:tblPr>
      <w:tblStyleRowBandSize w:val="1"/>
      <w:tblStyleColBandSize w:val="1"/>
      <w:tblCellMar>
        <w:top w:w="0.0" w:type="dxa"/>
        <w:left w:w="108.0" w:type="dxa"/>
        <w:bottom w:w="0.0" w:type="dxa"/>
        <w:right w:w="108.0" w:type="dxa"/>
      </w:tblCellMar>
    </w:tblPr>
  </w:style>
  <w:style w:type="table" w:styleId="Table117">
    <w:basedOn w:val="TableNormal"/>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108.0" w:type="dxa"/>
        <w:bottom w:w="0.0" w:type="dxa"/>
        <w:right w:w="108.0" w:type="dxa"/>
      </w:tblCellMar>
    </w:tblPr>
  </w:style>
  <w:style w:type="table" w:styleId="Table119">
    <w:basedOn w:val="TableNormal"/>
    <w:tblPr>
      <w:tblStyleRowBandSize w:val="1"/>
      <w:tblStyleColBandSize w:val="1"/>
      <w:tblCellMar>
        <w:top w:w="0.0" w:type="dxa"/>
        <w:left w:w="108.0" w:type="dxa"/>
        <w:bottom w:w="0.0" w:type="dxa"/>
        <w:right w:w="108.0" w:type="dxa"/>
      </w:tblCellMar>
    </w:tblPr>
  </w:style>
  <w:style w:type="table" w:styleId="Table120">
    <w:basedOn w:val="TableNormal"/>
    <w:tblPr>
      <w:tblStyleRowBandSize w:val="1"/>
      <w:tblStyleColBandSize w:val="1"/>
      <w:tblCellMar>
        <w:top w:w="0.0" w:type="dxa"/>
        <w:left w:w="108.0" w:type="dxa"/>
        <w:bottom w:w="0.0" w:type="dxa"/>
        <w:right w:w="108.0" w:type="dxa"/>
      </w:tblCellMar>
    </w:tblPr>
  </w:style>
  <w:style w:type="table" w:styleId="Table121">
    <w:basedOn w:val="TableNormal"/>
    <w:tblPr>
      <w:tblStyleRowBandSize w:val="1"/>
      <w:tblStyleColBandSize w:val="1"/>
      <w:tblCellMar>
        <w:top w:w="0.0" w:type="dxa"/>
        <w:left w:w="108.0" w:type="dxa"/>
        <w:bottom w:w="0.0" w:type="dxa"/>
        <w:right w:w="108.0" w:type="dxa"/>
      </w:tblCellMar>
    </w:tblPr>
  </w:style>
  <w:style w:type="table" w:styleId="Table122">
    <w:basedOn w:val="TableNormal"/>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108.0" w:type="dxa"/>
        <w:bottom w:w="0.0" w:type="dxa"/>
        <w:right w:w="108.0" w:type="dxa"/>
      </w:tblCellMar>
    </w:tblPr>
  </w:style>
  <w:style w:type="table" w:styleId="Table124">
    <w:basedOn w:val="TableNormal"/>
    <w:tblPr>
      <w:tblStyleRowBandSize w:val="1"/>
      <w:tblStyleColBandSize w:val="1"/>
      <w:tblCellMar>
        <w:top w:w="0.0" w:type="dxa"/>
        <w:left w:w="108.0" w:type="dxa"/>
        <w:bottom w:w="0.0" w:type="dxa"/>
        <w:right w:w="108.0" w:type="dxa"/>
      </w:tblCellMar>
    </w:tblPr>
  </w:style>
  <w:style w:type="table" w:styleId="Table125">
    <w:basedOn w:val="TableNormal"/>
    <w:tblPr>
      <w:tblStyleRowBandSize w:val="1"/>
      <w:tblStyleColBandSize w:val="1"/>
      <w:tblCellMar>
        <w:top w:w="0.0" w:type="dxa"/>
        <w:left w:w="108.0" w:type="dxa"/>
        <w:bottom w:w="0.0" w:type="dxa"/>
        <w:right w:w="108.0" w:type="dxa"/>
      </w:tblCellMar>
    </w:tblPr>
  </w:style>
  <w:style w:type="table" w:styleId="Table126">
    <w:basedOn w:val="TableNormal"/>
    <w:tblPr>
      <w:tblStyleRowBandSize w:val="1"/>
      <w:tblStyleColBandSize w:val="1"/>
      <w:tblCellMar>
        <w:top w:w="0.0" w:type="dxa"/>
        <w:left w:w="108.0" w:type="dxa"/>
        <w:bottom w:w="0.0" w:type="dxa"/>
        <w:right w:w="108.0" w:type="dxa"/>
      </w:tblCellMar>
    </w:tblPr>
  </w:style>
  <w:style w:type="table" w:styleId="Table127">
    <w:basedOn w:val="TableNormal"/>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0.0" w:type="dxa"/>
        <w:left w:w="108.0" w:type="dxa"/>
        <w:bottom w:w="0.0" w:type="dxa"/>
        <w:right w:w="108.0" w:type="dxa"/>
      </w:tblCellMar>
    </w:tblPr>
  </w:style>
  <w:style w:type="table" w:styleId="Table129">
    <w:basedOn w:val="TableNormal"/>
    <w:tblPr>
      <w:tblStyleRowBandSize w:val="1"/>
      <w:tblStyleColBandSize w:val="1"/>
      <w:tblCellMar>
        <w:top w:w="0.0" w:type="dxa"/>
        <w:left w:w="108.0" w:type="dxa"/>
        <w:bottom w:w="0.0" w:type="dxa"/>
        <w:right w:w="108.0" w:type="dxa"/>
      </w:tblCellMar>
    </w:tblPr>
  </w:style>
  <w:style w:type="table" w:styleId="Table130">
    <w:basedOn w:val="TableNormal"/>
    <w:tblPr>
      <w:tblStyleRowBandSize w:val="1"/>
      <w:tblStyleColBandSize w:val="1"/>
      <w:tblCellMar>
        <w:top w:w="0.0" w:type="dxa"/>
        <w:left w:w="108.0" w:type="dxa"/>
        <w:bottom w:w="0.0" w:type="dxa"/>
        <w:right w:w="108.0" w:type="dxa"/>
      </w:tblCellMar>
    </w:tblPr>
  </w:style>
  <w:style w:type="table" w:styleId="Table131">
    <w:basedOn w:val="TableNormal"/>
    <w:tblPr>
      <w:tblStyleRowBandSize w:val="1"/>
      <w:tblStyleColBandSize w:val="1"/>
      <w:tblCellMar>
        <w:top w:w="0.0" w:type="dxa"/>
        <w:left w:w="108.0" w:type="dxa"/>
        <w:bottom w:w="0.0" w:type="dxa"/>
        <w:right w:w="108.0" w:type="dxa"/>
      </w:tblCellMar>
    </w:tblPr>
  </w:style>
  <w:style w:type="table" w:styleId="Table132">
    <w:basedOn w:val="TableNormal"/>
    <w:tblPr>
      <w:tblStyleRowBandSize w:val="1"/>
      <w:tblStyleColBandSize w:val="1"/>
      <w:tblCellMar>
        <w:top w:w="0.0" w:type="dxa"/>
        <w:left w:w="108.0" w:type="dxa"/>
        <w:bottom w:w="0.0" w:type="dxa"/>
        <w:right w:w="108.0" w:type="dxa"/>
      </w:tblCellMar>
    </w:tblPr>
  </w:style>
  <w:style w:type="table" w:styleId="Table133">
    <w:basedOn w:val="TableNormal"/>
    <w:tblPr>
      <w:tblStyleRowBandSize w:val="1"/>
      <w:tblStyleColBandSize w:val="1"/>
      <w:tblCellMar>
        <w:top w:w="0.0" w:type="dxa"/>
        <w:left w:w="108.0" w:type="dxa"/>
        <w:bottom w:w="0.0" w:type="dxa"/>
        <w:right w:w="108.0" w:type="dxa"/>
      </w:tblCellMar>
    </w:tblPr>
  </w:style>
  <w:style w:type="table" w:styleId="Table134">
    <w:basedOn w:val="TableNormal"/>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0.0" w:type="dxa"/>
        <w:left w:w="108.0" w:type="dxa"/>
        <w:bottom w:w="0.0" w:type="dxa"/>
        <w:right w:w="108.0" w:type="dxa"/>
      </w:tblCellMar>
    </w:tblPr>
  </w:style>
  <w:style w:type="table" w:styleId="Table136">
    <w:basedOn w:val="TableNormal"/>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108.0" w:type="dxa"/>
        <w:bottom w:w="0.0" w:type="dxa"/>
        <w:right w:w="108.0" w:type="dxa"/>
      </w:tblCellMar>
    </w:tblPr>
  </w:style>
  <w:style w:type="table" w:styleId="Table138">
    <w:basedOn w:val="TableNormal"/>
    <w:tblPr>
      <w:tblStyleRowBandSize w:val="1"/>
      <w:tblStyleColBandSize w:val="1"/>
      <w:tblCellMar>
        <w:top w:w="0.0" w:type="dxa"/>
        <w:left w:w="108.0" w:type="dxa"/>
        <w:bottom w:w="0.0" w:type="dxa"/>
        <w:right w:w="108.0" w:type="dxa"/>
      </w:tblCellMar>
    </w:tblPr>
  </w:style>
  <w:style w:type="table" w:styleId="Table139">
    <w:basedOn w:val="TableNormal"/>
    <w:tblPr>
      <w:tblStyleRowBandSize w:val="1"/>
      <w:tblStyleColBandSize w:val="1"/>
      <w:tblCellMar>
        <w:top w:w="0.0" w:type="dxa"/>
        <w:left w:w="108.0" w:type="dxa"/>
        <w:bottom w:w="0.0" w:type="dxa"/>
        <w:right w:w="108.0" w:type="dxa"/>
      </w:tblCellMar>
    </w:tblPr>
  </w:style>
  <w:style w:type="table" w:styleId="Table140">
    <w:basedOn w:val="TableNormal"/>
    <w:tblPr>
      <w:tblStyleRowBandSize w:val="1"/>
      <w:tblStyleColBandSize w:val="1"/>
      <w:tblCellMar>
        <w:top w:w="0.0" w:type="dxa"/>
        <w:left w:w="108.0" w:type="dxa"/>
        <w:bottom w:w="0.0" w:type="dxa"/>
        <w:right w:w="108.0" w:type="dxa"/>
      </w:tblCellMar>
    </w:tblPr>
  </w:style>
  <w:style w:type="table" w:styleId="Table141">
    <w:basedOn w:val="TableNormal"/>
    <w:tblPr>
      <w:tblStyleRowBandSize w:val="1"/>
      <w:tblStyleColBandSize w:val="1"/>
      <w:tblCellMar>
        <w:top w:w="0.0" w:type="dxa"/>
        <w:left w:w="108.0" w:type="dxa"/>
        <w:bottom w:w="0.0" w:type="dxa"/>
        <w:right w:w="108.0" w:type="dxa"/>
      </w:tblCellMar>
    </w:tblPr>
  </w:style>
  <w:style w:type="table" w:styleId="Table142">
    <w:basedOn w:val="TableNormal"/>
    <w:tblPr>
      <w:tblStyleRowBandSize w:val="1"/>
      <w:tblStyleColBandSize w:val="1"/>
      <w:tblCellMar>
        <w:top w:w="0.0" w:type="dxa"/>
        <w:left w:w="108.0" w:type="dxa"/>
        <w:bottom w:w="0.0" w:type="dxa"/>
        <w:right w:w="108.0" w:type="dxa"/>
      </w:tblCellMar>
    </w:tblPr>
  </w:style>
  <w:style w:type="table" w:styleId="Table143">
    <w:basedOn w:val="TableNormal"/>
    <w:tblPr>
      <w:tblStyleRowBandSize w:val="1"/>
      <w:tblStyleColBandSize w:val="1"/>
      <w:tblCellMar>
        <w:top w:w="0.0" w:type="dxa"/>
        <w:left w:w="108.0" w:type="dxa"/>
        <w:bottom w:w="0.0" w:type="dxa"/>
        <w:right w:w="108.0" w:type="dxa"/>
      </w:tblCellMar>
    </w:tblPr>
  </w:style>
  <w:style w:type="table" w:styleId="Table144">
    <w:basedOn w:val="TableNormal"/>
    <w:tblPr>
      <w:tblStyleRowBandSize w:val="1"/>
      <w:tblStyleColBandSize w:val="1"/>
      <w:tblCellMar>
        <w:top w:w="0.0" w:type="dxa"/>
        <w:left w:w="108.0" w:type="dxa"/>
        <w:bottom w:w="0.0" w:type="dxa"/>
        <w:right w:w="108.0" w:type="dxa"/>
      </w:tblCellMar>
    </w:tblPr>
  </w:style>
  <w:style w:type="table" w:styleId="Table145">
    <w:basedOn w:val="TableNormal"/>
    <w:tblPr>
      <w:tblStyleRowBandSize w:val="1"/>
      <w:tblStyleColBandSize w:val="1"/>
      <w:tblCellMar>
        <w:top w:w="0.0" w:type="dxa"/>
        <w:left w:w="108.0" w:type="dxa"/>
        <w:bottom w:w="0.0" w:type="dxa"/>
        <w:right w:w="108.0" w:type="dxa"/>
      </w:tblCellMar>
    </w:tblPr>
  </w:style>
  <w:style w:type="table" w:styleId="Table146">
    <w:basedOn w:val="TableNormal"/>
    <w:tblPr>
      <w:tblStyleRowBandSize w:val="1"/>
      <w:tblStyleColBandSize w:val="1"/>
      <w:tblCellMar>
        <w:top w:w="0.0" w:type="dxa"/>
        <w:left w:w="108.0" w:type="dxa"/>
        <w:bottom w:w="0.0" w:type="dxa"/>
        <w:right w:w="108.0" w:type="dxa"/>
      </w:tblCellMar>
    </w:tblPr>
  </w:style>
  <w:style w:type="table" w:styleId="Table147">
    <w:basedOn w:val="TableNormal"/>
    <w:tblPr>
      <w:tblStyleRowBandSize w:val="1"/>
      <w:tblStyleColBandSize w:val="1"/>
      <w:tblCellMar>
        <w:top w:w="0.0" w:type="dxa"/>
        <w:left w:w="108.0" w:type="dxa"/>
        <w:bottom w:w="0.0" w:type="dxa"/>
        <w:right w:w="108.0" w:type="dxa"/>
      </w:tblCellMar>
    </w:tblPr>
  </w:style>
  <w:style w:type="table" w:styleId="Table148">
    <w:basedOn w:val="TableNormal"/>
    <w:tblPr>
      <w:tblStyleRowBandSize w:val="1"/>
      <w:tblStyleColBandSize w:val="1"/>
      <w:tblCellMar>
        <w:top w:w="0.0" w:type="dxa"/>
        <w:left w:w="108.0" w:type="dxa"/>
        <w:bottom w:w="0.0" w:type="dxa"/>
        <w:right w:w="108.0" w:type="dxa"/>
      </w:tblCellMar>
    </w:tblPr>
  </w:style>
  <w:style w:type="table" w:styleId="Table149">
    <w:basedOn w:val="TableNormal"/>
    <w:tblPr>
      <w:tblStyleRowBandSize w:val="1"/>
      <w:tblStyleColBandSize w:val="1"/>
      <w:tblCellMar>
        <w:top w:w="0.0" w:type="dxa"/>
        <w:left w:w="108.0" w:type="dxa"/>
        <w:bottom w:w="0.0" w:type="dxa"/>
        <w:right w:w="108.0" w:type="dxa"/>
      </w:tblCellMar>
    </w:tblPr>
  </w:style>
  <w:style w:type="table" w:styleId="Table150">
    <w:basedOn w:val="TableNormal"/>
    <w:tblPr>
      <w:tblStyleRowBandSize w:val="1"/>
      <w:tblStyleColBandSize w:val="1"/>
      <w:tblCellMar>
        <w:top w:w="0.0" w:type="dxa"/>
        <w:left w:w="108.0" w:type="dxa"/>
        <w:bottom w:w="0.0" w:type="dxa"/>
        <w:right w:w="108.0" w:type="dxa"/>
      </w:tblCellMar>
    </w:tblPr>
  </w:style>
  <w:style w:type="table" w:styleId="Table151">
    <w:basedOn w:val="TableNormal"/>
    <w:tblPr>
      <w:tblStyleRowBandSize w:val="1"/>
      <w:tblStyleColBandSize w:val="1"/>
      <w:tblCellMar>
        <w:top w:w="0.0" w:type="dxa"/>
        <w:left w:w="108.0" w:type="dxa"/>
        <w:bottom w:w="0.0" w:type="dxa"/>
        <w:right w:w="108.0" w:type="dxa"/>
      </w:tblCellMar>
    </w:tblPr>
  </w:style>
  <w:style w:type="table" w:styleId="Table152">
    <w:basedOn w:val="TableNormal"/>
    <w:tblPr>
      <w:tblStyleRowBandSize w:val="1"/>
      <w:tblStyleColBandSize w:val="1"/>
      <w:tblCellMar>
        <w:top w:w="0.0" w:type="dxa"/>
        <w:left w:w="108.0" w:type="dxa"/>
        <w:bottom w:w="0.0" w:type="dxa"/>
        <w:right w:w="108.0" w:type="dxa"/>
      </w:tblCellMar>
    </w:tblPr>
  </w:style>
  <w:style w:type="table" w:styleId="Table153">
    <w:basedOn w:val="TableNormal"/>
    <w:tblPr>
      <w:tblStyleRowBandSize w:val="1"/>
      <w:tblStyleColBandSize w:val="1"/>
      <w:tblCellMar>
        <w:top w:w="0.0" w:type="dxa"/>
        <w:left w:w="108.0" w:type="dxa"/>
        <w:bottom w:w="0.0" w:type="dxa"/>
        <w:right w:w="108.0" w:type="dxa"/>
      </w:tblCellMar>
    </w:tblPr>
  </w:style>
  <w:style w:type="table" w:styleId="Table154">
    <w:basedOn w:val="TableNormal"/>
    <w:tblPr>
      <w:tblStyleRowBandSize w:val="1"/>
      <w:tblStyleColBandSize w:val="1"/>
      <w:tblCellMar>
        <w:top w:w="0.0" w:type="dxa"/>
        <w:left w:w="108.0" w:type="dxa"/>
        <w:bottom w:w="0.0" w:type="dxa"/>
        <w:right w:w="108.0" w:type="dxa"/>
      </w:tblCellMar>
    </w:tblPr>
  </w:style>
  <w:style w:type="table" w:styleId="Table155">
    <w:basedOn w:val="TableNormal"/>
    <w:tblPr>
      <w:tblStyleRowBandSize w:val="1"/>
      <w:tblStyleColBandSize w:val="1"/>
      <w:tblCellMar>
        <w:top w:w="0.0" w:type="dxa"/>
        <w:left w:w="108.0" w:type="dxa"/>
        <w:bottom w:w="0.0" w:type="dxa"/>
        <w:right w:w="108.0" w:type="dxa"/>
      </w:tblCellMar>
    </w:tblPr>
  </w:style>
  <w:style w:type="table" w:styleId="Table156">
    <w:basedOn w:val="TableNormal"/>
    <w:tblPr>
      <w:tblStyleRowBandSize w:val="1"/>
      <w:tblStyleColBandSize w:val="1"/>
      <w:tblCellMar>
        <w:top w:w="0.0" w:type="dxa"/>
        <w:left w:w="108.0" w:type="dxa"/>
        <w:bottom w:w="0.0" w:type="dxa"/>
        <w:right w:w="108.0" w:type="dxa"/>
      </w:tblCellMar>
    </w:tblPr>
  </w:style>
  <w:style w:type="table" w:styleId="Table157">
    <w:basedOn w:val="TableNormal"/>
    <w:tblPr>
      <w:tblStyleRowBandSize w:val="1"/>
      <w:tblStyleColBandSize w:val="1"/>
      <w:tblCellMar>
        <w:top w:w="0.0" w:type="dxa"/>
        <w:left w:w="108.0" w:type="dxa"/>
        <w:bottom w:w="0.0" w:type="dxa"/>
        <w:right w:w="108.0" w:type="dxa"/>
      </w:tblCellMar>
    </w:tblPr>
  </w:style>
  <w:style w:type="table" w:styleId="Table158">
    <w:basedOn w:val="TableNormal"/>
    <w:tblPr>
      <w:tblStyleRowBandSize w:val="1"/>
      <w:tblStyleColBandSize w:val="1"/>
      <w:tblCellMar>
        <w:top w:w="0.0" w:type="dxa"/>
        <w:left w:w="108.0" w:type="dxa"/>
        <w:bottom w:w="0.0" w:type="dxa"/>
        <w:right w:w="108.0" w:type="dxa"/>
      </w:tblCellMar>
    </w:tblPr>
  </w:style>
  <w:style w:type="table" w:styleId="Table159">
    <w:basedOn w:val="TableNormal"/>
    <w:tblPr>
      <w:tblStyleRowBandSize w:val="1"/>
      <w:tblStyleColBandSize w:val="1"/>
      <w:tblCellMar>
        <w:top w:w="0.0" w:type="dxa"/>
        <w:left w:w="108.0" w:type="dxa"/>
        <w:bottom w:w="0.0" w:type="dxa"/>
        <w:right w:w="108.0" w:type="dxa"/>
      </w:tblCellMar>
    </w:tblPr>
  </w:style>
  <w:style w:type="table" w:styleId="Table160">
    <w:basedOn w:val="TableNormal"/>
    <w:tblPr>
      <w:tblStyleRowBandSize w:val="1"/>
      <w:tblStyleColBandSize w:val="1"/>
      <w:tblCellMar>
        <w:top w:w="0.0" w:type="dxa"/>
        <w:left w:w="108.0" w:type="dxa"/>
        <w:bottom w:w="0.0" w:type="dxa"/>
        <w:right w:w="108.0" w:type="dxa"/>
      </w:tblCellMar>
    </w:tblPr>
  </w:style>
  <w:style w:type="table" w:styleId="Table161">
    <w:basedOn w:val="TableNormal"/>
    <w:tblPr>
      <w:tblStyleRowBandSize w:val="1"/>
      <w:tblStyleColBandSize w:val="1"/>
      <w:tblCellMar>
        <w:top w:w="0.0" w:type="dxa"/>
        <w:left w:w="108.0" w:type="dxa"/>
        <w:bottom w:w="0.0" w:type="dxa"/>
        <w:right w:w="108.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0.0" w:type="dxa"/>
        <w:left w:w="108.0" w:type="dxa"/>
        <w:bottom w:w="0.0" w:type="dxa"/>
        <w:right w:w="108.0" w:type="dxa"/>
      </w:tblCellMar>
    </w:tblPr>
  </w:style>
  <w:style w:type="table" w:styleId="Table164">
    <w:basedOn w:val="TableNormal"/>
    <w:tblPr>
      <w:tblStyleRowBandSize w:val="1"/>
      <w:tblStyleColBandSize w:val="1"/>
      <w:tblCellMar>
        <w:top w:w="0.0" w:type="dxa"/>
        <w:left w:w="108.0" w:type="dxa"/>
        <w:bottom w:w="0.0" w:type="dxa"/>
        <w:right w:w="108.0" w:type="dxa"/>
      </w:tblCellMar>
    </w:tblPr>
  </w:style>
  <w:style w:type="table" w:styleId="Table165">
    <w:basedOn w:val="TableNormal"/>
    <w:tblPr>
      <w:tblStyleRowBandSize w:val="1"/>
      <w:tblStyleColBandSize w:val="1"/>
      <w:tblCellMar>
        <w:top w:w="0.0" w:type="dxa"/>
        <w:left w:w="108.0" w:type="dxa"/>
        <w:bottom w:w="0.0" w:type="dxa"/>
        <w:right w:w="108.0" w:type="dxa"/>
      </w:tblCellMar>
    </w:tblPr>
  </w:style>
  <w:style w:type="table" w:styleId="Table166">
    <w:basedOn w:val="TableNormal"/>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0.0" w:type="dxa"/>
        <w:left w:w="108.0" w:type="dxa"/>
        <w:bottom w:w="0.0" w:type="dxa"/>
        <w:right w:w="108.0" w:type="dxa"/>
      </w:tblCellMar>
    </w:tblPr>
  </w:style>
  <w:style w:type="table" w:styleId="Table168">
    <w:basedOn w:val="TableNormal"/>
    <w:tblPr>
      <w:tblStyleRowBandSize w:val="1"/>
      <w:tblStyleColBandSize w:val="1"/>
      <w:tblCellMar>
        <w:top w:w="0.0" w:type="dxa"/>
        <w:left w:w="108.0" w:type="dxa"/>
        <w:bottom w:w="0.0" w:type="dxa"/>
        <w:right w:w="108.0" w:type="dxa"/>
      </w:tblCellMar>
    </w:tblPr>
  </w:style>
  <w:style w:type="table" w:styleId="Table169">
    <w:basedOn w:val="TableNormal"/>
    <w:tblPr>
      <w:tblStyleRowBandSize w:val="1"/>
      <w:tblStyleColBandSize w:val="1"/>
      <w:tblCellMar>
        <w:top w:w="0.0" w:type="dxa"/>
        <w:left w:w="108.0" w:type="dxa"/>
        <w:bottom w:w="0.0" w:type="dxa"/>
        <w:right w:w="108.0" w:type="dxa"/>
      </w:tblCellMar>
    </w:tblPr>
  </w:style>
  <w:style w:type="table" w:styleId="Table170">
    <w:basedOn w:val="TableNormal"/>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0.0" w:type="dxa"/>
        <w:left w:w="108.0" w:type="dxa"/>
        <w:bottom w:w="0.0" w:type="dxa"/>
        <w:right w:w="108.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0.0" w:type="dxa"/>
        <w:left w:w="108.0" w:type="dxa"/>
        <w:bottom w:w="0.0" w:type="dxa"/>
        <w:right w:w="108.0" w:type="dxa"/>
      </w:tblCellMar>
    </w:tblPr>
  </w:style>
  <w:style w:type="table" w:styleId="Table175">
    <w:basedOn w:val="TableNormal"/>
    <w:tblPr>
      <w:tblStyleRowBandSize w:val="1"/>
      <w:tblStyleColBandSize w:val="1"/>
      <w:tblCellMar>
        <w:top w:w="0.0" w:type="dxa"/>
        <w:left w:w="108.0" w:type="dxa"/>
        <w:bottom w:w="0.0" w:type="dxa"/>
        <w:right w:w="108.0" w:type="dxa"/>
      </w:tblCellMar>
    </w:tblPr>
  </w:style>
  <w:style w:type="table" w:styleId="Table176">
    <w:basedOn w:val="TableNormal"/>
    <w:tblPr>
      <w:tblStyleRowBandSize w:val="1"/>
      <w:tblStyleColBandSize w:val="1"/>
      <w:tblCellMar>
        <w:top w:w="0.0" w:type="dxa"/>
        <w:left w:w="108.0" w:type="dxa"/>
        <w:bottom w:w="0.0" w:type="dxa"/>
        <w:right w:w="108.0" w:type="dxa"/>
      </w:tblCellMar>
    </w:tblPr>
  </w:style>
  <w:style w:type="table" w:styleId="Table177">
    <w:basedOn w:val="TableNormal"/>
    <w:tblPr>
      <w:tblStyleRowBandSize w:val="1"/>
      <w:tblStyleColBandSize w:val="1"/>
      <w:tblCellMar>
        <w:top w:w="0.0" w:type="dxa"/>
        <w:left w:w="108.0" w:type="dxa"/>
        <w:bottom w:w="0.0" w:type="dxa"/>
        <w:right w:w="108.0" w:type="dxa"/>
      </w:tblCellMar>
    </w:tblPr>
  </w:style>
  <w:style w:type="table" w:styleId="Table178">
    <w:basedOn w:val="TableNormal"/>
    <w:tblPr>
      <w:tblStyleRowBandSize w:val="1"/>
      <w:tblStyleColBandSize w:val="1"/>
      <w:tblCellMar>
        <w:top w:w="0.0" w:type="dxa"/>
        <w:left w:w="108.0" w:type="dxa"/>
        <w:bottom w:w="0.0" w:type="dxa"/>
        <w:right w:w="108.0" w:type="dxa"/>
      </w:tblCellMar>
    </w:tblPr>
  </w:style>
  <w:style w:type="table" w:styleId="Table179">
    <w:basedOn w:val="TableNormal"/>
    <w:tblPr>
      <w:tblStyleRowBandSize w:val="1"/>
      <w:tblStyleColBandSize w:val="1"/>
      <w:tblCellMar>
        <w:top w:w="0.0" w:type="dxa"/>
        <w:left w:w="108.0" w:type="dxa"/>
        <w:bottom w:w="0.0" w:type="dxa"/>
        <w:right w:w="108.0" w:type="dxa"/>
      </w:tblCellMar>
    </w:tblPr>
  </w:style>
  <w:style w:type="table" w:styleId="Table180">
    <w:basedOn w:val="TableNormal"/>
    <w:tblPr>
      <w:tblStyleRowBandSize w:val="1"/>
      <w:tblStyleColBandSize w:val="1"/>
      <w:tblCellMar>
        <w:top w:w="0.0" w:type="dxa"/>
        <w:left w:w="108.0" w:type="dxa"/>
        <w:bottom w:w="0.0" w:type="dxa"/>
        <w:right w:w="108.0" w:type="dxa"/>
      </w:tblCellMar>
    </w:tblPr>
  </w:style>
  <w:style w:type="table" w:styleId="Table181">
    <w:basedOn w:val="TableNormal"/>
    <w:tblPr>
      <w:tblStyleRowBandSize w:val="1"/>
      <w:tblStyleColBandSize w:val="1"/>
      <w:tblCellMar>
        <w:top w:w="0.0" w:type="dxa"/>
        <w:left w:w="108.0" w:type="dxa"/>
        <w:bottom w:w="0.0" w:type="dxa"/>
        <w:right w:w="108.0" w:type="dxa"/>
      </w:tblCellMar>
    </w:tblPr>
  </w:style>
  <w:style w:type="table" w:styleId="Table182">
    <w:basedOn w:val="TableNormal"/>
    <w:tblPr>
      <w:tblStyleRowBandSize w:val="1"/>
      <w:tblStyleColBandSize w:val="1"/>
      <w:tblCellMar>
        <w:top w:w="0.0" w:type="dxa"/>
        <w:left w:w="108.0" w:type="dxa"/>
        <w:bottom w:w="0.0" w:type="dxa"/>
        <w:right w:w="108.0" w:type="dxa"/>
      </w:tblCellMar>
    </w:tblPr>
  </w:style>
  <w:style w:type="table" w:styleId="Table18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CenturyGothic-regular.ttf"/><Relationship Id="rId3" Type="http://schemas.openxmlformats.org/officeDocument/2006/relationships/font" Target="fonts/CenturyGothic-bold.ttf"/><Relationship Id="rId4" Type="http://schemas.openxmlformats.org/officeDocument/2006/relationships/font" Target="fonts/CenturyGothic-italic.ttf"/><Relationship Id="rId5"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M0no161d3BA0NERYEG06yQjYhw==">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2019-10-31T13:17:00Z</dcterms:created>
  <dc:creator>Bart Hiddink</dc:creator>
</cp:coreProperties>
</file>